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4EFAF6" w14:textId="4A0C71E1" w:rsidR="00591356" w:rsidRPr="00767446" w:rsidRDefault="00591356" w:rsidP="00591356">
      <w:pPr>
        <w:pStyle w:val="VirNAPOVED"/>
        <w:spacing w:before="0"/>
        <w:rPr>
          <w:b/>
          <w:bCs/>
          <w:color w:val="9E001A" w:themeColor="accent1"/>
          <w:sz w:val="18"/>
          <w:szCs w:val="18"/>
        </w:rPr>
        <w:sectPr w:rsidR="00591356" w:rsidRPr="00767446" w:rsidSect="003677EB">
          <w:headerReference w:type="default" r:id="rId11"/>
          <w:footerReference w:type="default" r:id="rId12"/>
          <w:pgSz w:w="11906" w:h="16838"/>
          <w:pgMar w:top="1701" w:right="1418" w:bottom="1134" w:left="1418" w:header="567" w:footer="1134" w:gutter="0"/>
          <w:pgNumType w:start="1"/>
          <w:cols w:space="708"/>
          <w:docGrid w:linePitch="360"/>
        </w:sectPr>
      </w:pPr>
      <w:bookmarkStart w:id="0" w:name="_Toc525304171"/>
      <w:bookmarkStart w:id="1" w:name="_Toc527616894"/>
      <w:bookmarkStart w:id="2" w:name="_Toc528328881"/>
      <w:r w:rsidRPr="00767446">
        <w:rPr>
          <w:rFonts w:ascii="Times New Roman" w:hAnsi="Times New Roman" w:cs="Times New Roman"/>
          <w:noProof/>
          <w:color w:val="2B579A"/>
          <w:sz w:val="24"/>
          <w:szCs w:val="24"/>
          <w:shd w:val="clear" w:color="auto" w:fill="E6E6E6"/>
          <w:lang w:eastAsia="sl-SI"/>
        </w:rPr>
        <mc:AlternateContent>
          <mc:Choice Requires="wps">
            <w:drawing>
              <wp:anchor distT="0" distB="0" distL="114300" distR="114300" simplePos="0" relativeHeight="251658244" behindDoc="0" locked="0" layoutInCell="1" allowOverlap="1" wp14:anchorId="6D9458FC" wp14:editId="6F26A8DD">
                <wp:simplePos x="0" y="0"/>
                <wp:positionH relativeFrom="margin">
                  <wp:posOffset>4404995</wp:posOffset>
                </wp:positionH>
                <wp:positionV relativeFrom="paragraph">
                  <wp:posOffset>997470</wp:posOffset>
                </wp:positionV>
                <wp:extent cx="1607127" cy="7901305"/>
                <wp:effectExtent l="0" t="0" r="0" b="4445"/>
                <wp:wrapNone/>
                <wp:docPr id="13" name="Text Box 13"/>
                <wp:cNvGraphicFramePr/>
                <a:graphic xmlns:a="http://schemas.openxmlformats.org/drawingml/2006/main">
                  <a:graphicData uri="http://schemas.microsoft.com/office/word/2010/wordprocessingShape">
                    <wps:wsp>
                      <wps:cNvSpPr txBox="1"/>
                      <wps:spPr>
                        <a:xfrm>
                          <a:off x="0" y="0"/>
                          <a:ext cx="1607127" cy="7901305"/>
                        </a:xfrm>
                        <a:prstGeom prst="rect">
                          <a:avLst/>
                        </a:prstGeom>
                        <a:noFill/>
                        <a:ln w="6350">
                          <a:noFill/>
                        </a:ln>
                        <a:effectLst/>
                      </wps:spPr>
                      <wps:txbx>
                        <w:txbxContent>
                          <w:p w14:paraId="780A4910" w14:textId="77777777" w:rsidR="00EF5A85" w:rsidRPr="00604F53" w:rsidRDefault="00EF5A85" w:rsidP="00591356">
                            <w:pPr>
                              <w:spacing w:before="120" w:after="0" w:line="600" w:lineRule="atLeast"/>
                              <w:rPr>
                                <w:rFonts w:cstheme="minorHAnsi"/>
                                <w:b/>
                                <w:bCs/>
                                <w:color w:val="9E001A" w:themeColor="accent1"/>
                                <w:sz w:val="96"/>
                                <w:szCs w:val="96"/>
                              </w:rPr>
                            </w:pPr>
                            <w:r>
                              <w:rPr>
                                <w:rFonts w:cstheme="minorHAnsi"/>
                                <w:b/>
                                <w:bCs/>
                                <w:color w:val="9E001A" w:themeColor="accent1"/>
                                <w:sz w:val="96"/>
                                <w:szCs w:val="96"/>
                              </w:rPr>
                              <w:t>jesenska</w:t>
                            </w:r>
                            <w:r w:rsidRPr="00604F53">
                              <w:rPr>
                                <w:rFonts w:cstheme="minorHAnsi"/>
                                <w:b/>
                                <w:bCs/>
                                <w:color w:val="9E001A" w:themeColor="accent1"/>
                                <w:sz w:val="96"/>
                                <w:szCs w:val="96"/>
                              </w:rPr>
                              <w:t xml:space="preserve"> napoved gospodarskih gibanj 202</w:t>
                            </w:r>
                            <w:r>
                              <w:rPr>
                                <w:rFonts w:cstheme="minorHAnsi"/>
                                <w:b/>
                                <w:bCs/>
                                <w:color w:val="9E001A" w:themeColor="accent1"/>
                                <w:sz w:val="96"/>
                                <w:szCs w:val="96"/>
                              </w:rPr>
                              <w:t>1</w:t>
                            </w:r>
                          </w:p>
                        </w:txbxContent>
                      </wps:txbx>
                      <wps:bodyPr rot="0" spcFirstLastPara="0" vertOverflow="overflow" horzOverflow="overflow" vert="vert270" wrap="square" lIns="0" tIns="0" rIns="1800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9458FC" id="_x0000_t202" coordsize="21600,21600" o:spt="202" path="m,l,21600r21600,l21600,xe">
                <v:stroke joinstyle="miter"/>
                <v:path gradientshapeok="t" o:connecttype="rect"/>
              </v:shapetype>
              <v:shape id="Text Box 13" o:spid="_x0000_s1026" type="#_x0000_t202" style="position:absolute;left:0;text-align:left;margin-left:346.85pt;margin-top:78.55pt;width:126.55pt;height:622.15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" filled="f" stroked="f" strokeweight=".5pt">
                <v:textbox style="layout-flow:vertical;mso-layout-flow-alt:bottom-to-top" inset="0,0,.5mm,0">
                  <w:txbxContent>
                    <w:p w14:paraId="780A4910" w14:textId="77777777" w:rsidR="00EF5A85" w:rsidRPr="00604F53" w:rsidRDefault="00EF5A85" w:rsidP="00591356">
                      <w:pPr>
                        <w:spacing w:before="120" w:after="0" w:line="600" w:lineRule="atLeast"/>
                        <w:rPr>
                          <w:rFonts w:cstheme="minorHAnsi"/>
                          <w:b/>
                          <w:bCs/>
                          <w:color w:val="9E001A" w:themeColor="accent1"/>
                          <w:sz w:val="96"/>
                          <w:szCs w:val="96"/>
                        </w:rPr>
                      </w:pPr>
                      <w:r>
                        <w:rPr>
                          <w:rFonts w:cstheme="minorHAnsi"/>
                          <w:b/>
                          <w:bCs/>
                          <w:color w:val="9E001A" w:themeColor="accent1"/>
                          <w:sz w:val="96"/>
                          <w:szCs w:val="96"/>
                        </w:rPr>
                        <w:t>jesenska</w:t>
                      </w:r>
                      <w:r w:rsidRPr="00604F53">
                        <w:rPr>
                          <w:rFonts w:cstheme="minorHAnsi"/>
                          <w:b/>
                          <w:bCs/>
                          <w:color w:val="9E001A" w:themeColor="accent1"/>
                          <w:sz w:val="96"/>
                          <w:szCs w:val="96"/>
                        </w:rPr>
                        <w:t xml:space="preserve"> napoved gospodarskih gibanj 202</w:t>
                      </w:r>
                      <w:r>
                        <w:rPr>
                          <w:rFonts w:cstheme="minorHAnsi"/>
                          <w:b/>
                          <w:bCs/>
                          <w:color w:val="9E001A" w:themeColor="accent1"/>
                          <w:sz w:val="96"/>
                          <w:szCs w:val="96"/>
                        </w:rPr>
                        <w:t>1</w:t>
                      </w:r>
                    </w:p>
                  </w:txbxContent>
                </v:textbox>
                <w10:wrap anchorx="margin"/>
              </v:shape>
            </w:pict>
          </mc:Fallback>
        </mc:AlternateContent>
      </w:r>
      <w:r w:rsidRPr="00767446">
        <w:rPr>
          <w:rFonts w:ascii="Times New Roman" w:hAnsi="Times New Roman" w:cs="Times New Roman"/>
          <w:noProof/>
          <w:color w:val="2B579A"/>
          <w:sz w:val="24"/>
          <w:szCs w:val="24"/>
          <w:shd w:val="clear" w:color="auto" w:fill="E6E6E6"/>
          <w:lang w:eastAsia="sl-SI"/>
        </w:rPr>
        <w:drawing>
          <wp:anchor distT="0" distB="0" distL="114300" distR="114300" simplePos="0" relativeHeight="251658243" behindDoc="0" locked="0" layoutInCell="1" allowOverlap="1" wp14:anchorId="39292716" wp14:editId="7ACD5A1E">
            <wp:simplePos x="0" y="0"/>
            <wp:positionH relativeFrom="column">
              <wp:posOffset>5057140</wp:posOffset>
            </wp:positionH>
            <wp:positionV relativeFrom="paragraph">
              <wp:posOffset>-734060</wp:posOffset>
            </wp:positionV>
            <wp:extent cx="1284605" cy="3632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284605" cy="363220"/>
                    </a:xfrm>
                    <a:prstGeom prst="rect">
                      <a:avLst/>
                    </a:prstGeom>
                    <a:noFill/>
                  </pic:spPr>
                </pic:pic>
              </a:graphicData>
            </a:graphic>
            <wp14:sizeRelH relativeFrom="margin">
              <wp14:pctWidth>0</wp14:pctWidth>
            </wp14:sizeRelH>
            <wp14:sizeRelV relativeFrom="margin">
              <wp14:pctHeight>0</wp14:pctHeight>
            </wp14:sizeRelV>
          </wp:anchor>
        </w:drawing>
      </w:r>
      <w:r w:rsidRPr="00767446">
        <w:rPr>
          <w:rFonts w:ascii="Times New Roman" w:hAnsi="Times New Roman" w:cs="Times New Roman"/>
          <w:noProof/>
          <w:color w:val="2B579A"/>
          <w:sz w:val="24"/>
          <w:szCs w:val="24"/>
          <w:shd w:val="clear" w:color="auto" w:fill="E6E6E6"/>
          <w:lang w:eastAsia="sl-SI"/>
        </w:rPr>
        <mc:AlternateContent>
          <mc:Choice Requires="wps">
            <w:drawing>
              <wp:anchor distT="0" distB="0" distL="114300" distR="114300" simplePos="0" relativeHeight="251658245" behindDoc="0" locked="0" layoutInCell="1" allowOverlap="1" wp14:anchorId="33073D04" wp14:editId="37BC8FB4">
                <wp:simplePos x="0" y="0"/>
                <wp:positionH relativeFrom="rightMargin">
                  <wp:posOffset>100965</wp:posOffset>
                </wp:positionH>
                <wp:positionV relativeFrom="paragraph">
                  <wp:posOffset>6524105</wp:posOffset>
                </wp:positionV>
                <wp:extent cx="534093" cy="2361334"/>
                <wp:effectExtent l="0" t="0" r="0" b="1270"/>
                <wp:wrapNone/>
                <wp:docPr id="15" name="Text Box 15"/>
                <wp:cNvGraphicFramePr/>
                <a:graphic xmlns:a="http://schemas.openxmlformats.org/drawingml/2006/main">
                  <a:graphicData uri="http://schemas.microsoft.com/office/word/2010/wordprocessingShape">
                    <wps:wsp>
                      <wps:cNvSpPr txBox="1"/>
                      <wps:spPr>
                        <a:xfrm>
                          <a:off x="0" y="0"/>
                          <a:ext cx="534093" cy="2361334"/>
                        </a:xfrm>
                        <a:prstGeom prst="rect">
                          <a:avLst/>
                        </a:prstGeom>
                        <a:noFill/>
                        <a:ln w="6350">
                          <a:noFill/>
                        </a:ln>
                        <a:effectLst/>
                      </wps:spPr>
                      <wps:txbx>
                        <w:txbxContent>
                          <w:p w14:paraId="3DA1E159" w14:textId="77777777" w:rsidR="00EF5A85" w:rsidRPr="00604F53" w:rsidRDefault="00EF5A85" w:rsidP="00591356">
                            <w:pPr>
                              <w:spacing w:before="120" w:after="0" w:line="600" w:lineRule="atLeast"/>
                              <w:rPr>
                                <w:rFonts w:cstheme="minorHAnsi"/>
                                <w:b/>
                                <w:bCs/>
                                <w:color w:val="9E001A" w:themeColor="accent1"/>
                                <w:sz w:val="144"/>
                                <w:szCs w:val="144"/>
                              </w:rPr>
                            </w:pPr>
                            <w:r>
                              <w:rPr>
                                <w:rFonts w:cstheme="minorHAnsi"/>
                                <w:b/>
                                <w:color w:val="9E001A" w:themeColor="accent1"/>
                                <w:sz w:val="36"/>
                                <w:szCs w:val="36"/>
                              </w:rPr>
                              <w:t>September 2021</w:t>
                            </w:r>
                          </w:p>
                        </w:txbxContent>
                      </wps:txbx>
                      <wps:bodyPr rot="0" spcFirstLastPara="0" vertOverflow="overflow" horzOverflow="overflow" vert="vert270" wrap="square" lIns="0" tIns="0" rIns="1800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73D04" id="Text Box 15" o:spid="_x0000_s1027" type="#_x0000_t202" style="position:absolute;left:0;text-align:left;margin-left:7.95pt;margin-top:513.7pt;width:42.05pt;height:185.95pt;z-index:251658245;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" filled="f" stroked="f" strokeweight=".5pt">
                <v:textbox style="layout-flow:vertical;mso-layout-flow-alt:bottom-to-top" inset="0,0,.5mm,0">
                  <w:txbxContent>
                    <w:p w14:paraId="3DA1E159" w14:textId="77777777" w:rsidR="00EF5A85" w:rsidRPr="00604F53" w:rsidRDefault="00EF5A85" w:rsidP="00591356">
                      <w:pPr>
                        <w:spacing w:before="120" w:after="0" w:line="600" w:lineRule="atLeast"/>
                        <w:rPr>
                          <w:rFonts w:cstheme="minorHAnsi"/>
                          <w:b/>
                          <w:bCs/>
                          <w:color w:val="9E001A" w:themeColor="accent1"/>
                          <w:sz w:val="144"/>
                          <w:szCs w:val="144"/>
                        </w:rPr>
                      </w:pPr>
                      <w:r>
                        <w:rPr>
                          <w:rFonts w:cstheme="minorHAnsi"/>
                          <w:b/>
                          <w:color w:val="9E001A" w:themeColor="accent1"/>
                          <w:sz w:val="36"/>
                          <w:szCs w:val="36"/>
                        </w:rPr>
                        <w:t>September 2021</w:t>
                      </w:r>
                    </w:p>
                  </w:txbxContent>
                </v:textbox>
                <w10:wrap anchorx="margin"/>
              </v:shape>
            </w:pict>
          </mc:Fallback>
        </mc:AlternateContent>
      </w:r>
      <w:r w:rsidRPr="00767446">
        <w:rPr>
          <w:rFonts w:ascii="Times New Roman" w:hAnsi="Times New Roman" w:cs="Times New Roman"/>
          <w:noProof/>
          <w:color w:val="2B579A"/>
          <w:sz w:val="24"/>
          <w:szCs w:val="24"/>
          <w:shd w:val="clear" w:color="auto" w:fill="E6E6E6"/>
          <w:lang w:eastAsia="sl-SI"/>
        </w:rPr>
        <mc:AlternateContent>
          <mc:Choice Requires="wps">
            <w:drawing>
              <wp:anchor distT="0" distB="0" distL="114300" distR="114300" simplePos="0" relativeHeight="251658241" behindDoc="0" locked="0" layoutInCell="1" allowOverlap="1" wp14:anchorId="57E1D0A5" wp14:editId="0D0E2522">
                <wp:simplePos x="0" y="0"/>
                <wp:positionH relativeFrom="page">
                  <wp:posOffset>3688715</wp:posOffset>
                </wp:positionH>
                <wp:positionV relativeFrom="paragraph">
                  <wp:posOffset>-1083945</wp:posOffset>
                </wp:positionV>
                <wp:extent cx="3878580" cy="10692765"/>
                <wp:effectExtent l="0" t="0" r="7620" b="0"/>
                <wp:wrapNone/>
                <wp:docPr id="6" name="Rectangle 6"/>
                <wp:cNvGraphicFramePr/>
                <a:graphic xmlns:a="http://schemas.openxmlformats.org/drawingml/2006/main">
                  <a:graphicData uri="http://schemas.microsoft.com/office/word/2010/wordprocessingShape">
                    <wps:wsp>
                      <wps:cNvSpPr/>
                      <wps:spPr>
                        <a:xfrm>
                          <a:off x="0" y="0"/>
                          <a:ext cx="3878580" cy="10692765"/>
                        </a:xfrm>
                        <a:prstGeom prst="rect">
                          <a:avLst/>
                        </a:prstGeom>
                        <a:solidFill>
                          <a:srgbClr val="D8B5A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51EA842A">
              <v:rect id="Rectangle 6" style="position:absolute;margin-left:290.45pt;margin-top:-85.35pt;width:305.4pt;height:841.9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d8b5a3" stroked="f" strokeweight="1pt" w14:anchorId="17C2D4F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">
                <w10:wrap anchorx="page"/>
              </v:rect>
            </w:pict>
          </mc:Fallback>
        </mc:AlternateContent>
      </w:r>
      <w:r w:rsidRPr="00767446">
        <w:rPr>
          <w:rFonts w:ascii="Times New Roman" w:hAnsi="Times New Roman" w:cs="Times New Roman"/>
          <w:noProof/>
          <w:color w:val="2B579A"/>
          <w:sz w:val="24"/>
          <w:szCs w:val="24"/>
          <w:shd w:val="clear" w:color="auto" w:fill="E6E6E6"/>
          <w:lang w:eastAsia="sl-SI"/>
        </w:rPr>
        <mc:AlternateContent>
          <mc:Choice Requires="wps">
            <w:drawing>
              <wp:anchor distT="0" distB="0" distL="114300" distR="114300" simplePos="0" relativeHeight="251658242" behindDoc="0" locked="0" layoutInCell="1" allowOverlap="1" wp14:anchorId="72B33EFF" wp14:editId="6184BEEF">
                <wp:simplePos x="0" y="0"/>
                <wp:positionH relativeFrom="page">
                  <wp:posOffset>9525</wp:posOffset>
                </wp:positionH>
                <wp:positionV relativeFrom="paragraph">
                  <wp:posOffset>-1079500</wp:posOffset>
                </wp:positionV>
                <wp:extent cx="3877945" cy="10675620"/>
                <wp:effectExtent l="0" t="0" r="8255" b="0"/>
                <wp:wrapNone/>
                <wp:docPr id="5" name="Rectangle 5"/>
                <wp:cNvGraphicFramePr/>
                <a:graphic xmlns:a="http://schemas.openxmlformats.org/drawingml/2006/main">
                  <a:graphicData uri="http://schemas.microsoft.com/office/word/2010/wordprocessingShape">
                    <wps:wsp>
                      <wps:cNvSpPr/>
                      <wps:spPr>
                        <a:xfrm>
                          <a:off x="0" y="0"/>
                          <a:ext cx="3877945" cy="106756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1C01CBFC">
              <v:rect id="Rectangle 5" style="position:absolute;margin-left:.75pt;margin-top:-85pt;width:305.35pt;height:840.6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9e001a [3204]" stroked="f" strokeweight="1pt" w14:anchorId="18138F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">
                <w10:wrap anchorx="page"/>
              </v:rect>
            </w:pict>
          </mc:Fallback>
        </mc:AlternateContent>
      </w:r>
    </w:p>
    <w:p w14:paraId="1EFE6ADD" w14:textId="77777777" w:rsidR="00591356" w:rsidRPr="00767446" w:rsidRDefault="00591356" w:rsidP="00591356">
      <w:pPr>
        <w:pStyle w:val="VirNAPOVED"/>
        <w:spacing w:before="0"/>
        <w:rPr>
          <w:b/>
          <w:bCs/>
          <w:color w:val="9E001A" w:themeColor="accent1"/>
          <w:sz w:val="18"/>
          <w:szCs w:val="18"/>
        </w:rPr>
      </w:pPr>
      <w:r>
        <w:rPr>
          <w:b/>
          <w:bCs/>
          <w:color w:val="9E001A" w:themeColor="accent1"/>
          <w:sz w:val="18"/>
          <w:szCs w:val="18"/>
        </w:rPr>
        <w:lastRenderedPageBreak/>
        <w:t>Jesenska</w:t>
      </w:r>
      <w:r w:rsidRPr="00767446">
        <w:rPr>
          <w:b/>
          <w:bCs/>
          <w:color w:val="9E001A" w:themeColor="accent1"/>
          <w:sz w:val="18"/>
          <w:szCs w:val="18"/>
        </w:rPr>
        <w:t xml:space="preserve"> napoved gospodarskih gibanj 202</w:t>
      </w:r>
      <w:r>
        <w:rPr>
          <w:b/>
          <w:bCs/>
          <w:color w:val="9E001A" w:themeColor="accent1"/>
          <w:sz w:val="18"/>
          <w:szCs w:val="18"/>
        </w:rPr>
        <w:t>1</w:t>
      </w:r>
    </w:p>
    <w:p w14:paraId="21565C4E" w14:textId="77777777" w:rsidR="00591356" w:rsidRPr="00767446" w:rsidRDefault="00591356" w:rsidP="00591356">
      <w:pPr>
        <w:pStyle w:val="VirNAPOVED"/>
        <w:spacing w:before="0"/>
        <w:rPr>
          <w:sz w:val="18"/>
          <w:szCs w:val="18"/>
        </w:rPr>
      </w:pPr>
    </w:p>
    <w:p w14:paraId="091FE2C6" w14:textId="77777777" w:rsidR="00591356" w:rsidRPr="00767446" w:rsidRDefault="00591356" w:rsidP="00591356">
      <w:pPr>
        <w:pStyle w:val="BesediloNAPOVED"/>
        <w:rPr>
          <w:b/>
          <w:bCs/>
          <w:sz w:val="18"/>
          <w:szCs w:val="20"/>
        </w:rPr>
      </w:pPr>
      <w:bookmarkStart w:id="3" w:name="_Hlk49173623"/>
    </w:p>
    <w:p w14:paraId="274B6F84" w14:textId="77777777" w:rsidR="00591356" w:rsidRPr="00767446" w:rsidRDefault="00591356" w:rsidP="00591356">
      <w:pPr>
        <w:pStyle w:val="BesediloNAPOVED"/>
        <w:rPr>
          <w:b/>
          <w:bCs/>
          <w:sz w:val="18"/>
          <w:szCs w:val="20"/>
        </w:rPr>
      </w:pPr>
    </w:p>
    <w:p w14:paraId="1401ED87" w14:textId="77777777" w:rsidR="00591356" w:rsidRPr="00767446" w:rsidRDefault="00591356" w:rsidP="00591356">
      <w:pPr>
        <w:pStyle w:val="BesediloNAPOVED"/>
        <w:rPr>
          <w:sz w:val="18"/>
          <w:szCs w:val="20"/>
        </w:rPr>
      </w:pPr>
      <w:r w:rsidRPr="00767446">
        <w:rPr>
          <w:b/>
          <w:bCs/>
          <w:sz w:val="18"/>
          <w:szCs w:val="20"/>
        </w:rPr>
        <w:t>Izdajatelj:</w:t>
      </w:r>
      <w:r w:rsidRPr="00767446">
        <w:rPr>
          <w:sz w:val="18"/>
          <w:szCs w:val="20"/>
        </w:rPr>
        <w:t xml:space="preserve"> UMAR, Ljubljana, Gregorčičeva 27</w:t>
      </w:r>
    </w:p>
    <w:p w14:paraId="29020DF7" w14:textId="77777777" w:rsidR="00591356" w:rsidRPr="00767446" w:rsidRDefault="00591356" w:rsidP="00591356">
      <w:pPr>
        <w:pStyle w:val="BesediloNAPOVED"/>
        <w:rPr>
          <w:sz w:val="18"/>
          <w:szCs w:val="20"/>
        </w:rPr>
      </w:pPr>
      <w:r w:rsidRPr="00767446">
        <w:rPr>
          <w:b/>
          <w:bCs/>
          <w:sz w:val="18"/>
          <w:szCs w:val="20"/>
        </w:rPr>
        <w:t>Odgovarja:</w:t>
      </w:r>
      <w:r w:rsidRPr="00767446">
        <w:rPr>
          <w:sz w:val="18"/>
          <w:szCs w:val="20"/>
        </w:rPr>
        <w:t xml:space="preserve"> mag. Marijana </w:t>
      </w:r>
      <w:proofErr w:type="spellStart"/>
      <w:r w:rsidRPr="00767446">
        <w:rPr>
          <w:sz w:val="18"/>
          <w:szCs w:val="20"/>
        </w:rPr>
        <w:t>Bednaš</w:t>
      </w:r>
      <w:proofErr w:type="spellEnd"/>
      <w:r w:rsidRPr="00767446">
        <w:rPr>
          <w:sz w:val="18"/>
          <w:szCs w:val="20"/>
        </w:rPr>
        <w:t>, direktorica</w:t>
      </w:r>
    </w:p>
    <w:p w14:paraId="4EDE7FDE" w14:textId="77777777" w:rsidR="00591356" w:rsidRPr="00767446" w:rsidRDefault="00591356" w:rsidP="00591356">
      <w:pPr>
        <w:pStyle w:val="BesediloNAPOVED"/>
        <w:rPr>
          <w:sz w:val="18"/>
          <w:szCs w:val="20"/>
        </w:rPr>
      </w:pPr>
    </w:p>
    <w:p w14:paraId="48DC37E5" w14:textId="77777777" w:rsidR="00591356" w:rsidRPr="00767446" w:rsidRDefault="00591356" w:rsidP="00591356">
      <w:pPr>
        <w:pStyle w:val="BesediloNAPOVED"/>
        <w:rPr>
          <w:sz w:val="18"/>
          <w:szCs w:val="20"/>
        </w:rPr>
      </w:pPr>
      <w:r w:rsidRPr="00767446">
        <w:rPr>
          <w:b/>
          <w:bCs/>
          <w:sz w:val="18"/>
          <w:szCs w:val="20"/>
        </w:rPr>
        <w:t>Glavna urednica:</w:t>
      </w:r>
      <w:r w:rsidRPr="00767446">
        <w:rPr>
          <w:sz w:val="18"/>
          <w:szCs w:val="20"/>
        </w:rPr>
        <w:t xml:space="preserve"> Nataša Todorović Jemec, </w:t>
      </w:r>
      <w:proofErr w:type="spellStart"/>
      <w:r w:rsidRPr="00767446">
        <w:rPr>
          <w:sz w:val="18"/>
          <w:szCs w:val="20"/>
        </w:rPr>
        <w:t>MSc</w:t>
      </w:r>
      <w:proofErr w:type="spellEnd"/>
    </w:p>
    <w:p w14:paraId="43593AA3" w14:textId="77777777" w:rsidR="00591356" w:rsidRPr="00767446" w:rsidRDefault="00591356" w:rsidP="00591356">
      <w:pPr>
        <w:pStyle w:val="BesediloNAPOVED"/>
        <w:rPr>
          <w:sz w:val="18"/>
          <w:szCs w:val="20"/>
        </w:rPr>
      </w:pPr>
    </w:p>
    <w:p w14:paraId="512B4F03" w14:textId="77777777" w:rsidR="00591356" w:rsidRPr="00767446" w:rsidRDefault="00591356" w:rsidP="00591356">
      <w:pPr>
        <w:pStyle w:val="BesediloNAPOVED"/>
        <w:rPr>
          <w:sz w:val="18"/>
          <w:szCs w:val="20"/>
        </w:rPr>
      </w:pPr>
    </w:p>
    <w:p w14:paraId="05831117" w14:textId="77777777" w:rsidR="00591356" w:rsidRPr="00767446" w:rsidRDefault="00591356" w:rsidP="00591356">
      <w:pPr>
        <w:pStyle w:val="BesediloNAPOVED"/>
        <w:rPr>
          <w:b/>
          <w:bCs/>
          <w:sz w:val="18"/>
          <w:szCs w:val="20"/>
        </w:rPr>
      </w:pPr>
      <w:r w:rsidRPr="00767446">
        <w:rPr>
          <w:b/>
          <w:bCs/>
          <w:sz w:val="18"/>
          <w:szCs w:val="20"/>
        </w:rPr>
        <w:t>Pri pripravi napovedi so sodelovali (po abecednem vrstnem redu):</w:t>
      </w:r>
    </w:p>
    <w:p w14:paraId="10336185" w14:textId="77777777" w:rsidR="00591356" w:rsidRPr="00767446" w:rsidRDefault="00591356" w:rsidP="00591356">
      <w:pPr>
        <w:pStyle w:val="BesediloNAPOVED"/>
        <w:rPr>
          <w:sz w:val="18"/>
          <w:szCs w:val="20"/>
        </w:rPr>
      </w:pPr>
      <w:r w:rsidRPr="00767446">
        <w:rPr>
          <w:sz w:val="18"/>
          <w:szCs w:val="20"/>
        </w:rPr>
        <w:t xml:space="preserve">mag. Barbara Bratuž Ferk, Urška Brodar, </w:t>
      </w:r>
      <w:proofErr w:type="spellStart"/>
      <w:r w:rsidRPr="00767446">
        <w:rPr>
          <w:sz w:val="18"/>
          <w:szCs w:val="20"/>
        </w:rPr>
        <w:t>Lejla</w:t>
      </w:r>
      <w:proofErr w:type="spellEnd"/>
      <w:r w:rsidRPr="00767446">
        <w:rPr>
          <w:sz w:val="18"/>
          <w:szCs w:val="20"/>
        </w:rPr>
        <w:t xml:space="preserve"> </w:t>
      </w:r>
      <w:proofErr w:type="spellStart"/>
      <w:r w:rsidRPr="00767446">
        <w:rPr>
          <w:sz w:val="18"/>
          <w:szCs w:val="20"/>
        </w:rPr>
        <w:t>Fajić</w:t>
      </w:r>
      <w:proofErr w:type="spellEnd"/>
      <w:r w:rsidRPr="00767446">
        <w:rPr>
          <w:sz w:val="18"/>
          <w:szCs w:val="20"/>
        </w:rPr>
        <w:t xml:space="preserve">, </w:t>
      </w:r>
      <w:r>
        <w:rPr>
          <w:sz w:val="18"/>
          <w:szCs w:val="20"/>
        </w:rPr>
        <w:t xml:space="preserve">dr. Tina Golob Šušteršič, </w:t>
      </w:r>
      <w:r w:rsidRPr="00767446">
        <w:rPr>
          <w:sz w:val="18"/>
          <w:szCs w:val="20"/>
        </w:rPr>
        <w:t xml:space="preserve">mag. Marjan Hafner, mag. Matevž Hribernik, Katarina </w:t>
      </w:r>
      <w:proofErr w:type="spellStart"/>
      <w:r w:rsidRPr="00767446">
        <w:rPr>
          <w:sz w:val="18"/>
          <w:szCs w:val="20"/>
        </w:rPr>
        <w:t>Ivas</w:t>
      </w:r>
      <w:proofErr w:type="spellEnd"/>
      <w:r w:rsidRPr="00767446">
        <w:rPr>
          <w:sz w:val="18"/>
          <w:szCs w:val="20"/>
        </w:rPr>
        <w:t xml:space="preserve">, </w:t>
      </w:r>
      <w:proofErr w:type="spellStart"/>
      <w:r w:rsidRPr="00767446">
        <w:rPr>
          <w:sz w:val="18"/>
          <w:szCs w:val="20"/>
        </w:rPr>
        <w:t>MSc</w:t>
      </w:r>
      <w:proofErr w:type="spellEnd"/>
      <w:r w:rsidRPr="00767446">
        <w:rPr>
          <w:sz w:val="18"/>
          <w:szCs w:val="20"/>
        </w:rPr>
        <w:t>,</w:t>
      </w:r>
      <w:r>
        <w:rPr>
          <w:sz w:val="18"/>
          <w:szCs w:val="20"/>
        </w:rPr>
        <w:t xml:space="preserve"> </w:t>
      </w:r>
      <w:r w:rsidRPr="00767446">
        <w:rPr>
          <w:sz w:val="18"/>
          <w:szCs w:val="20"/>
        </w:rPr>
        <w:t xml:space="preserve">Mojca Koprivnikar Šušteršič, mag. Mateja Kovač, mag. Janez Kušar, </w:t>
      </w:r>
      <w:r>
        <w:rPr>
          <w:sz w:val="18"/>
          <w:szCs w:val="20"/>
        </w:rPr>
        <w:t xml:space="preserve">dr. </w:t>
      </w:r>
      <w:r w:rsidRPr="00767446">
        <w:rPr>
          <w:sz w:val="18"/>
          <w:szCs w:val="20"/>
        </w:rPr>
        <w:t xml:space="preserve">Andrej Kuštrin, </w:t>
      </w:r>
      <w:r>
        <w:rPr>
          <w:sz w:val="18"/>
          <w:szCs w:val="20"/>
        </w:rPr>
        <w:t xml:space="preserve">Urška Lušina, mag., </w:t>
      </w:r>
      <w:r w:rsidRPr="00767446">
        <w:rPr>
          <w:sz w:val="18"/>
          <w:szCs w:val="20"/>
        </w:rPr>
        <w:t xml:space="preserve">dr. Jože Markič, Mitja Perko, mag., Jure Povšnar, Denis </w:t>
      </w:r>
      <w:proofErr w:type="spellStart"/>
      <w:r w:rsidRPr="00767446">
        <w:rPr>
          <w:sz w:val="18"/>
          <w:szCs w:val="20"/>
        </w:rPr>
        <w:t>Rogan</w:t>
      </w:r>
      <w:proofErr w:type="spellEnd"/>
      <w:r w:rsidRPr="00767446">
        <w:rPr>
          <w:sz w:val="18"/>
          <w:szCs w:val="20"/>
        </w:rPr>
        <w:t xml:space="preserve">, mag., Dragica </w:t>
      </w:r>
      <w:proofErr w:type="spellStart"/>
      <w:r w:rsidRPr="00767446">
        <w:rPr>
          <w:sz w:val="18"/>
          <w:szCs w:val="20"/>
        </w:rPr>
        <w:t>Šuc</w:t>
      </w:r>
      <w:proofErr w:type="spellEnd"/>
      <w:r w:rsidRPr="00767446">
        <w:rPr>
          <w:sz w:val="18"/>
          <w:szCs w:val="20"/>
        </w:rPr>
        <w:t xml:space="preserve">, </w:t>
      </w:r>
      <w:proofErr w:type="spellStart"/>
      <w:r w:rsidRPr="00767446">
        <w:rPr>
          <w:sz w:val="18"/>
          <w:szCs w:val="20"/>
        </w:rPr>
        <w:t>Msc</w:t>
      </w:r>
      <w:proofErr w:type="spellEnd"/>
      <w:r w:rsidRPr="00767446">
        <w:rPr>
          <w:sz w:val="18"/>
          <w:szCs w:val="20"/>
        </w:rPr>
        <w:t xml:space="preserve">, Branka Tavčar, mag. Ana Vidrih </w:t>
      </w:r>
    </w:p>
    <w:p w14:paraId="1E30EDB5" w14:textId="77777777" w:rsidR="00591356" w:rsidRPr="00767446" w:rsidRDefault="00591356" w:rsidP="00591356">
      <w:pPr>
        <w:pStyle w:val="BesediloNAPOVED"/>
        <w:rPr>
          <w:sz w:val="18"/>
          <w:szCs w:val="20"/>
        </w:rPr>
      </w:pPr>
    </w:p>
    <w:p w14:paraId="561BE9AE" w14:textId="77777777" w:rsidR="00591356" w:rsidRPr="00767446" w:rsidRDefault="00591356" w:rsidP="00591356">
      <w:pPr>
        <w:pStyle w:val="BesediloNAPOVED"/>
        <w:rPr>
          <w:sz w:val="18"/>
          <w:szCs w:val="20"/>
        </w:rPr>
      </w:pPr>
      <w:r w:rsidRPr="00767446">
        <w:rPr>
          <w:b/>
          <w:bCs/>
          <w:sz w:val="18"/>
          <w:szCs w:val="20"/>
        </w:rPr>
        <w:t>Uredniški odbor:</w:t>
      </w:r>
      <w:r w:rsidRPr="00767446">
        <w:rPr>
          <w:sz w:val="18"/>
          <w:szCs w:val="20"/>
        </w:rPr>
        <w:t xml:space="preserve"> mag. Marijana </w:t>
      </w:r>
      <w:proofErr w:type="spellStart"/>
      <w:r w:rsidRPr="00767446">
        <w:rPr>
          <w:sz w:val="18"/>
          <w:szCs w:val="20"/>
        </w:rPr>
        <w:t>Bednaš</w:t>
      </w:r>
      <w:proofErr w:type="spellEnd"/>
      <w:r w:rsidRPr="00767446">
        <w:rPr>
          <w:sz w:val="18"/>
          <w:szCs w:val="20"/>
        </w:rPr>
        <w:t xml:space="preserve">, </w:t>
      </w:r>
      <w:proofErr w:type="spellStart"/>
      <w:r w:rsidRPr="00767446">
        <w:rPr>
          <w:sz w:val="18"/>
          <w:szCs w:val="20"/>
        </w:rPr>
        <w:t>Lejla</w:t>
      </w:r>
      <w:proofErr w:type="spellEnd"/>
      <w:r w:rsidRPr="00767446">
        <w:rPr>
          <w:sz w:val="18"/>
          <w:szCs w:val="20"/>
        </w:rPr>
        <w:t xml:space="preserve"> </w:t>
      </w:r>
      <w:proofErr w:type="spellStart"/>
      <w:r w:rsidRPr="00767446">
        <w:rPr>
          <w:sz w:val="18"/>
          <w:szCs w:val="20"/>
        </w:rPr>
        <w:t>Fajić</w:t>
      </w:r>
      <w:proofErr w:type="spellEnd"/>
      <w:r w:rsidRPr="00767446">
        <w:rPr>
          <w:sz w:val="18"/>
          <w:szCs w:val="20"/>
        </w:rPr>
        <w:t xml:space="preserve">, dr. Alenka Kajzer, mag. </w:t>
      </w:r>
      <w:proofErr w:type="spellStart"/>
      <w:r w:rsidRPr="00767446">
        <w:rPr>
          <w:sz w:val="18"/>
          <w:szCs w:val="20"/>
        </w:rPr>
        <w:t>Rotija</w:t>
      </w:r>
      <w:proofErr w:type="spellEnd"/>
      <w:r w:rsidRPr="00767446">
        <w:rPr>
          <w:sz w:val="18"/>
          <w:szCs w:val="20"/>
        </w:rPr>
        <w:t xml:space="preserve"> Kmet Zupančič, mag. Janez Kušar </w:t>
      </w:r>
    </w:p>
    <w:p w14:paraId="07E0A982" w14:textId="77777777" w:rsidR="00591356" w:rsidRPr="00767446" w:rsidRDefault="00591356" w:rsidP="00591356">
      <w:pPr>
        <w:pStyle w:val="BesediloNAPOVED"/>
        <w:rPr>
          <w:sz w:val="18"/>
          <w:szCs w:val="20"/>
        </w:rPr>
      </w:pPr>
    </w:p>
    <w:p w14:paraId="50D385EA" w14:textId="77777777" w:rsidR="00591356" w:rsidRPr="00767446" w:rsidRDefault="00591356" w:rsidP="00591356">
      <w:pPr>
        <w:pStyle w:val="BesediloNAPOVED"/>
        <w:rPr>
          <w:sz w:val="18"/>
          <w:szCs w:val="20"/>
        </w:rPr>
      </w:pPr>
      <w:r w:rsidRPr="00767446">
        <w:rPr>
          <w:b/>
          <w:bCs/>
          <w:sz w:val="18"/>
          <w:szCs w:val="20"/>
        </w:rPr>
        <w:t>Tehnično urejanje in prelom:</w:t>
      </w:r>
      <w:r w:rsidRPr="00767446">
        <w:rPr>
          <w:sz w:val="18"/>
          <w:szCs w:val="20"/>
        </w:rPr>
        <w:t xml:space="preserve"> </w:t>
      </w:r>
      <w:proofErr w:type="spellStart"/>
      <w:r w:rsidRPr="00767446">
        <w:rPr>
          <w:sz w:val="18"/>
          <w:szCs w:val="20"/>
        </w:rPr>
        <w:t>Bibijana</w:t>
      </w:r>
      <w:proofErr w:type="spellEnd"/>
      <w:r w:rsidRPr="00767446">
        <w:rPr>
          <w:sz w:val="18"/>
          <w:szCs w:val="20"/>
        </w:rPr>
        <w:t xml:space="preserve"> Cirman Naglič</w:t>
      </w:r>
      <w:r>
        <w:rPr>
          <w:sz w:val="18"/>
          <w:szCs w:val="20"/>
        </w:rPr>
        <w:t>, Mojca Bizjak</w:t>
      </w:r>
    </w:p>
    <w:p w14:paraId="5DC549DB" w14:textId="77777777" w:rsidR="00591356" w:rsidRPr="00767446" w:rsidRDefault="00591356" w:rsidP="00591356">
      <w:pPr>
        <w:pStyle w:val="BesediloNAPOVED"/>
        <w:rPr>
          <w:sz w:val="18"/>
          <w:szCs w:val="20"/>
        </w:rPr>
      </w:pPr>
    </w:p>
    <w:p w14:paraId="74AF4D51" w14:textId="77777777" w:rsidR="00591356" w:rsidRPr="00767446" w:rsidRDefault="00591356" w:rsidP="00591356">
      <w:pPr>
        <w:pStyle w:val="BesediloNAPOVED"/>
        <w:rPr>
          <w:sz w:val="18"/>
          <w:szCs w:val="20"/>
        </w:rPr>
      </w:pPr>
      <w:r w:rsidRPr="00767446">
        <w:rPr>
          <w:b/>
          <w:bCs/>
          <w:sz w:val="18"/>
          <w:szCs w:val="20"/>
        </w:rPr>
        <w:t>Tisk:</w:t>
      </w:r>
      <w:r w:rsidRPr="00767446">
        <w:rPr>
          <w:sz w:val="18"/>
          <w:szCs w:val="20"/>
        </w:rPr>
        <w:t xml:space="preserve"> </w:t>
      </w:r>
      <w:proofErr w:type="spellStart"/>
      <w:r w:rsidRPr="00767446">
        <w:rPr>
          <w:sz w:val="18"/>
          <w:szCs w:val="20"/>
        </w:rPr>
        <w:t>Eurograf</w:t>
      </w:r>
      <w:proofErr w:type="spellEnd"/>
      <w:r w:rsidRPr="00767446">
        <w:rPr>
          <w:sz w:val="18"/>
          <w:szCs w:val="20"/>
        </w:rPr>
        <w:t xml:space="preserve"> </w:t>
      </w:r>
      <w:proofErr w:type="spellStart"/>
      <w:r w:rsidRPr="00767446">
        <w:rPr>
          <w:sz w:val="18"/>
          <w:szCs w:val="20"/>
        </w:rPr>
        <w:t>d.o.o</w:t>
      </w:r>
      <w:proofErr w:type="spellEnd"/>
      <w:r w:rsidRPr="00767446">
        <w:rPr>
          <w:sz w:val="18"/>
          <w:szCs w:val="20"/>
        </w:rPr>
        <w:t>.</w:t>
      </w:r>
    </w:p>
    <w:p w14:paraId="043618D0" w14:textId="77777777" w:rsidR="00591356" w:rsidRPr="00767446" w:rsidRDefault="00591356" w:rsidP="00591356">
      <w:pPr>
        <w:pStyle w:val="BesediloNAPOVED"/>
        <w:rPr>
          <w:sz w:val="18"/>
          <w:szCs w:val="20"/>
        </w:rPr>
      </w:pPr>
      <w:r w:rsidRPr="00767446">
        <w:rPr>
          <w:b/>
          <w:bCs/>
          <w:sz w:val="18"/>
          <w:szCs w:val="20"/>
        </w:rPr>
        <w:t>Naklada:</w:t>
      </w:r>
      <w:r w:rsidRPr="00767446">
        <w:rPr>
          <w:sz w:val="18"/>
          <w:szCs w:val="20"/>
        </w:rPr>
        <w:t xml:space="preserve"> </w:t>
      </w:r>
      <w:r w:rsidRPr="00767446">
        <w:rPr>
          <w:color w:val="2B579A"/>
          <w:sz w:val="18"/>
          <w:szCs w:val="20"/>
          <w:shd w:val="clear" w:color="auto" w:fill="E6E6E6"/>
        </w:rPr>
        <w:fldChar w:fldCharType="begin"/>
      </w:r>
      <w:r w:rsidRPr="00767446">
        <w:rPr>
          <w:sz w:val="18"/>
          <w:szCs w:val="20"/>
        </w:rPr>
        <w:instrText xml:space="preserve"> MACROBUTTON  AcceptAllChangesInDocAndStopTracking [količina] </w:instrText>
      </w:r>
      <w:r w:rsidRPr="00767446">
        <w:rPr>
          <w:color w:val="2B579A"/>
          <w:sz w:val="18"/>
          <w:szCs w:val="20"/>
          <w:shd w:val="clear" w:color="auto" w:fill="E6E6E6"/>
        </w:rPr>
        <w:fldChar w:fldCharType="end"/>
      </w:r>
      <w:r w:rsidRPr="00767446">
        <w:rPr>
          <w:sz w:val="18"/>
          <w:szCs w:val="20"/>
        </w:rPr>
        <w:t>izvodov</w:t>
      </w:r>
    </w:p>
    <w:p w14:paraId="2A6284C2" w14:textId="77777777" w:rsidR="00591356" w:rsidRPr="00767446" w:rsidRDefault="00591356" w:rsidP="00591356">
      <w:pPr>
        <w:pStyle w:val="BesediloNAPOVED"/>
        <w:rPr>
          <w:sz w:val="18"/>
          <w:szCs w:val="20"/>
        </w:rPr>
      </w:pPr>
      <w:r w:rsidRPr="00767446">
        <w:rPr>
          <w:sz w:val="18"/>
          <w:szCs w:val="20"/>
        </w:rPr>
        <w:t>Prvi natis</w:t>
      </w:r>
    </w:p>
    <w:p w14:paraId="208BCBDD" w14:textId="77777777" w:rsidR="00591356" w:rsidRPr="00767446" w:rsidRDefault="00591356" w:rsidP="00591356">
      <w:pPr>
        <w:pStyle w:val="BesediloNAPOVED"/>
        <w:rPr>
          <w:sz w:val="18"/>
          <w:szCs w:val="20"/>
        </w:rPr>
      </w:pPr>
    </w:p>
    <w:p w14:paraId="2E189868" w14:textId="77777777" w:rsidR="00591356" w:rsidRPr="00767446" w:rsidRDefault="00591356" w:rsidP="00591356">
      <w:pPr>
        <w:pStyle w:val="BesediloNAPOVED"/>
        <w:rPr>
          <w:sz w:val="18"/>
          <w:szCs w:val="20"/>
        </w:rPr>
      </w:pPr>
      <w:r w:rsidRPr="00767446">
        <w:rPr>
          <w:sz w:val="18"/>
          <w:szCs w:val="20"/>
        </w:rPr>
        <w:t xml:space="preserve">Ljubljana, </w:t>
      </w:r>
      <w:r>
        <w:rPr>
          <w:sz w:val="18"/>
          <w:szCs w:val="20"/>
        </w:rPr>
        <w:t>september</w:t>
      </w:r>
      <w:r w:rsidRPr="00767446">
        <w:rPr>
          <w:sz w:val="18"/>
          <w:szCs w:val="20"/>
        </w:rPr>
        <w:t xml:space="preserve"> 202</w:t>
      </w:r>
      <w:r>
        <w:rPr>
          <w:sz w:val="18"/>
          <w:szCs w:val="20"/>
        </w:rPr>
        <w:t>1</w:t>
      </w:r>
    </w:p>
    <w:bookmarkEnd w:id="3"/>
    <w:p w14:paraId="009B8D53" w14:textId="77777777" w:rsidR="00591356" w:rsidRPr="00767446" w:rsidRDefault="00591356" w:rsidP="00591356">
      <w:pPr>
        <w:pStyle w:val="BesediloNAPOVED"/>
        <w:rPr>
          <w:sz w:val="18"/>
          <w:szCs w:val="20"/>
        </w:rPr>
      </w:pPr>
    </w:p>
    <w:p w14:paraId="6A895DD3" w14:textId="77777777" w:rsidR="00591356" w:rsidRPr="00767446" w:rsidRDefault="00591356" w:rsidP="00591356">
      <w:pPr>
        <w:pStyle w:val="BesediloNAPOVED"/>
        <w:rPr>
          <w:rStyle w:val="VodilnistavekBoldpoudarekNAPOVED"/>
          <w:b w:val="0"/>
          <w:sz w:val="16"/>
          <w:szCs w:val="16"/>
        </w:rPr>
      </w:pPr>
    </w:p>
    <w:p w14:paraId="32E15C18" w14:textId="77777777" w:rsidR="00591356" w:rsidRPr="00767446" w:rsidRDefault="00591356" w:rsidP="00591356">
      <w:pPr>
        <w:pStyle w:val="BesediloNAPOVED"/>
        <w:rPr>
          <w:rStyle w:val="VodilnistavekBoldpoudarekNAPOVED"/>
          <w:b w:val="0"/>
        </w:rPr>
      </w:pPr>
    </w:p>
    <w:p w14:paraId="0A96CE01" w14:textId="77777777" w:rsidR="00591356" w:rsidRPr="00767446" w:rsidRDefault="00591356" w:rsidP="00591356">
      <w:pPr>
        <w:pStyle w:val="BesediloNAPOVED"/>
        <w:rPr>
          <w:rStyle w:val="VodilnistavekBoldpoudarekNAPOVED"/>
          <w:b w:val="0"/>
        </w:rPr>
      </w:pPr>
    </w:p>
    <w:p w14:paraId="5669A233" w14:textId="77777777" w:rsidR="00591356" w:rsidRPr="00767446" w:rsidRDefault="00591356" w:rsidP="00591356">
      <w:pPr>
        <w:pStyle w:val="BesediloNAPOVED"/>
        <w:rPr>
          <w:rStyle w:val="VodilnistavekBoldpoudarekNAPOVED"/>
          <w:b w:val="0"/>
        </w:rPr>
      </w:pPr>
    </w:p>
    <w:p w14:paraId="2D807451" w14:textId="77777777" w:rsidR="00591356" w:rsidRPr="00767446" w:rsidRDefault="00591356" w:rsidP="00591356">
      <w:pPr>
        <w:pStyle w:val="BesediloNAPOVED"/>
        <w:rPr>
          <w:rStyle w:val="VodilnistavekBoldpoudarekNAPOVED"/>
          <w:b w:val="0"/>
        </w:rPr>
      </w:pPr>
    </w:p>
    <w:p w14:paraId="33FB0F95" w14:textId="77777777" w:rsidR="00591356" w:rsidRPr="00767446" w:rsidRDefault="00591356" w:rsidP="00591356">
      <w:pPr>
        <w:pStyle w:val="BesediloNAPOVED"/>
        <w:rPr>
          <w:rStyle w:val="VodilnistavekBoldpoudarekNAPOVED"/>
          <w:b w:val="0"/>
        </w:rPr>
      </w:pPr>
    </w:p>
    <w:p w14:paraId="41919DE5" w14:textId="77777777" w:rsidR="00591356" w:rsidRPr="00767446" w:rsidRDefault="00591356" w:rsidP="00591356">
      <w:pPr>
        <w:pStyle w:val="BesediloNAPOVED"/>
        <w:tabs>
          <w:tab w:val="left" w:pos="2775"/>
        </w:tabs>
        <w:rPr>
          <w:rStyle w:val="VodilnistavekBoldpoudarekNAPOVED"/>
          <w:b w:val="0"/>
        </w:rPr>
      </w:pPr>
    </w:p>
    <w:p w14:paraId="0A634112" w14:textId="77777777" w:rsidR="00591356" w:rsidRPr="00767446" w:rsidRDefault="00591356" w:rsidP="00591356">
      <w:pPr>
        <w:pStyle w:val="BesediloNAPOVED"/>
        <w:rPr>
          <w:rStyle w:val="VodilnistavekBoldpoudarekNAPOVED"/>
          <w:b w:val="0"/>
        </w:rPr>
      </w:pPr>
    </w:p>
    <w:p w14:paraId="1CC41214" w14:textId="77777777" w:rsidR="00591356" w:rsidRPr="00767446" w:rsidRDefault="00591356" w:rsidP="00591356">
      <w:pPr>
        <w:pStyle w:val="BesediloNAPOVED"/>
        <w:rPr>
          <w:rStyle w:val="VodilnistavekBoldpoudarekNAPOVED"/>
          <w:b w:val="0"/>
        </w:rPr>
      </w:pPr>
    </w:p>
    <w:p w14:paraId="28F64822" w14:textId="77777777" w:rsidR="00591356" w:rsidRPr="00767446" w:rsidRDefault="00591356" w:rsidP="00591356">
      <w:pPr>
        <w:pStyle w:val="BesediloNAPOVED"/>
        <w:rPr>
          <w:rStyle w:val="VodilnistavekBoldpoudarekNAPOVED"/>
          <w:b w:val="0"/>
        </w:rPr>
      </w:pPr>
    </w:p>
    <w:p w14:paraId="0B3A030B" w14:textId="77777777" w:rsidR="00591356" w:rsidRPr="00767446" w:rsidRDefault="00591356" w:rsidP="00591356">
      <w:pPr>
        <w:pStyle w:val="BesediloNAPOVED"/>
        <w:rPr>
          <w:rStyle w:val="VodilnistavekBoldpoudarekNAPOVED"/>
          <w:b w:val="0"/>
        </w:rPr>
      </w:pPr>
    </w:p>
    <w:p w14:paraId="4B93636F" w14:textId="77777777" w:rsidR="00591356" w:rsidRPr="00767446" w:rsidRDefault="00591356" w:rsidP="00591356">
      <w:pPr>
        <w:pStyle w:val="BesediloNAPOVED"/>
        <w:rPr>
          <w:rStyle w:val="VodilnistavekBoldpoudarekNAPOVED"/>
          <w:b w:val="0"/>
        </w:rPr>
      </w:pPr>
    </w:p>
    <w:p w14:paraId="705A7A21" w14:textId="77777777" w:rsidR="00591356" w:rsidRPr="00767446" w:rsidRDefault="00591356" w:rsidP="00591356">
      <w:pPr>
        <w:pStyle w:val="BesediloNAPOVED"/>
        <w:rPr>
          <w:rStyle w:val="VodilnistavekBoldpoudarekNAPOVED"/>
          <w:b w:val="0"/>
        </w:rPr>
      </w:pPr>
    </w:p>
    <w:p w14:paraId="5A0C37E7" w14:textId="77777777" w:rsidR="00591356" w:rsidRPr="00767446" w:rsidRDefault="00591356" w:rsidP="00591356">
      <w:pPr>
        <w:pStyle w:val="BesediloNAPOVED"/>
        <w:rPr>
          <w:rStyle w:val="VodilnistavekBoldpoudarekNAPOVED"/>
          <w:b w:val="0"/>
        </w:rPr>
      </w:pPr>
    </w:p>
    <w:p w14:paraId="21C972C2" w14:textId="77777777" w:rsidR="00591356" w:rsidRPr="00767446" w:rsidRDefault="00591356" w:rsidP="00591356">
      <w:pPr>
        <w:pStyle w:val="BesediloNAPOVED"/>
        <w:rPr>
          <w:rStyle w:val="VodilnistavekBoldpoudarekNAPOVED"/>
          <w:b w:val="0"/>
        </w:rPr>
      </w:pPr>
    </w:p>
    <w:p w14:paraId="48444E26" w14:textId="77777777" w:rsidR="00591356" w:rsidRPr="00767446" w:rsidRDefault="00591356" w:rsidP="00591356">
      <w:pPr>
        <w:pStyle w:val="BesediloNAPOVED"/>
        <w:rPr>
          <w:rStyle w:val="VodilnistavekBoldpoudarekNAPOVED"/>
          <w:b w:val="0"/>
        </w:rPr>
      </w:pPr>
    </w:p>
    <w:p w14:paraId="7F76E131" w14:textId="77777777" w:rsidR="00591356" w:rsidRPr="00767446" w:rsidRDefault="00591356" w:rsidP="00591356">
      <w:pPr>
        <w:pStyle w:val="BesediloNAPOVED"/>
        <w:rPr>
          <w:rStyle w:val="VodilnistavekBoldpoudarekNAPOVED"/>
          <w:b w:val="0"/>
        </w:rPr>
      </w:pPr>
    </w:p>
    <w:p w14:paraId="0EAA0964" w14:textId="77777777" w:rsidR="00591356" w:rsidRPr="00767446" w:rsidRDefault="00591356" w:rsidP="00591356">
      <w:pPr>
        <w:pStyle w:val="BesediloNAPOVED"/>
        <w:rPr>
          <w:rStyle w:val="VodilnistavekBoldpoudarekNAPOVED"/>
          <w:b w:val="0"/>
        </w:rPr>
      </w:pPr>
    </w:p>
    <w:p w14:paraId="2C370D15" w14:textId="77777777" w:rsidR="00591356" w:rsidRPr="00767446" w:rsidRDefault="00591356" w:rsidP="00591356">
      <w:pPr>
        <w:pStyle w:val="BesediloNAPOVED"/>
        <w:rPr>
          <w:rStyle w:val="VodilnistavekBoldpoudarekNAPOVED"/>
          <w:b w:val="0"/>
        </w:rPr>
      </w:pPr>
    </w:p>
    <w:p w14:paraId="56FDAA9B" w14:textId="77777777" w:rsidR="00591356" w:rsidRPr="00767446" w:rsidRDefault="00591356" w:rsidP="00591356">
      <w:pPr>
        <w:pStyle w:val="BesediloNAPOVED"/>
        <w:rPr>
          <w:rStyle w:val="VodilnistavekBoldpoudarekNAPOVED"/>
          <w:b w:val="0"/>
        </w:rPr>
      </w:pPr>
    </w:p>
    <w:p w14:paraId="5C86DD31" w14:textId="77777777" w:rsidR="00591356" w:rsidRPr="00767446" w:rsidRDefault="00591356" w:rsidP="00591356">
      <w:pPr>
        <w:pStyle w:val="BesediloNAPOVED"/>
        <w:rPr>
          <w:rStyle w:val="VodilnistavekBoldpoudarekNAPOVED"/>
          <w:b w:val="0"/>
        </w:rPr>
      </w:pPr>
    </w:p>
    <w:p w14:paraId="3CE07552" w14:textId="77777777" w:rsidR="00591356" w:rsidRPr="00767446" w:rsidRDefault="00591356" w:rsidP="00591356">
      <w:pPr>
        <w:pStyle w:val="BesediloNAPOVED"/>
        <w:rPr>
          <w:rStyle w:val="VodilnistavekBoldpoudarekNAPOVED"/>
          <w:b w:val="0"/>
        </w:rPr>
      </w:pPr>
    </w:p>
    <w:p w14:paraId="0A01A070" w14:textId="77777777" w:rsidR="00591356" w:rsidRPr="00767446" w:rsidRDefault="00591356" w:rsidP="00591356">
      <w:pPr>
        <w:pStyle w:val="BesediloNAPOVED"/>
        <w:rPr>
          <w:rStyle w:val="VodilnistavekBoldpoudarekNAPOVED"/>
          <w:b w:val="0"/>
        </w:rPr>
      </w:pPr>
    </w:p>
    <w:p w14:paraId="7B748D66" w14:textId="77777777" w:rsidR="00591356" w:rsidRPr="00767446" w:rsidRDefault="00591356" w:rsidP="00591356">
      <w:pPr>
        <w:pStyle w:val="BesediloNAPOVED"/>
        <w:rPr>
          <w:rStyle w:val="VodilnistavekBoldpoudarekNAPOVED"/>
          <w:b w:val="0"/>
        </w:rPr>
      </w:pPr>
    </w:p>
    <w:p w14:paraId="41618268" w14:textId="77777777" w:rsidR="00591356" w:rsidRPr="00767446" w:rsidRDefault="00591356" w:rsidP="00591356">
      <w:pPr>
        <w:pStyle w:val="BesediloNAPOVED"/>
        <w:rPr>
          <w:rStyle w:val="VodilnistavekBoldpoudarekNAPOVED"/>
          <w:b w:val="0"/>
        </w:rPr>
      </w:pPr>
    </w:p>
    <w:p w14:paraId="54D4AF77" w14:textId="77777777" w:rsidR="00591356" w:rsidRPr="00767446" w:rsidRDefault="00591356" w:rsidP="00591356">
      <w:pPr>
        <w:pStyle w:val="BesediloNAPOVED"/>
        <w:rPr>
          <w:rStyle w:val="VodilnistavekBoldpoudarekNAPOVED"/>
          <w:b w:val="0"/>
        </w:rPr>
      </w:pPr>
    </w:p>
    <w:p w14:paraId="7E5C4058" w14:textId="77777777" w:rsidR="00591356" w:rsidRPr="00767446" w:rsidRDefault="00591356" w:rsidP="00591356">
      <w:pPr>
        <w:pStyle w:val="BesediloNAPOVED"/>
        <w:rPr>
          <w:rStyle w:val="VodilnistavekBoldpoudarekNAPOVED"/>
          <w:b w:val="0"/>
          <w:sz w:val="18"/>
          <w:szCs w:val="20"/>
        </w:rPr>
      </w:pPr>
      <w:r w:rsidRPr="00767446">
        <w:rPr>
          <w:rStyle w:val="VodilnistavekBoldpoudarekNAPOVED"/>
          <w:b w:val="0"/>
          <w:sz w:val="18"/>
          <w:szCs w:val="20"/>
        </w:rPr>
        <w:t>Publikacija je brezplačna.</w:t>
      </w:r>
    </w:p>
    <w:p w14:paraId="341D6130" w14:textId="77777777" w:rsidR="00591356" w:rsidRPr="00767446" w:rsidRDefault="00591356" w:rsidP="00591356">
      <w:pPr>
        <w:pStyle w:val="BesediloNAPOVED"/>
        <w:rPr>
          <w:rStyle w:val="VodilnistavekBoldpoudarekNAPOVED"/>
          <w:b w:val="0"/>
        </w:rPr>
      </w:pPr>
    </w:p>
    <w:p w14:paraId="66263398" w14:textId="77777777" w:rsidR="00591356" w:rsidRPr="00767446" w:rsidRDefault="00591356" w:rsidP="00591356">
      <w:pPr>
        <w:pStyle w:val="VirNAPOVED"/>
        <w:spacing w:before="0"/>
        <w:rPr>
          <w:sz w:val="18"/>
          <w:szCs w:val="18"/>
        </w:rPr>
      </w:pPr>
      <w:r w:rsidRPr="00767446">
        <w:rPr>
          <w:sz w:val="18"/>
          <w:szCs w:val="18"/>
        </w:rPr>
        <w:t>©202</w:t>
      </w:r>
      <w:r>
        <w:rPr>
          <w:sz w:val="18"/>
          <w:szCs w:val="18"/>
        </w:rPr>
        <w:t>1</w:t>
      </w:r>
      <w:r w:rsidRPr="00767446">
        <w:rPr>
          <w:sz w:val="18"/>
          <w:szCs w:val="18"/>
        </w:rPr>
        <w:t>, Urad RS za makroekonomske analize in razvoj</w:t>
      </w:r>
    </w:p>
    <w:p w14:paraId="62964128" w14:textId="77777777" w:rsidR="00591356" w:rsidRPr="00767446" w:rsidRDefault="00591356" w:rsidP="00591356">
      <w:pPr>
        <w:pStyle w:val="VirNAPOVED"/>
        <w:spacing w:before="0"/>
        <w:rPr>
          <w:sz w:val="18"/>
          <w:szCs w:val="18"/>
        </w:rPr>
      </w:pPr>
      <w:r w:rsidRPr="00767446">
        <w:rPr>
          <w:sz w:val="18"/>
          <w:szCs w:val="18"/>
        </w:rPr>
        <w:t xml:space="preserve">Razmnoževanje publikacije ali njenih delov ni dovoljeno. </w:t>
      </w:r>
    </w:p>
    <w:p w14:paraId="394E8DCC" w14:textId="77777777" w:rsidR="00591356" w:rsidRPr="00767446" w:rsidRDefault="00591356" w:rsidP="00591356">
      <w:pPr>
        <w:pStyle w:val="VirNAPOVED"/>
        <w:spacing w:before="0"/>
        <w:rPr>
          <w:rStyle w:val="VodilnistavekBoldpoudarekNAPOVED"/>
          <w:b w:val="0"/>
        </w:rPr>
      </w:pPr>
      <w:r w:rsidRPr="00767446">
        <w:rPr>
          <w:sz w:val="18"/>
          <w:szCs w:val="18"/>
        </w:rPr>
        <w:t>Objava besedila in podatkov v celoti ali deloma je dovoljena le z navedbo vira.</w:t>
      </w:r>
      <w:r w:rsidRPr="00767446">
        <w:rPr>
          <w:rStyle w:val="VodilnistavekBoldpoudarekNAPOVED"/>
          <w:b w:val="0"/>
        </w:rPr>
        <w:br w:type="page"/>
      </w:r>
    </w:p>
    <w:bookmarkStart w:id="4" w:name="_Toc43368641" w:displacedByCustomXml="next"/>
    <w:sdt>
      <w:sdtPr>
        <w:rPr>
          <w:rFonts w:asciiTheme="minorHAnsi" w:eastAsia="Times New Roman" w:hAnsiTheme="minorHAnsi" w:cs="Times New Roman"/>
          <w:b w:val="0"/>
          <w:color w:val="auto"/>
          <w:sz w:val="20"/>
          <w:szCs w:val="20"/>
          <w:shd w:val="clear" w:color="auto" w:fill="E6E6E6"/>
          <w:lang w:val="sl-SI" w:eastAsia="sl-SI"/>
        </w:rPr>
        <w:id w:val="-999649961"/>
        <w:docPartObj>
          <w:docPartGallery w:val="Table of Contents"/>
          <w:docPartUnique/>
        </w:docPartObj>
      </w:sdtPr>
      <w:sdtEndPr>
        <w:rPr>
          <w:rFonts w:eastAsiaTheme="minorHAnsi" w:cstheme="minorBidi"/>
          <w:sz w:val="22"/>
          <w:szCs w:val="22"/>
          <w:lang w:eastAsia="en-US"/>
        </w:rPr>
      </w:sdtEndPr>
      <w:sdtContent>
        <w:p w14:paraId="15A2A507" w14:textId="77777777" w:rsidR="00591356" w:rsidRPr="00767446" w:rsidRDefault="00591356" w:rsidP="00591356">
          <w:pPr>
            <w:pStyle w:val="TOCHeading"/>
            <w:rPr>
              <w:lang w:val="sl-SI"/>
            </w:rPr>
          </w:pPr>
          <w:r w:rsidRPr="00767446">
            <w:rPr>
              <w:lang w:val="sl-SI"/>
            </w:rPr>
            <w:t>Kazalo</w:t>
          </w:r>
        </w:p>
        <w:p w14:paraId="1BA1AFD3" w14:textId="77777777" w:rsidR="00591356" w:rsidRPr="00767446" w:rsidRDefault="00591356" w:rsidP="00591356">
          <w:pPr>
            <w:pStyle w:val="BesediloNAPOVED"/>
          </w:pPr>
        </w:p>
        <w:p w14:paraId="316F3634" w14:textId="6C453C14" w:rsidR="00C30FBD" w:rsidRDefault="00591356">
          <w:pPr>
            <w:pStyle w:val="TOC1"/>
            <w:rPr>
              <w:rFonts w:asciiTheme="minorHAnsi" w:eastAsiaTheme="minorEastAsia" w:hAnsiTheme="minorHAnsi" w:cstheme="minorBidi"/>
              <w:b w:val="0"/>
              <w:sz w:val="22"/>
              <w:szCs w:val="22"/>
              <w:lang w:eastAsia="sl-SI"/>
            </w:rPr>
          </w:pPr>
          <w:r w:rsidRPr="00767446">
            <w:rPr>
              <w:rFonts w:ascii="Myriad Pro" w:hAnsi="Myriad Pro"/>
              <w:b w:val="0"/>
              <w:color w:val="2B579A"/>
              <w:shd w:val="clear" w:color="auto" w:fill="E6E6E6"/>
            </w:rPr>
            <w:fldChar w:fldCharType="begin"/>
          </w:r>
          <w:r w:rsidRPr="00767446">
            <w:rPr>
              <w:b w:val="0"/>
              <w:bCs/>
              <w:noProof w:val="0"/>
            </w:rPr>
            <w:instrText xml:space="preserve"> TOC \o "1-3" \h \z \u </w:instrText>
          </w:r>
          <w:r w:rsidRPr="00767446">
            <w:rPr>
              <w:rFonts w:ascii="Myriad Pro" w:hAnsi="Myriad Pro"/>
              <w:b w:val="0"/>
              <w:color w:val="2B579A"/>
              <w:shd w:val="clear" w:color="auto" w:fill="E6E6E6"/>
            </w:rPr>
            <w:fldChar w:fldCharType="separate"/>
          </w:r>
          <w:hyperlink w:anchor="_Toc82438209" w:history="1">
            <w:r w:rsidR="00C30FBD" w:rsidRPr="009D04EF">
              <w:rPr>
                <w:rStyle w:val="Hyperlink"/>
              </w:rPr>
              <w:t>Povzetek</w:t>
            </w:r>
            <w:r w:rsidR="00C30FBD">
              <w:rPr>
                <w:webHidden/>
              </w:rPr>
              <w:tab/>
            </w:r>
            <w:r w:rsidR="00C30FBD">
              <w:rPr>
                <w:webHidden/>
              </w:rPr>
              <w:fldChar w:fldCharType="begin"/>
            </w:r>
            <w:r w:rsidR="00C30FBD">
              <w:rPr>
                <w:webHidden/>
              </w:rPr>
              <w:instrText xml:space="preserve"> PAGEREF _Toc82438209 \h </w:instrText>
            </w:r>
            <w:r w:rsidR="00C30FBD">
              <w:rPr>
                <w:webHidden/>
              </w:rPr>
            </w:r>
            <w:r w:rsidR="00C30FBD">
              <w:rPr>
                <w:webHidden/>
              </w:rPr>
              <w:fldChar w:fldCharType="separate"/>
            </w:r>
            <w:r w:rsidR="00C30FBD">
              <w:rPr>
                <w:webHidden/>
              </w:rPr>
              <w:t>3</w:t>
            </w:r>
            <w:r w:rsidR="00C30FBD">
              <w:rPr>
                <w:webHidden/>
              </w:rPr>
              <w:fldChar w:fldCharType="end"/>
            </w:r>
          </w:hyperlink>
        </w:p>
        <w:p w14:paraId="127F468E" w14:textId="30438444" w:rsidR="00C30FBD" w:rsidRDefault="00EF5A85">
          <w:pPr>
            <w:pStyle w:val="TOC1"/>
            <w:rPr>
              <w:rFonts w:asciiTheme="minorHAnsi" w:eastAsiaTheme="minorEastAsia" w:hAnsiTheme="minorHAnsi" w:cstheme="minorBidi"/>
              <w:b w:val="0"/>
              <w:sz w:val="22"/>
              <w:szCs w:val="22"/>
              <w:lang w:eastAsia="sl-SI"/>
            </w:rPr>
          </w:pPr>
          <w:hyperlink w:anchor="_Toc82438210" w:history="1">
            <w:r w:rsidR="00C30FBD" w:rsidRPr="009D04EF">
              <w:rPr>
                <w:rStyle w:val="Hyperlink"/>
              </w:rPr>
              <w:t>1</w:t>
            </w:r>
            <w:r w:rsidR="00C30FBD">
              <w:rPr>
                <w:rFonts w:asciiTheme="minorHAnsi" w:eastAsiaTheme="minorEastAsia" w:hAnsiTheme="minorHAnsi" w:cstheme="minorBidi"/>
                <w:b w:val="0"/>
                <w:sz w:val="22"/>
                <w:szCs w:val="22"/>
                <w:lang w:eastAsia="sl-SI"/>
              </w:rPr>
              <w:tab/>
            </w:r>
            <w:r w:rsidR="00C30FBD" w:rsidRPr="009D04EF">
              <w:rPr>
                <w:rStyle w:val="Hyperlink"/>
              </w:rPr>
              <w:t>Izhodišča Jesenske napovedi gospodarskih gibanj 2021</w:t>
            </w:r>
            <w:r w:rsidR="00C30FBD">
              <w:rPr>
                <w:webHidden/>
              </w:rPr>
              <w:tab/>
            </w:r>
            <w:r w:rsidR="00C30FBD">
              <w:rPr>
                <w:webHidden/>
              </w:rPr>
              <w:fldChar w:fldCharType="begin"/>
            </w:r>
            <w:r w:rsidR="00C30FBD">
              <w:rPr>
                <w:webHidden/>
              </w:rPr>
              <w:instrText xml:space="preserve"> PAGEREF _Toc82438210 \h </w:instrText>
            </w:r>
            <w:r w:rsidR="00C30FBD">
              <w:rPr>
                <w:webHidden/>
              </w:rPr>
            </w:r>
            <w:r w:rsidR="00C30FBD">
              <w:rPr>
                <w:webHidden/>
              </w:rPr>
              <w:fldChar w:fldCharType="separate"/>
            </w:r>
            <w:r w:rsidR="00C30FBD">
              <w:rPr>
                <w:webHidden/>
              </w:rPr>
              <w:t>7</w:t>
            </w:r>
            <w:r w:rsidR="00C30FBD">
              <w:rPr>
                <w:webHidden/>
              </w:rPr>
              <w:fldChar w:fldCharType="end"/>
            </w:r>
          </w:hyperlink>
        </w:p>
        <w:p w14:paraId="37C26B03" w14:textId="4D943267" w:rsidR="00C30FBD" w:rsidRDefault="00EF5A85">
          <w:pPr>
            <w:pStyle w:val="TOC1"/>
            <w:rPr>
              <w:rFonts w:asciiTheme="minorHAnsi" w:eastAsiaTheme="minorEastAsia" w:hAnsiTheme="minorHAnsi" w:cstheme="minorBidi"/>
              <w:b w:val="0"/>
              <w:sz w:val="22"/>
              <w:szCs w:val="22"/>
              <w:lang w:eastAsia="sl-SI"/>
            </w:rPr>
          </w:pPr>
          <w:hyperlink w:anchor="_Toc82438211" w:history="1">
            <w:r w:rsidR="00C30FBD" w:rsidRPr="009D04EF">
              <w:rPr>
                <w:rStyle w:val="Hyperlink"/>
              </w:rPr>
              <w:t>2</w:t>
            </w:r>
            <w:r w:rsidR="00C30FBD">
              <w:rPr>
                <w:rFonts w:asciiTheme="minorHAnsi" w:eastAsiaTheme="minorEastAsia" w:hAnsiTheme="minorHAnsi" w:cstheme="minorBidi"/>
                <w:b w:val="0"/>
                <w:sz w:val="22"/>
                <w:szCs w:val="22"/>
                <w:lang w:eastAsia="sl-SI"/>
              </w:rPr>
              <w:tab/>
            </w:r>
            <w:r w:rsidR="00C30FBD" w:rsidRPr="009D04EF">
              <w:rPr>
                <w:rStyle w:val="Hyperlink"/>
              </w:rPr>
              <w:t>Obsežni ukrepi za omilitev posledic pandemije in za pomoč pri okrevanju gospodarstva</w:t>
            </w:r>
            <w:r w:rsidR="00C30FBD">
              <w:rPr>
                <w:webHidden/>
              </w:rPr>
              <w:tab/>
            </w:r>
            <w:r w:rsidR="00C30FBD">
              <w:rPr>
                <w:webHidden/>
              </w:rPr>
              <w:fldChar w:fldCharType="begin"/>
            </w:r>
            <w:r w:rsidR="00C30FBD">
              <w:rPr>
                <w:webHidden/>
              </w:rPr>
              <w:instrText xml:space="preserve"> PAGEREF _Toc82438211 \h </w:instrText>
            </w:r>
            <w:r w:rsidR="00C30FBD">
              <w:rPr>
                <w:webHidden/>
              </w:rPr>
            </w:r>
            <w:r w:rsidR="00C30FBD">
              <w:rPr>
                <w:webHidden/>
              </w:rPr>
              <w:fldChar w:fldCharType="separate"/>
            </w:r>
            <w:r w:rsidR="00C30FBD">
              <w:rPr>
                <w:webHidden/>
              </w:rPr>
              <w:t>10</w:t>
            </w:r>
            <w:r w:rsidR="00C30FBD">
              <w:rPr>
                <w:webHidden/>
              </w:rPr>
              <w:fldChar w:fldCharType="end"/>
            </w:r>
          </w:hyperlink>
        </w:p>
        <w:p w14:paraId="3890191F" w14:textId="59D5B146" w:rsidR="00C30FBD" w:rsidRDefault="00EF5A85">
          <w:pPr>
            <w:pStyle w:val="TOC1"/>
            <w:rPr>
              <w:rFonts w:asciiTheme="minorHAnsi" w:eastAsiaTheme="minorEastAsia" w:hAnsiTheme="minorHAnsi" w:cstheme="minorBidi"/>
              <w:b w:val="0"/>
              <w:sz w:val="22"/>
              <w:szCs w:val="22"/>
              <w:lang w:eastAsia="sl-SI"/>
            </w:rPr>
          </w:pPr>
          <w:hyperlink w:anchor="_Toc82438212" w:history="1">
            <w:r w:rsidR="00C30FBD" w:rsidRPr="009D04EF">
              <w:rPr>
                <w:rStyle w:val="Hyperlink"/>
              </w:rPr>
              <w:t>3</w:t>
            </w:r>
            <w:r w:rsidR="00C30FBD">
              <w:rPr>
                <w:rFonts w:asciiTheme="minorHAnsi" w:eastAsiaTheme="minorEastAsia" w:hAnsiTheme="minorHAnsi" w:cstheme="minorBidi"/>
                <w:b w:val="0"/>
                <w:sz w:val="22"/>
                <w:szCs w:val="22"/>
                <w:lang w:eastAsia="sl-SI"/>
              </w:rPr>
              <w:tab/>
            </w:r>
            <w:r w:rsidR="00C30FBD" w:rsidRPr="009D04EF">
              <w:rPr>
                <w:rStyle w:val="Hyperlink"/>
              </w:rPr>
              <w:t>Jesenska napoved gospodarskih gibanj v Sloveniji</w:t>
            </w:r>
            <w:r w:rsidR="00C30FBD">
              <w:rPr>
                <w:webHidden/>
              </w:rPr>
              <w:tab/>
            </w:r>
            <w:r w:rsidR="00C30FBD">
              <w:rPr>
                <w:webHidden/>
              </w:rPr>
              <w:fldChar w:fldCharType="begin"/>
            </w:r>
            <w:r w:rsidR="00C30FBD">
              <w:rPr>
                <w:webHidden/>
              </w:rPr>
              <w:instrText xml:space="preserve"> PAGEREF _Toc82438212 \h </w:instrText>
            </w:r>
            <w:r w:rsidR="00C30FBD">
              <w:rPr>
                <w:webHidden/>
              </w:rPr>
            </w:r>
            <w:r w:rsidR="00C30FBD">
              <w:rPr>
                <w:webHidden/>
              </w:rPr>
              <w:fldChar w:fldCharType="separate"/>
            </w:r>
            <w:r w:rsidR="00C30FBD">
              <w:rPr>
                <w:webHidden/>
              </w:rPr>
              <w:t>14</w:t>
            </w:r>
            <w:r w:rsidR="00C30FBD">
              <w:rPr>
                <w:webHidden/>
              </w:rPr>
              <w:fldChar w:fldCharType="end"/>
            </w:r>
          </w:hyperlink>
        </w:p>
        <w:p w14:paraId="0B209B99" w14:textId="21B2F97E" w:rsidR="00C30FBD" w:rsidRDefault="00EF5A85">
          <w:pPr>
            <w:pStyle w:val="TOC2"/>
            <w:rPr>
              <w:rFonts w:asciiTheme="minorHAnsi" w:eastAsiaTheme="minorEastAsia" w:hAnsiTheme="minorHAnsi"/>
              <w:sz w:val="22"/>
              <w:lang w:eastAsia="sl-SI"/>
            </w:rPr>
          </w:pPr>
          <w:hyperlink w:anchor="_Toc82438213" w:history="1">
            <w:r w:rsidR="00C30FBD" w:rsidRPr="009D04EF">
              <w:rPr>
                <w:rStyle w:val="Hyperlink"/>
              </w:rPr>
              <w:t>3.1 Bruto domači proizvod – agregati potrošnje</w:t>
            </w:r>
            <w:r w:rsidR="00C30FBD">
              <w:rPr>
                <w:webHidden/>
              </w:rPr>
              <w:tab/>
            </w:r>
            <w:r w:rsidR="00C30FBD">
              <w:rPr>
                <w:webHidden/>
              </w:rPr>
              <w:fldChar w:fldCharType="begin"/>
            </w:r>
            <w:r w:rsidR="00C30FBD">
              <w:rPr>
                <w:webHidden/>
              </w:rPr>
              <w:instrText xml:space="preserve"> PAGEREF _Toc82438213 \h </w:instrText>
            </w:r>
            <w:r w:rsidR="00C30FBD">
              <w:rPr>
                <w:webHidden/>
              </w:rPr>
            </w:r>
            <w:r w:rsidR="00C30FBD">
              <w:rPr>
                <w:webHidden/>
              </w:rPr>
              <w:fldChar w:fldCharType="separate"/>
            </w:r>
            <w:r w:rsidR="00C30FBD">
              <w:rPr>
                <w:webHidden/>
              </w:rPr>
              <w:t>17</w:t>
            </w:r>
            <w:r w:rsidR="00C30FBD">
              <w:rPr>
                <w:webHidden/>
              </w:rPr>
              <w:fldChar w:fldCharType="end"/>
            </w:r>
          </w:hyperlink>
        </w:p>
        <w:p w14:paraId="7CFDEE2E" w14:textId="70121830" w:rsidR="00C30FBD" w:rsidRDefault="00EF5A85">
          <w:pPr>
            <w:pStyle w:val="TOC2"/>
            <w:rPr>
              <w:rFonts w:asciiTheme="minorHAnsi" w:eastAsiaTheme="minorEastAsia" w:hAnsiTheme="minorHAnsi"/>
              <w:sz w:val="22"/>
              <w:lang w:eastAsia="sl-SI"/>
            </w:rPr>
          </w:pPr>
          <w:hyperlink w:anchor="_Toc82438214" w:history="1">
            <w:r w:rsidR="00C30FBD" w:rsidRPr="009D04EF">
              <w:rPr>
                <w:rStyle w:val="Hyperlink"/>
              </w:rPr>
              <w:t>3.2 Dodana vrednost po dejavnostih</w:t>
            </w:r>
            <w:r w:rsidR="00C30FBD">
              <w:rPr>
                <w:webHidden/>
              </w:rPr>
              <w:tab/>
            </w:r>
            <w:r w:rsidR="00C30FBD">
              <w:rPr>
                <w:webHidden/>
              </w:rPr>
              <w:fldChar w:fldCharType="begin"/>
            </w:r>
            <w:r w:rsidR="00C30FBD">
              <w:rPr>
                <w:webHidden/>
              </w:rPr>
              <w:instrText xml:space="preserve"> PAGEREF _Toc82438214 \h </w:instrText>
            </w:r>
            <w:r w:rsidR="00C30FBD">
              <w:rPr>
                <w:webHidden/>
              </w:rPr>
            </w:r>
            <w:r w:rsidR="00C30FBD">
              <w:rPr>
                <w:webHidden/>
              </w:rPr>
              <w:fldChar w:fldCharType="separate"/>
            </w:r>
            <w:r w:rsidR="00C30FBD">
              <w:rPr>
                <w:webHidden/>
              </w:rPr>
              <w:t>24</w:t>
            </w:r>
            <w:r w:rsidR="00C30FBD">
              <w:rPr>
                <w:webHidden/>
              </w:rPr>
              <w:fldChar w:fldCharType="end"/>
            </w:r>
          </w:hyperlink>
        </w:p>
        <w:p w14:paraId="34A7645B" w14:textId="6FE74C29" w:rsidR="00C30FBD" w:rsidRDefault="00EF5A85">
          <w:pPr>
            <w:pStyle w:val="TOC2"/>
            <w:rPr>
              <w:rFonts w:asciiTheme="minorHAnsi" w:eastAsiaTheme="minorEastAsia" w:hAnsiTheme="minorHAnsi"/>
              <w:sz w:val="22"/>
              <w:lang w:eastAsia="sl-SI"/>
            </w:rPr>
          </w:pPr>
          <w:hyperlink w:anchor="_Toc82438215" w:history="1">
            <w:r w:rsidR="00C30FBD" w:rsidRPr="009D04EF">
              <w:rPr>
                <w:rStyle w:val="Hyperlink"/>
              </w:rPr>
              <w:t>3.3 Zaposlenost in brezposelnost</w:t>
            </w:r>
            <w:r w:rsidR="00C30FBD">
              <w:rPr>
                <w:webHidden/>
              </w:rPr>
              <w:tab/>
            </w:r>
            <w:r w:rsidR="00C30FBD">
              <w:rPr>
                <w:webHidden/>
              </w:rPr>
              <w:fldChar w:fldCharType="begin"/>
            </w:r>
            <w:r w:rsidR="00C30FBD">
              <w:rPr>
                <w:webHidden/>
              </w:rPr>
              <w:instrText xml:space="preserve"> PAGEREF _Toc82438215 \h </w:instrText>
            </w:r>
            <w:r w:rsidR="00C30FBD">
              <w:rPr>
                <w:webHidden/>
              </w:rPr>
            </w:r>
            <w:r w:rsidR="00C30FBD">
              <w:rPr>
                <w:webHidden/>
              </w:rPr>
              <w:fldChar w:fldCharType="separate"/>
            </w:r>
            <w:r w:rsidR="00C30FBD">
              <w:rPr>
                <w:webHidden/>
              </w:rPr>
              <w:t>27</w:t>
            </w:r>
            <w:r w:rsidR="00C30FBD">
              <w:rPr>
                <w:webHidden/>
              </w:rPr>
              <w:fldChar w:fldCharType="end"/>
            </w:r>
          </w:hyperlink>
        </w:p>
        <w:p w14:paraId="14C1C476" w14:textId="6132B6F7" w:rsidR="00C30FBD" w:rsidRDefault="00EF5A85">
          <w:pPr>
            <w:pStyle w:val="TOC2"/>
            <w:rPr>
              <w:rFonts w:asciiTheme="minorHAnsi" w:eastAsiaTheme="minorEastAsia" w:hAnsiTheme="minorHAnsi"/>
              <w:sz w:val="22"/>
              <w:lang w:eastAsia="sl-SI"/>
            </w:rPr>
          </w:pPr>
          <w:hyperlink w:anchor="_Toc82438216" w:history="1">
            <w:r w:rsidR="00C30FBD" w:rsidRPr="009D04EF">
              <w:rPr>
                <w:rStyle w:val="Hyperlink"/>
              </w:rPr>
              <w:t>3.4 Plače</w:t>
            </w:r>
            <w:r w:rsidR="00C30FBD">
              <w:rPr>
                <w:webHidden/>
              </w:rPr>
              <w:tab/>
            </w:r>
            <w:r w:rsidR="00C30FBD">
              <w:rPr>
                <w:webHidden/>
              </w:rPr>
              <w:fldChar w:fldCharType="begin"/>
            </w:r>
            <w:r w:rsidR="00C30FBD">
              <w:rPr>
                <w:webHidden/>
              </w:rPr>
              <w:instrText xml:space="preserve"> PAGEREF _Toc82438216 \h </w:instrText>
            </w:r>
            <w:r w:rsidR="00C30FBD">
              <w:rPr>
                <w:webHidden/>
              </w:rPr>
            </w:r>
            <w:r w:rsidR="00C30FBD">
              <w:rPr>
                <w:webHidden/>
              </w:rPr>
              <w:fldChar w:fldCharType="separate"/>
            </w:r>
            <w:r w:rsidR="00C30FBD">
              <w:rPr>
                <w:webHidden/>
              </w:rPr>
              <w:t>31</w:t>
            </w:r>
            <w:r w:rsidR="00C30FBD">
              <w:rPr>
                <w:webHidden/>
              </w:rPr>
              <w:fldChar w:fldCharType="end"/>
            </w:r>
          </w:hyperlink>
        </w:p>
        <w:p w14:paraId="689AAEB1" w14:textId="7632F532" w:rsidR="00C30FBD" w:rsidRDefault="00EF5A85">
          <w:pPr>
            <w:pStyle w:val="TOC2"/>
            <w:rPr>
              <w:rFonts w:asciiTheme="minorHAnsi" w:eastAsiaTheme="minorEastAsia" w:hAnsiTheme="minorHAnsi"/>
              <w:sz w:val="22"/>
              <w:lang w:eastAsia="sl-SI"/>
            </w:rPr>
          </w:pPr>
          <w:hyperlink w:anchor="_Toc82438217" w:history="1">
            <w:r w:rsidR="00C30FBD" w:rsidRPr="009D04EF">
              <w:rPr>
                <w:rStyle w:val="Hyperlink"/>
              </w:rPr>
              <w:t>3.5 Inflacija</w:t>
            </w:r>
            <w:r w:rsidR="00C30FBD">
              <w:rPr>
                <w:webHidden/>
              </w:rPr>
              <w:tab/>
            </w:r>
            <w:r w:rsidR="00C30FBD">
              <w:rPr>
                <w:webHidden/>
              </w:rPr>
              <w:fldChar w:fldCharType="begin"/>
            </w:r>
            <w:r w:rsidR="00C30FBD">
              <w:rPr>
                <w:webHidden/>
              </w:rPr>
              <w:instrText xml:space="preserve"> PAGEREF _Toc82438217 \h </w:instrText>
            </w:r>
            <w:r w:rsidR="00C30FBD">
              <w:rPr>
                <w:webHidden/>
              </w:rPr>
            </w:r>
            <w:r w:rsidR="00C30FBD">
              <w:rPr>
                <w:webHidden/>
              </w:rPr>
              <w:fldChar w:fldCharType="separate"/>
            </w:r>
            <w:r w:rsidR="00C30FBD">
              <w:rPr>
                <w:webHidden/>
              </w:rPr>
              <w:t>34</w:t>
            </w:r>
            <w:r w:rsidR="00C30FBD">
              <w:rPr>
                <w:webHidden/>
              </w:rPr>
              <w:fldChar w:fldCharType="end"/>
            </w:r>
          </w:hyperlink>
        </w:p>
        <w:p w14:paraId="112CB59D" w14:textId="6400D558" w:rsidR="00C30FBD" w:rsidRDefault="00EF5A85">
          <w:pPr>
            <w:pStyle w:val="TOC2"/>
            <w:rPr>
              <w:rFonts w:asciiTheme="minorHAnsi" w:eastAsiaTheme="minorEastAsia" w:hAnsiTheme="minorHAnsi"/>
              <w:sz w:val="22"/>
              <w:lang w:eastAsia="sl-SI"/>
            </w:rPr>
          </w:pPr>
          <w:hyperlink w:anchor="_Toc82438218" w:history="1">
            <w:r w:rsidR="00C30FBD" w:rsidRPr="009D04EF">
              <w:rPr>
                <w:rStyle w:val="Hyperlink"/>
              </w:rPr>
              <w:t>3.6 Tekoči račun plačilne bilance</w:t>
            </w:r>
            <w:r w:rsidR="00C30FBD">
              <w:rPr>
                <w:webHidden/>
              </w:rPr>
              <w:tab/>
            </w:r>
            <w:r w:rsidR="00C30FBD">
              <w:rPr>
                <w:webHidden/>
              </w:rPr>
              <w:fldChar w:fldCharType="begin"/>
            </w:r>
            <w:r w:rsidR="00C30FBD">
              <w:rPr>
                <w:webHidden/>
              </w:rPr>
              <w:instrText xml:space="preserve"> PAGEREF _Toc82438218 \h </w:instrText>
            </w:r>
            <w:r w:rsidR="00C30FBD">
              <w:rPr>
                <w:webHidden/>
              </w:rPr>
            </w:r>
            <w:r w:rsidR="00C30FBD">
              <w:rPr>
                <w:webHidden/>
              </w:rPr>
              <w:fldChar w:fldCharType="separate"/>
            </w:r>
            <w:r w:rsidR="00C30FBD">
              <w:rPr>
                <w:webHidden/>
              </w:rPr>
              <w:t>35</w:t>
            </w:r>
            <w:r w:rsidR="00C30FBD">
              <w:rPr>
                <w:webHidden/>
              </w:rPr>
              <w:fldChar w:fldCharType="end"/>
            </w:r>
          </w:hyperlink>
        </w:p>
        <w:p w14:paraId="7B3FFE6E" w14:textId="38BCF053" w:rsidR="00C30FBD" w:rsidRDefault="00EF5A85">
          <w:pPr>
            <w:pStyle w:val="TOC1"/>
            <w:rPr>
              <w:rFonts w:asciiTheme="minorHAnsi" w:eastAsiaTheme="minorEastAsia" w:hAnsiTheme="minorHAnsi" w:cstheme="minorBidi"/>
              <w:b w:val="0"/>
              <w:sz w:val="22"/>
              <w:szCs w:val="22"/>
              <w:lang w:eastAsia="sl-SI"/>
            </w:rPr>
          </w:pPr>
          <w:hyperlink w:anchor="_Toc82438219" w:history="1">
            <w:r w:rsidR="00C30FBD" w:rsidRPr="009D04EF">
              <w:rPr>
                <w:rStyle w:val="Hyperlink"/>
              </w:rPr>
              <w:t>4</w:t>
            </w:r>
            <w:r w:rsidR="00C30FBD">
              <w:rPr>
                <w:rFonts w:asciiTheme="minorHAnsi" w:eastAsiaTheme="minorEastAsia" w:hAnsiTheme="minorHAnsi" w:cstheme="minorBidi"/>
                <w:b w:val="0"/>
                <w:sz w:val="22"/>
                <w:szCs w:val="22"/>
                <w:lang w:eastAsia="sl-SI"/>
              </w:rPr>
              <w:tab/>
            </w:r>
            <w:r w:rsidR="00C30FBD" w:rsidRPr="009D04EF">
              <w:rPr>
                <w:rStyle w:val="Hyperlink"/>
              </w:rPr>
              <w:t>Tveganja glede uresničitve napovedi</w:t>
            </w:r>
            <w:r w:rsidR="00C30FBD">
              <w:rPr>
                <w:webHidden/>
              </w:rPr>
              <w:tab/>
            </w:r>
            <w:r w:rsidR="00C30FBD">
              <w:rPr>
                <w:webHidden/>
              </w:rPr>
              <w:fldChar w:fldCharType="begin"/>
            </w:r>
            <w:r w:rsidR="00C30FBD">
              <w:rPr>
                <w:webHidden/>
              </w:rPr>
              <w:instrText xml:space="preserve"> PAGEREF _Toc82438219 \h </w:instrText>
            </w:r>
            <w:r w:rsidR="00C30FBD">
              <w:rPr>
                <w:webHidden/>
              </w:rPr>
            </w:r>
            <w:r w:rsidR="00C30FBD">
              <w:rPr>
                <w:webHidden/>
              </w:rPr>
              <w:fldChar w:fldCharType="separate"/>
            </w:r>
            <w:r w:rsidR="00C30FBD">
              <w:rPr>
                <w:webHidden/>
              </w:rPr>
              <w:t>37</w:t>
            </w:r>
            <w:r w:rsidR="00C30FBD">
              <w:rPr>
                <w:webHidden/>
              </w:rPr>
              <w:fldChar w:fldCharType="end"/>
            </w:r>
          </w:hyperlink>
        </w:p>
        <w:p w14:paraId="6110BD37" w14:textId="56250C2F" w:rsidR="00C30FBD" w:rsidRDefault="00EF5A85">
          <w:pPr>
            <w:pStyle w:val="TOC1"/>
            <w:rPr>
              <w:rFonts w:asciiTheme="minorHAnsi" w:eastAsiaTheme="minorEastAsia" w:hAnsiTheme="minorHAnsi" w:cstheme="minorBidi"/>
              <w:b w:val="0"/>
              <w:sz w:val="22"/>
              <w:szCs w:val="22"/>
              <w:lang w:eastAsia="sl-SI"/>
            </w:rPr>
          </w:pPr>
          <w:hyperlink w:anchor="_Toc82438220" w:history="1">
            <w:r w:rsidR="00C30FBD" w:rsidRPr="009D04EF">
              <w:rPr>
                <w:rStyle w:val="Hyperlink"/>
              </w:rPr>
              <w:t>5</w:t>
            </w:r>
            <w:r w:rsidR="00C30FBD">
              <w:rPr>
                <w:rFonts w:asciiTheme="minorHAnsi" w:eastAsiaTheme="minorEastAsia" w:hAnsiTheme="minorHAnsi" w:cstheme="minorBidi"/>
                <w:b w:val="0"/>
                <w:sz w:val="22"/>
                <w:szCs w:val="22"/>
                <w:lang w:eastAsia="sl-SI"/>
              </w:rPr>
              <w:tab/>
            </w:r>
            <w:r w:rsidR="00C30FBD" w:rsidRPr="009D04EF">
              <w:rPr>
                <w:rStyle w:val="Hyperlink"/>
              </w:rPr>
              <w:t>Proizvodna vrzel in rast potencialnega BDP</w:t>
            </w:r>
            <w:r w:rsidR="00C30FBD">
              <w:rPr>
                <w:webHidden/>
              </w:rPr>
              <w:tab/>
            </w:r>
            <w:r w:rsidR="00C30FBD">
              <w:rPr>
                <w:webHidden/>
              </w:rPr>
              <w:fldChar w:fldCharType="begin"/>
            </w:r>
            <w:r w:rsidR="00C30FBD">
              <w:rPr>
                <w:webHidden/>
              </w:rPr>
              <w:instrText xml:space="preserve"> PAGEREF _Toc82438220 \h </w:instrText>
            </w:r>
            <w:r w:rsidR="00C30FBD">
              <w:rPr>
                <w:webHidden/>
              </w:rPr>
            </w:r>
            <w:r w:rsidR="00C30FBD">
              <w:rPr>
                <w:webHidden/>
              </w:rPr>
              <w:fldChar w:fldCharType="separate"/>
            </w:r>
            <w:r w:rsidR="00C30FBD">
              <w:rPr>
                <w:webHidden/>
              </w:rPr>
              <w:t>39</w:t>
            </w:r>
            <w:r w:rsidR="00C30FBD">
              <w:rPr>
                <w:webHidden/>
              </w:rPr>
              <w:fldChar w:fldCharType="end"/>
            </w:r>
          </w:hyperlink>
        </w:p>
        <w:p w14:paraId="5A37DF8A" w14:textId="3D1837FA" w:rsidR="00C30FBD" w:rsidRDefault="00EF5A85">
          <w:pPr>
            <w:pStyle w:val="TOC1"/>
            <w:rPr>
              <w:rFonts w:asciiTheme="minorHAnsi" w:eastAsiaTheme="minorEastAsia" w:hAnsiTheme="minorHAnsi" w:cstheme="minorBidi"/>
              <w:b w:val="0"/>
              <w:sz w:val="22"/>
              <w:szCs w:val="22"/>
              <w:lang w:eastAsia="sl-SI"/>
            </w:rPr>
          </w:pPr>
          <w:hyperlink w:anchor="_Toc82438221" w:history="1">
            <w:r w:rsidR="00C30FBD" w:rsidRPr="009D04EF">
              <w:rPr>
                <w:rStyle w:val="Hyperlink"/>
              </w:rPr>
              <w:t>6</w:t>
            </w:r>
            <w:r w:rsidR="00C30FBD">
              <w:rPr>
                <w:rFonts w:asciiTheme="minorHAnsi" w:eastAsiaTheme="minorEastAsia" w:hAnsiTheme="minorHAnsi" w:cstheme="minorBidi"/>
                <w:b w:val="0"/>
                <w:sz w:val="22"/>
                <w:szCs w:val="22"/>
                <w:lang w:eastAsia="sl-SI"/>
              </w:rPr>
              <w:tab/>
            </w:r>
            <w:r w:rsidR="00C30FBD" w:rsidRPr="009D04EF">
              <w:rPr>
                <w:rStyle w:val="Hyperlink"/>
              </w:rPr>
              <w:t>Literatura in viri</w:t>
            </w:r>
            <w:r w:rsidR="00C30FBD">
              <w:rPr>
                <w:webHidden/>
              </w:rPr>
              <w:tab/>
            </w:r>
            <w:r w:rsidR="00C30FBD">
              <w:rPr>
                <w:webHidden/>
              </w:rPr>
              <w:fldChar w:fldCharType="begin"/>
            </w:r>
            <w:r w:rsidR="00C30FBD">
              <w:rPr>
                <w:webHidden/>
              </w:rPr>
              <w:instrText xml:space="preserve"> PAGEREF _Toc82438221 \h </w:instrText>
            </w:r>
            <w:r w:rsidR="00C30FBD">
              <w:rPr>
                <w:webHidden/>
              </w:rPr>
            </w:r>
            <w:r w:rsidR="00C30FBD">
              <w:rPr>
                <w:webHidden/>
              </w:rPr>
              <w:fldChar w:fldCharType="separate"/>
            </w:r>
            <w:r w:rsidR="00C30FBD">
              <w:rPr>
                <w:webHidden/>
              </w:rPr>
              <w:t>41</w:t>
            </w:r>
            <w:r w:rsidR="00C30FBD">
              <w:rPr>
                <w:webHidden/>
              </w:rPr>
              <w:fldChar w:fldCharType="end"/>
            </w:r>
          </w:hyperlink>
        </w:p>
        <w:p w14:paraId="2C8794F0" w14:textId="309DB4B4" w:rsidR="00C30FBD" w:rsidRDefault="00EF5A85">
          <w:pPr>
            <w:pStyle w:val="TOC1"/>
            <w:rPr>
              <w:rFonts w:asciiTheme="minorHAnsi" w:eastAsiaTheme="minorEastAsia" w:hAnsiTheme="minorHAnsi" w:cstheme="minorBidi"/>
              <w:b w:val="0"/>
              <w:sz w:val="22"/>
              <w:szCs w:val="22"/>
              <w:lang w:eastAsia="sl-SI"/>
            </w:rPr>
          </w:pPr>
          <w:hyperlink w:anchor="_Toc82438222" w:history="1">
            <w:r w:rsidR="00C30FBD" w:rsidRPr="009D04EF">
              <w:rPr>
                <w:rStyle w:val="Hyperlink"/>
              </w:rPr>
              <w:t>Seznam kratic</w:t>
            </w:r>
            <w:r w:rsidR="00C30FBD">
              <w:rPr>
                <w:webHidden/>
              </w:rPr>
              <w:tab/>
            </w:r>
            <w:r w:rsidR="00C30FBD">
              <w:rPr>
                <w:webHidden/>
              </w:rPr>
              <w:fldChar w:fldCharType="begin"/>
            </w:r>
            <w:r w:rsidR="00C30FBD">
              <w:rPr>
                <w:webHidden/>
              </w:rPr>
              <w:instrText xml:space="preserve"> PAGEREF _Toc82438222 \h </w:instrText>
            </w:r>
            <w:r w:rsidR="00C30FBD">
              <w:rPr>
                <w:webHidden/>
              </w:rPr>
            </w:r>
            <w:r w:rsidR="00C30FBD">
              <w:rPr>
                <w:webHidden/>
              </w:rPr>
              <w:fldChar w:fldCharType="separate"/>
            </w:r>
            <w:r w:rsidR="00C30FBD">
              <w:rPr>
                <w:webHidden/>
              </w:rPr>
              <w:t>42</w:t>
            </w:r>
            <w:r w:rsidR="00C30FBD">
              <w:rPr>
                <w:webHidden/>
              </w:rPr>
              <w:fldChar w:fldCharType="end"/>
            </w:r>
          </w:hyperlink>
        </w:p>
        <w:p w14:paraId="676F6745" w14:textId="50414087" w:rsidR="00591356" w:rsidRPr="00767446" w:rsidRDefault="00591356" w:rsidP="00591356">
          <w:pPr>
            <w:rPr>
              <w:b/>
              <w:bCs/>
            </w:rPr>
          </w:pPr>
          <w:r w:rsidRPr="00767446">
            <w:rPr>
              <w:b/>
              <w:color w:val="2B579A"/>
              <w:shd w:val="clear" w:color="auto" w:fill="E6E6E6"/>
            </w:rPr>
            <w:fldChar w:fldCharType="end"/>
          </w:r>
        </w:p>
      </w:sdtContent>
    </w:sdt>
    <w:p w14:paraId="37D9C2DE" w14:textId="77777777" w:rsidR="00591356" w:rsidRPr="00767446" w:rsidRDefault="00591356" w:rsidP="00591356"/>
    <w:p w14:paraId="3815A1B4" w14:textId="77777777" w:rsidR="00591356" w:rsidRPr="00767446" w:rsidRDefault="00591356" w:rsidP="00591356">
      <w:pPr>
        <w:spacing w:after="0" w:line="240" w:lineRule="auto"/>
        <w:rPr>
          <w:b/>
          <w:color w:val="9E001A" w:themeColor="accent1"/>
          <w:sz w:val="28"/>
          <w:szCs w:val="28"/>
        </w:rPr>
      </w:pPr>
      <w:r w:rsidRPr="00767446">
        <w:br w:type="page"/>
      </w:r>
    </w:p>
    <w:p w14:paraId="30E9552D" w14:textId="77777777" w:rsidR="00591356" w:rsidRDefault="00591356" w:rsidP="00591356">
      <w:pPr>
        <w:pStyle w:val="Heading1"/>
        <w:numPr>
          <w:ilvl w:val="0"/>
          <w:numId w:val="0"/>
        </w:numPr>
      </w:pPr>
      <w:bookmarkStart w:id="5" w:name="_Toc82438209"/>
      <w:bookmarkStart w:id="6" w:name="_Hlk50734146"/>
      <w:bookmarkStart w:id="7" w:name="_Hlk58580806"/>
      <w:bookmarkStart w:id="8" w:name="_Hlk66463077"/>
      <w:bookmarkStart w:id="9" w:name="_Hlk50732469"/>
      <w:r w:rsidRPr="00767446">
        <w:lastRenderedPageBreak/>
        <w:t>Povzetek</w:t>
      </w:r>
      <w:bookmarkEnd w:id="5"/>
      <w:bookmarkEnd w:id="4"/>
      <w:r w:rsidRPr="00767446">
        <w:t xml:space="preserve"> </w:t>
      </w:r>
    </w:p>
    <w:p w14:paraId="02757093" w14:textId="77777777" w:rsidR="00591356" w:rsidRPr="00743F97" w:rsidRDefault="00591356" w:rsidP="00591356">
      <w:pPr>
        <w:pStyle w:val="BesediloNAPOVED"/>
      </w:pPr>
    </w:p>
    <w:bookmarkEnd w:id="6"/>
    <w:p w14:paraId="6C509F55" w14:textId="114DF070" w:rsidR="00586ABE" w:rsidRDefault="00591356" w:rsidP="00591356">
      <w:pPr>
        <w:pStyle w:val="BesediloNAPOVED"/>
      </w:pPr>
      <w:r w:rsidRPr="6AD372F0">
        <w:rPr>
          <w:b/>
        </w:rPr>
        <w:t xml:space="preserve">Pandemija </w:t>
      </w:r>
      <w:r w:rsidR="00E32EE1">
        <w:rPr>
          <w:b/>
        </w:rPr>
        <w:t>covida</w:t>
      </w:r>
      <w:r w:rsidRPr="6AD372F0">
        <w:rPr>
          <w:b/>
        </w:rPr>
        <w:t xml:space="preserve">-19 </w:t>
      </w:r>
      <w:r w:rsidR="00E73DAE">
        <w:rPr>
          <w:b/>
        </w:rPr>
        <w:t xml:space="preserve">je </w:t>
      </w:r>
      <w:r w:rsidRPr="6AD372F0">
        <w:rPr>
          <w:b/>
        </w:rPr>
        <w:t>v kombinaciji s strogimi omejitvenimi ukrepi prizadela gospodarsko aktivnost</w:t>
      </w:r>
      <w:r w:rsidR="003C0BDC">
        <w:rPr>
          <w:b/>
        </w:rPr>
        <w:t xml:space="preserve"> v letu 2020</w:t>
      </w:r>
      <w:r w:rsidRPr="6AD372F0">
        <w:rPr>
          <w:b/>
        </w:rPr>
        <w:t xml:space="preserve">. </w:t>
      </w:r>
      <w:r w:rsidR="10AC5C16" w:rsidRPr="5AF20F31">
        <w:rPr>
          <w:b/>
          <w:bCs/>
        </w:rPr>
        <w:t>U</w:t>
      </w:r>
      <w:r w:rsidRPr="6AD372F0">
        <w:rPr>
          <w:b/>
        </w:rPr>
        <w:t xml:space="preserve">krepi za omejitev njenih negativnih posledic na prebivalstvo in gospodarstvo pa so preprečili večji padec aktivnosti in omogočili njeno hitrejše okrevanje. </w:t>
      </w:r>
      <w:r w:rsidRPr="6AD372F0">
        <w:t xml:space="preserve">Strogi ukrepi za zajezitev širjenja </w:t>
      </w:r>
      <w:proofErr w:type="spellStart"/>
      <w:r w:rsidRPr="6AD372F0">
        <w:t>koronavirusa</w:t>
      </w:r>
      <w:proofErr w:type="spellEnd"/>
      <w:r w:rsidRPr="6AD372F0">
        <w:t xml:space="preserve"> so lani na globalni ravni in v Sloveniji povzročili močan padec gospodarske aktivnosti, zlasti v drugem četrtletju. V nadaljnjih </w:t>
      </w:r>
      <w:r>
        <w:t>val</w:t>
      </w:r>
      <w:r w:rsidR="57DC09A6">
        <w:t>ov</w:t>
      </w:r>
      <w:r>
        <w:t>ih</w:t>
      </w:r>
      <w:r w:rsidRPr="6AD372F0">
        <w:t xml:space="preserve"> epidemije (jesensko-zimskem drugem valu in letošnjem pomladanskem valu), pa je bil vpliv na aktivnost manjši zaradi postopne prilagoditve podjetij in potrošnikov novim razmeram in </w:t>
      </w:r>
      <w:r w:rsidR="003C0BDC">
        <w:t xml:space="preserve">večje usmerjenosti </w:t>
      </w:r>
      <w:r w:rsidRPr="6AD372F0">
        <w:t>omejitvenih ukrepov na storitvene dejavnosti, medtem ko so dejavnosti</w:t>
      </w:r>
      <w:r w:rsidR="574501D3">
        <w:t>,</w:t>
      </w:r>
      <w:r w:rsidRPr="6AD372F0">
        <w:t xml:space="preserve"> vezane na mednarodno menjavo (predelovalne dejavnosti in promet</w:t>
      </w:r>
      <w:r>
        <w:t>)</w:t>
      </w:r>
      <w:r w:rsidR="1BBD16AF">
        <w:t>,</w:t>
      </w:r>
      <w:r w:rsidRPr="6AD372F0">
        <w:t xml:space="preserve"> lahko nadaljevale svoje okrevanje. Tekom letošnjega leta so z izboljšanjem epid</w:t>
      </w:r>
      <w:r w:rsidR="00FF3D74">
        <w:t>emične</w:t>
      </w:r>
      <w:r w:rsidRPr="6AD372F0">
        <w:t xml:space="preserve"> situacije začele vidneje okrevati tudi storitve. </w:t>
      </w:r>
      <w:r w:rsidRPr="00D25AA7">
        <w:t>Po izbruhu epidemije je bila sprejeta vrsta ukrepov za omejitev njenih negativnih posledic za prebivalstvo in gospodarstvo ter za njegovo hitrejše okrevanje, tako na nacionalni ravni kot v okviru ECB in Evropske komisije. Ti so</w:t>
      </w:r>
      <w:r w:rsidRPr="6AD372F0">
        <w:t xml:space="preserve"> občutno ublažili izpad prihodkov gospodarstva in prebivalstva zaradi pandemije ter podjetjem nudili likvidnost in podporo pri soočanju z negativnimi posledicami. S tem so znatno ublažili lansko krčenje gospodarske aktivnosti in tudi preprečili propad nekaterih najbolj izpostavljenih dejavnosti. Po naši oceni bi bil brez ukrepov upad gospodarske aktivnosti </w:t>
      </w:r>
      <w:r w:rsidR="00CD4DDF">
        <w:t xml:space="preserve">v letu 2020 </w:t>
      </w:r>
      <w:r w:rsidRPr="6AD372F0">
        <w:t xml:space="preserve">vsaj 4 odstotne točke globlji. Vpliv </w:t>
      </w:r>
      <w:proofErr w:type="spellStart"/>
      <w:r w:rsidRPr="6AD372F0">
        <w:t>protikoronskih</w:t>
      </w:r>
      <w:proofErr w:type="spellEnd"/>
      <w:r w:rsidRPr="6AD372F0">
        <w:t xml:space="preserve"> ukrepov je ključen tudi letos, saj </w:t>
      </w:r>
      <w:r w:rsidR="00C67243">
        <w:t>podpirajo</w:t>
      </w:r>
      <w:r w:rsidRPr="6AD372F0">
        <w:t xml:space="preserve"> zlasti nekatere storitvene dejavnosti, ki zaradi določenih omejitev, ki ostajajo v veljavi zaradi prisotnosti virusa, še ne morejo normalno poslovati. </w:t>
      </w:r>
      <w:r w:rsidR="00C67243">
        <w:t>P</w:t>
      </w:r>
      <w:r w:rsidRPr="6AD372F0">
        <w:t xml:space="preserve">odjetja, ki ponovno poslujejo brez omejitev, </w:t>
      </w:r>
      <w:r w:rsidR="00C67243">
        <w:t xml:space="preserve">pa </w:t>
      </w:r>
      <w:r w:rsidRPr="6AD372F0">
        <w:t xml:space="preserve">hitro okrevajo. </w:t>
      </w:r>
      <w:r w:rsidR="00404852" w:rsidRPr="6AD372F0">
        <w:rPr>
          <w:rFonts w:eastAsia="Arial" w:cs="Arial"/>
        </w:rPr>
        <w:t>Prilagajanje ukrepov epidemičnim in gospodarskim razmeram ostaja pomemben del podpore nadaljnjemu okrevanju</w:t>
      </w:r>
      <w:r w:rsidR="0E22B490" w:rsidRPr="6AD372F0">
        <w:rPr>
          <w:rFonts w:eastAsia="Arial" w:cs="Arial"/>
        </w:rPr>
        <w:t>.</w:t>
      </w:r>
      <w:r w:rsidRPr="6AD372F0">
        <w:t xml:space="preserve"> </w:t>
      </w:r>
    </w:p>
    <w:p w14:paraId="4FB79223" w14:textId="77777777" w:rsidR="00591356" w:rsidRPr="00A45F01" w:rsidRDefault="00591356" w:rsidP="00591356">
      <w:pPr>
        <w:pStyle w:val="BesediloNAPOVED"/>
        <w:rPr>
          <w:rFonts w:cstheme="minorHAnsi"/>
          <w:b/>
          <w:bCs/>
          <w:iCs/>
          <w:szCs w:val="20"/>
        </w:rPr>
      </w:pPr>
    </w:p>
    <w:p w14:paraId="506E294C" w14:textId="0716F02B" w:rsidR="00591356" w:rsidRPr="0073004F" w:rsidRDefault="00591356" w:rsidP="00591356">
      <w:pPr>
        <w:pStyle w:val="BesediloNAPOVED"/>
      </w:pPr>
      <w:r w:rsidRPr="2F8ACB22">
        <w:rPr>
          <w:b/>
        </w:rPr>
        <w:t>Gospodarska aktivnost v evrskem območju je v prvi polovici leta okrevala nad pričakovanji (6,</w:t>
      </w:r>
      <w:r w:rsidR="00885C08">
        <w:rPr>
          <w:b/>
        </w:rPr>
        <w:t>1</w:t>
      </w:r>
      <w:r w:rsidRPr="002F3196">
        <w:rPr>
          <w:bCs/>
        </w:rPr>
        <w:t> </w:t>
      </w:r>
      <w:r w:rsidRPr="2F8ACB22">
        <w:rPr>
          <w:b/>
        </w:rPr>
        <w:t xml:space="preserve">% medletno </w:t>
      </w:r>
      <w:proofErr w:type="spellStart"/>
      <w:r w:rsidRPr="2F8ACB22">
        <w:rPr>
          <w:b/>
        </w:rPr>
        <w:t>desezonirano</w:t>
      </w:r>
      <w:proofErr w:type="spellEnd"/>
      <w:r w:rsidRPr="2F8ACB22">
        <w:rPr>
          <w:b/>
        </w:rPr>
        <w:t>)</w:t>
      </w:r>
      <w:r w:rsidR="009E6672">
        <w:rPr>
          <w:b/>
        </w:rPr>
        <w:t xml:space="preserve">, </w:t>
      </w:r>
      <w:r w:rsidR="00634A86">
        <w:rPr>
          <w:b/>
        </w:rPr>
        <w:t xml:space="preserve">po napovedih </w:t>
      </w:r>
      <w:r w:rsidR="009E6672">
        <w:rPr>
          <w:b/>
        </w:rPr>
        <w:t>mednarodn</w:t>
      </w:r>
      <w:r w:rsidR="00634A86">
        <w:rPr>
          <w:b/>
        </w:rPr>
        <w:t>ih</w:t>
      </w:r>
      <w:r w:rsidR="009E6672">
        <w:rPr>
          <w:b/>
        </w:rPr>
        <w:t xml:space="preserve"> institucij </w:t>
      </w:r>
      <w:r w:rsidR="001115F7" w:rsidRPr="2F8ACB22">
        <w:rPr>
          <w:b/>
        </w:rPr>
        <w:t>se bo rast nadaljevala tudi v prihodnje.</w:t>
      </w:r>
      <w:r w:rsidRPr="2F8ACB22">
        <w:rPr>
          <w:b/>
        </w:rPr>
        <w:t xml:space="preserve"> </w:t>
      </w:r>
      <w:r w:rsidRPr="003E63F9">
        <w:rPr>
          <w:bCs/>
        </w:rPr>
        <w:t>Gospodarska aktivnost</w:t>
      </w:r>
      <w:r w:rsidRPr="00E868F8">
        <w:rPr>
          <w:bCs/>
        </w:rPr>
        <w:t xml:space="preserve"> evrskega območja </w:t>
      </w:r>
      <w:r>
        <w:t xml:space="preserve">je po </w:t>
      </w:r>
      <w:r w:rsidR="00383B00">
        <w:t>majhnem upadu</w:t>
      </w:r>
      <w:r>
        <w:t xml:space="preserve"> </w:t>
      </w:r>
      <w:r w:rsidRPr="00E868F8">
        <w:rPr>
          <w:bCs/>
        </w:rPr>
        <w:t xml:space="preserve">v </w:t>
      </w:r>
      <w:r>
        <w:rPr>
          <w:bCs/>
        </w:rPr>
        <w:t>prvem letošnjem</w:t>
      </w:r>
      <w:r w:rsidRPr="00E868F8">
        <w:rPr>
          <w:bCs/>
        </w:rPr>
        <w:t xml:space="preserve"> četrtletju </w:t>
      </w:r>
      <w:r>
        <w:rPr>
          <w:bCs/>
        </w:rPr>
        <w:t xml:space="preserve">ob postopnem sproščanju zajezitvenih ukrepov </w:t>
      </w:r>
      <w:r w:rsidR="00E12B07">
        <w:rPr>
          <w:bCs/>
        </w:rPr>
        <w:t xml:space="preserve">v drugem četrtletju </w:t>
      </w:r>
      <w:r>
        <w:rPr>
          <w:bCs/>
        </w:rPr>
        <w:t xml:space="preserve">okrevala hitreje od napovedi mednarodnih institucij. Podjetja in potrošniki so se </w:t>
      </w:r>
      <w:r w:rsidR="00B70C1D">
        <w:rPr>
          <w:bCs/>
        </w:rPr>
        <w:t xml:space="preserve">še naprej prilagajali </w:t>
      </w:r>
      <w:r>
        <w:rPr>
          <w:bCs/>
        </w:rPr>
        <w:t>omejitvam pandemičnega okolja, pospešena aktivnost svetovnega gospodarstva in trgovine ter učinkoviti ukrepi podpornih politik pa so prispevali dodatni zagon.</w:t>
      </w:r>
      <w:r w:rsidRPr="00C877E2">
        <w:rPr>
          <w:bCs/>
        </w:rPr>
        <w:t xml:space="preserve"> </w:t>
      </w:r>
      <w:bookmarkStart w:id="10" w:name="_Hlk82435459"/>
      <w:r w:rsidRPr="00D910A2">
        <w:rPr>
          <w:bCs/>
        </w:rPr>
        <w:t>Po</w:t>
      </w:r>
      <w:r w:rsidRPr="00D910A2">
        <w:t xml:space="preserve"> razpoložljivih kazalnikih aktivnosti in razpoloženja </w:t>
      </w:r>
      <w:r w:rsidRPr="00D910A2">
        <w:rPr>
          <w:bCs/>
        </w:rPr>
        <w:t xml:space="preserve">naj bi </w:t>
      </w:r>
      <w:r w:rsidRPr="00D910A2">
        <w:t xml:space="preserve">gospodarska rast evrskega območja </w:t>
      </w:r>
      <w:r w:rsidRPr="00D910A2">
        <w:rPr>
          <w:bCs/>
        </w:rPr>
        <w:t>kljub oviram v mednarodni trgovini in slabšanju epidemične slike tudi v tretjem četrtletju ostala razmeroma visoka</w:t>
      </w:r>
      <w:r>
        <w:rPr>
          <w:bCs/>
        </w:rPr>
        <w:t xml:space="preserve">, </w:t>
      </w:r>
      <w:r w:rsidRPr="005E622E">
        <w:rPr>
          <w:bCs/>
        </w:rPr>
        <w:t xml:space="preserve">v zadnjem </w:t>
      </w:r>
      <w:r w:rsidR="0098023F">
        <w:rPr>
          <w:bCs/>
        </w:rPr>
        <w:t xml:space="preserve">pa se </w:t>
      </w:r>
      <w:r w:rsidRPr="005E622E">
        <w:rPr>
          <w:bCs/>
        </w:rPr>
        <w:t>ob</w:t>
      </w:r>
      <w:r w:rsidRPr="009444EF">
        <w:rPr>
          <w:bCs/>
        </w:rPr>
        <w:t xml:space="preserve"> predpostavljenem širjenju delta različice virusa </w:t>
      </w:r>
      <w:r w:rsidR="0098023F">
        <w:rPr>
          <w:bCs/>
        </w:rPr>
        <w:t xml:space="preserve">pričakuje </w:t>
      </w:r>
      <w:r w:rsidRPr="009444EF">
        <w:rPr>
          <w:bCs/>
        </w:rPr>
        <w:t>umiri</w:t>
      </w:r>
      <w:r w:rsidR="00C714E8">
        <w:rPr>
          <w:bCs/>
        </w:rPr>
        <w:t>tev</w:t>
      </w:r>
      <w:r w:rsidRPr="009444EF">
        <w:rPr>
          <w:bCs/>
        </w:rPr>
        <w:t xml:space="preserve">. </w:t>
      </w:r>
      <w:bookmarkEnd w:id="10"/>
      <w:r>
        <w:rPr>
          <w:bCs/>
        </w:rPr>
        <w:t>G</w:t>
      </w:r>
      <w:r w:rsidRPr="00D23C96">
        <w:rPr>
          <w:bCs/>
        </w:rPr>
        <w:t xml:space="preserve">ospodarski subjekti </w:t>
      </w:r>
      <w:r>
        <w:rPr>
          <w:bCs/>
        </w:rPr>
        <w:t xml:space="preserve">se bodo </w:t>
      </w:r>
      <w:r w:rsidRPr="00D23C96">
        <w:rPr>
          <w:bCs/>
        </w:rPr>
        <w:t>še naprej prilagajali zajezitvenim ukrepom, kar bo postopoma zmanjševalo vpliv omejitev na gospodarsko aktivnost</w:t>
      </w:r>
      <w:r>
        <w:rPr>
          <w:bCs/>
        </w:rPr>
        <w:t xml:space="preserve">. </w:t>
      </w:r>
      <w:r w:rsidRPr="00D23C96">
        <w:rPr>
          <w:bCs/>
        </w:rPr>
        <w:t>BDP evrskega območja naj bi po lanskem upadu</w:t>
      </w:r>
      <w:r>
        <w:rPr>
          <w:bCs/>
        </w:rPr>
        <w:t xml:space="preserve"> letos</w:t>
      </w:r>
      <w:r w:rsidRPr="00D23C96">
        <w:rPr>
          <w:bCs/>
        </w:rPr>
        <w:t xml:space="preserve"> okreval s </w:t>
      </w:r>
      <w:r>
        <w:rPr>
          <w:bCs/>
        </w:rPr>
        <w:t>5</w:t>
      </w:r>
      <w:r w:rsidR="1F4BEF41">
        <w:t>,1</w:t>
      </w:r>
      <w:r w:rsidRPr="00D23C96">
        <w:rPr>
          <w:bCs/>
        </w:rPr>
        <w:t>-odstotno rastjo</w:t>
      </w:r>
      <w:r>
        <w:rPr>
          <w:bCs/>
        </w:rPr>
        <w:t>, naslednje leto pa naj bi bila rast 4,</w:t>
      </w:r>
      <w:r w:rsidR="00922DCC">
        <w:rPr>
          <w:bCs/>
        </w:rPr>
        <w:t>4</w:t>
      </w:r>
      <w:r>
        <w:rPr>
          <w:bCs/>
        </w:rPr>
        <w:t xml:space="preserve"> %, s čimer naj bi </w:t>
      </w:r>
      <w:proofErr w:type="spellStart"/>
      <w:r>
        <w:rPr>
          <w:bCs/>
        </w:rPr>
        <w:t>p</w:t>
      </w:r>
      <w:r w:rsidRPr="00D23C96">
        <w:rPr>
          <w:bCs/>
        </w:rPr>
        <w:t>redkrizno</w:t>
      </w:r>
      <w:proofErr w:type="spellEnd"/>
      <w:r w:rsidRPr="00D23C96">
        <w:rPr>
          <w:bCs/>
        </w:rPr>
        <w:t xml:space="preserve"> raven </w:t>
      </w:r>
      <w:r w:rsidR="103C7A81">
        <w:t>presegel</w:t>
      </w:r>
      <w:r w:rsidRPr="00D23C96">
        <w:rPr>
          <w:bCs/>
        </w:rPr>
        <w:t xml:space="preserve"> </w:t>
      </w:r>
      <w:r>
        <w:rPr>
          <w:bCs/>
        </w:rPr>
        <w:t>v zadnjem letošnjem četrtletju</w:t>
      </w:r>
      <w:r w:rsidRPr="00D23C96">
        <w:rPr>
          <w:bCs/>
        </w:rPr>
        <w:t>.</w:t>
      </w:r>
      <w:r>
        <w:rPr>
          <w:bCs/>
        </w:rPr>
        <w:t xml:space="preserve"> </w:t>
      </w:r>
      <w:r>
        <w:t xml:space="preserve">Po pričakovanjih bosta ob nadaljnji podpori javnofinančne in monetarne politike glavni gonili rasti zasebna potrošnja in naložbe, slednje bo znatno podpiral tudi Mehanizem za okrevanje in odpornost. </w:t>
      </w:r>
      <w:r>
        <w:rPr>
          <w:bCs/>
        </w:rPr>
        <w:t xml:space="preserve">Gospodarski učinki pandemije so v državah članicah evrskega območja zelo neenakomerni in hitrost okrevanja se med njimi precej razlikuje, kar je posledica poteka epidemije in razlik v strukturi gospodarstev. </w:t>
      </w:r>
    </w:p>
    <w:p w14:paraId="2D33279F" w14:textId="77777777" w:rsidR="00591356" w:rsidRDefault="00591356" w:rsidP="00591356">
      <w:pPr>
        <w:pStyle w:val="BesediloNAPOVED"/>
        <w:rPr>
          <w:rFonts w:cstheme="minorHAnsi"/>
          <w:b/>
          <w:szCs w:val="20"/>
        </w:rPr>
      </w:pPr>
    </w:p>
    <w:p w14:paraId="1E83BE87" w14:textId="0EA8D1B5" w:rsidR="00591356" w:rsidRPr="004966F7" w:rsidRDefault="00591356" w:rsidP="00591356">
      <w:pPr>
        <w:pStyle w:val="BesediloNAPOVED"/>
      </w:pPr>
      <w:bookmarkStart w:id="11" w:name="_Hlk82433772"/>
      <w:r w:rsidRPr="3E1AC8EC">
        <w:rPr>
          <w:b/>
          <w:bCs/>
        </w:rPr>
        <w:t>V Jesenski napovedi za letos predvidevamo 6,1-odstotno rast BDP, naslednje leto se bo umirila na 4,7</w:t>
      </w:r>
      <w:r>
        <w:t> </w:t>
      </w:r>
      <w:r w:rsidRPr="3E1AC8EC">
        <w:rPr>
          <w:b/>
          <w:bCs/>
        </w:rPr>
        <w:t xml:space="preserve">%, leta 2023 pa bo znašala 3,3 %. </w:t>
      </w:r>
      <w:r>
        <w:t>Po globokem lanskem padcu aktivnosti (4,2 %) se letos nadaljuje okrevanje dejavnosti</w:t>
      </w:r>
      <w:r w:rsidR="47755F30">
        <w:t>,</w:t>
      </w:r>
      <w:r>
        <w:t xml:space="preserve"> vpetih v mednarodno menjavo (predelovalnih dejavnosti in prometa), ki se je začelo že v drugi polovici lanskega leta. </w:t>
      </w:r>
      <w:r w:rsidR="004F5646">
        <w:t xml:space="preserve">Še </w:t>
      </w:r>
      <w:r w:rsidR="00AD3E3F">
        <w:t>naprej rastejo tudi investicije v opremo in stroje ter uvoz in izvoz. V</w:t>
      </w:r>
      <w:r>
        <w:t xml:space="preserve"> gradbeništvu se je aktivnost v prvem polletju četrtletno zmanjš</w:t>
      </w:r>
      <w:r w:rsidR="6B5CCEA3">
        <w:t>evala</w:t>
      </w:r>
      <w:r>
        <w:t xml:space="preserve"> predvsem zaradi težav pri dobavi in s cenami materialov. S postopnim sproščanjem omejitvenih ukrepov medletno raste prodaja v trgovini, od drugega četrtletja pa okrevajo tudi gostinske in nastanitvene storitve, igralništvo ter športne, kulturne, razvedrilne in osebne dejavnosti</w:t>
      </w:r>
      <w:r w:rsidR="000A010E">
        <w:t xml:space="preserve">, kar </w:t>
      </w:r>
      <w:r>
        <w:t xml:space="preserve">je </w:t>
      </w:r>
      <w:r w:rsidR="000A010E">
        <w:t xml:space="preserve">povezano </w:t>
      </w:r>
      <w:r>
        <w:t xml:space="preserve">z okrevanjem zasebne potrošnje. Posledično je medletna rast </w:t>
      </w:r>
      <w:r w:rsidR="001A162A">
        <w:t>BDP</w:t>
      </w:r>
      <w:r>
        <w:t xml:space="preserve"> v prvem polletju znašala 8,2</w:t>
      </w:r>
      <w:r w:rsidRPr="3E1AC8EC">
        <w:rPr>
          <w:b/>
          <w:bCs/>
        </w:rPr>
        <w:t> </w:t>
      </w:r>
      <w:r>
        <w:t>%. Na podlagi razpoložljivih podatkov ocenjujemo, da poleti</w:t>
      </w:r>
      <w:r w:rsidR="00951875">
        <w:t xml:space="preserve"> še naprej </w:t>
      </w:r>
      <w:r>
        <w:t>rast</w:t>
      </w:r>
      <w:r w:rsidR="00951875">
        <w:t>ejo</w:t>
      </w:r>
      <w:r>
        <w:t xml:space="preserve"> dejavnosti, vpet</w:t>
      </w:r>
      <w:r w:rsidR="00951875">
        <w:t>e</w:t>
      </w:r>
      <w:r>
        <w:t xml:space="preserve"> v mednarodno menjavo, prav tako se je ob nadaljnjem sproščanju omejitvenih ukrepov ob pogoju PCT nadaljevalo okrevanje v storitvah in zasebni potrošnji, kar bo pozitivno vplivalo na rast skupne gospodarske aktivnosti. Na nadaljnjo rast storitvenih dejavnosti in zasebne potrošnje vpliva tudi unovče</w:t>
      </w:r>
      <w:r w:rsidR="007E2F09">
        <w:t>va</w:t>
      </w:r>
      <w:r>
        <w:t xml:space="preserve">nje lanskih in letošnjih bonov. </w:t>
      </w:r>
      <w:r w:rsidR="00D76A9F">
        <w:t xml:space="preserve">V drugi </w:t>
      </w:r>
      <w:r w:rsidR="00D76A9F">
        <w:lastRenderedPageBreak/>
        <w:t xml:space="preserve">polovici leta </w:t>
      </w:r>
      <w:r w:rsidR="00157120">
        <w:t xml:space="preserve">pričakujemo tudi ponovno okrevanje v gradbeništvu, spodbujeno z državnimi naložbami. </w:t>
      </w:r>
      <w:r>
        <w:t xml:space="preserve">Predvidevamo, da se bo rast </w:t>
      </w:r>
      <w:r w:rsidR="00157120">
        <w:t xml:space="preserve">skupne gospodarske aktivnosti </w:t>
      </w:r>
      <w:r>
        <w:t>v zadnjem četrtletju umirila, saj b</w:t>
      </w:r>
      <w:r w:rsidR="00157120">
        <w:t xml:space="preserve">o </w:t>
      </w:r>
      <w:r w:rsidR="006C1271">
        <w:t xml:space="preserve">prisotnost virusa v hladnejših mesecih </w:t>
      </w:r>
      <w:r>
        <w:t>poleg že obstoječih omejitev (npr. pogoj PCT) prinesla še previdnejše (</w:t>
      </w:r>
      <w:proofErr w:type="spellStart"/>
      <w:r>
        <w:t>samoomejitveno</w:t>
      </w:r>
      <w:proofErr w:type="spellEnd"/>
      <w:r>
        <w:t>) obnašanje prebivalstva, kar bo zavrlo rast predvsem storitvenih dejavnosti in zasebne potrošnje. Umirila naj bi se tudi rast v predelovalnih dejavnostih, ki se srečujejo z omejitvami na strani ponudbe.</w:t>
      </w:r>
      <w:r w:rsidR="00B64316">
        <w:t xml:space="preserve"> Prav tako pričakujemo </w:t>
      </w:r>
      <w:r w:rsidR="005A4D6D">
        <w:t>umiritev rasti investicij v opremo in stroje.</w:t>
      </w:r>
      <w:r>
        <w:t xml:space="preserve"> Za leto</w:t>
      </w:r>
      <w:r w:rsidR="00AF4D40">
        <w:t>s tako</w:t>
      </w:r>
      <w:r>
        <w:t xml:space="preserve"> </w:t>
      </w:r>
      <w:del w:id="12" w:author="Nataša Todorović Jemec" w:date="2021-09-13T14:41:00Z">
        <w:r w:rsidDel="00834FE7">
          <w:delText xml:space="preserve">pričakujemo </w:delText>
        </w:r>
      </w:del>
      <w:ins w:id="13" w:author="Nataša Todorović Jemec" w:date="2021-09-13T14:41:00Z">
        <w:r w:rsidR="00834FE7">
          <w:t xml:space="preserve">napovedujemo </w:t>
        </w:r>
      </w:ins>
      <w:r>
        <w:t>6,1-odstotno rast</w:t>
      </w:r>
      <w:r w:rsidR="00AF4D40">
        <w:t xml:space="preserve"> BDP</w:t>
      </w:r>
      <w:r>
        <w:t>, kar je več od predvidevanj v Pomladanski napovedi</w:t>
      </w:r>
      <w:r w:rsidR="00AF4D40">
        <w:t xml:space="preserve">. </w:t>
      </w:r>
      <w:r w:rsidR="003F6163">
        <w:t>G</w:t>
      </w:r>
      <w:r>
        <w:t xml:space="preserve">ospodarska aktivnost </w:t>
      </w:r>
      <w:r w:rsidR="003F6163">
        <w:t xml:space="preserve">bo predvidoma </w:t>
      </w:r>
      <w:r>
        <w:t xml:space="preserve">že letos presegla </w:t>
      </w:r>
      <w:proofErr w:type="spellStart"/>
      <w:r>
        <w:t>predkrizno</w:t>
      </w:r>
      <w:proofErr w:type="spellEnd"/>
      <w:r>
        <w:t xml:space="preserve"> raven iz leta 2019, k čemur bo prispevalo tudi ohranjanje nekaterih ukrepov za blažitev posledic epidemije. </w:t>
      </w:r>
      <w:bookmarkStart w:id="14" w:name="_Hlk82433494"/>
      <w:bookmarkEnd w:id="11"/>
      <w:r>
        <w:t>Gospodarsko okrevanje ostaja diferencirano po posameznih dejavnostih. V predelovalnih dejavnostih in gradbeništvu ter storitvah</w:t>
      </w:r>
      <w:r w:rsidR="108937A0">
        <w:t>,</w:t>
      </w:r>
      <w:r>
        <w:t xml:space="preserve"> povezanih s tema dvema </w:t>
      </w:r>
      <w:proofErr w:type="spellStart"/>
      <w:r>
        <w:t>dejavnost</w:t>
      </w:r>
      <w:r w:rsidR="014AB8D6">
        <w:t>i</w:t>
      </w:r>
      <w:r>
        <w:t>ma</w:t>
      </w:r>
      <w:proofErr w:type="spellEnd"/>
      <w:r>
        <w:t xml:space="preserve"> bo raven aktivnosti iz leta 2019 večinoma dosežena že letos. Podobno velja tudi za investicije in mednarodno menjavo. Ostale storitve in zasebna potrošnja, ki jih je epidemija bolj prizadela, pa bodo večinoma svojo </w:t>
      </w:r>
      <w:proofErr w:type="spellStart"/>
      <w:r>
        <w:t>predkrizno</w:t>
      </w:r>
      <w:proofErr w:type="spellEnd"/>
      <w:r>
        <w:t xml:space="preserve"> raven dosegle do leta 2023. K okrevanju zasebne potrošnje bo poleg rasti razpoložljivega dohodka prispevalo tudi </w:t>
      </w:r>
      <w:r w:rsidR="003F6163">
        <w:t xml:space="preserve">delno </w:t>
      </w:r>
      <w:r>
        <w:t xml:space="preserve">sproščanje prihrankov in s tem postopno zmanjševanje stopnje varčevanja gospodinjstev, ki pa bo predvidoma še precej presegala raven iz leta 2019. Tudi rast državne potrošnje bo letos </w:t>
      </w:r>
      <w:r w:rsidR="00DA26E6">
        <w:t>ostala solidna</w:t>
      </w:r>
      <w:r>
        <w:t>. Okrevanje gospodarstva se bo v naslednjih dveh letih nadaljevalo, težave z dobavo materialov</w:t>
      </w:r>
      <w:r w:rsidR="000B0FF5">
        <w:t xml:space="preserve"> pa naj bi se umirile</w:t>
      </w:r>
      <w:r>
        <w:t>. Pri tem predvidevamo, da bodo (zlasti v</w:t>
      </w:r>
      <w:r w:rsidR="00752830">
        <w:t xml:space="preserve"> letu</w:t>
      </w:r>
      <w:r>
        <w:t xml:space="preserve"> 2022) določeni omejitveni ukrepi še vedno prisotni in bodo omejevali popolno okrevanje določenih storitvenih dejavnosti (</w:t>
      </w:r>
      <w:r w:rsidR="00E6569C">
        <w:t>predvsem</w:t>
      </w:r>
      <w:r>
        <w:t xml:space="preserve"> potovanj).</w:t>
      </w:r>
    </w:p>
    <w:bookmarkEnd w:id="14"/>
    <w:p w14:paraId="3F310A9F" w14:textId="77777777" w:rsidR="00591356" w:rsidRPr="006E4A43" w:rsidRDefault="00591356" w:rsidP="00591356">
      <w:pPr>
        <w:pStyle w:val="BesediloNAPOVED"/>
        <w:rPr>
          <w:rFonts w:cstheme="minorHAnsi"/>
          <w:b/>
          <w:szCs w:val="20"/>
          <w:highlight w:val="yellow"/>
        </w:rPr>
      </w:pPr>
    </w:p>
    <w:p w14:paraId="57715DD6" w14:textId="1B739F21" w:rsidR="00591356" w:rsidRDefault="00591356" w:rsidP="00591356">
      <w:pPr>
        <w:pStyle w:val="BesediloNAPOVED"/>
        <w:rPr>
          <w:b/>
          <w:highlight w:val="yellow"/>
        </w:rPr>
      </w:pPr>
      <w:r w:rsidRPr="44E80116">
        <w:rPr>
          <w:b/>
        </w:rPr>
        <w:t xml:space="preserve">Razmere na trgu dela se po poslabšanju v lanskem letu </w:t>
      </w:r>
      <w:r w:rsidR="00230E58">
        <w:rPr>
          <w:b/>
        </w:rPr>
        <w:t>letos izboljšujejo</w:t>
      </w:r>
      <w:r w:rsidR="0033733D">
        <w:rPr>
          <w:b/>
        </w:rPr>
        <w:t>, kar se bo nadaljevalo tudi v prihodnjih dveh letih,</w:t>
      </w:r>
      <w:r w:rsidR="00230E58">
        <w:rPr>
          <w:b/>
        </w:rPr>
        <w:t xml:space="preserve"> </w:t>
      </w:r>
      <w:r w:rsidR="005B0606">
        <w:rPr>
          <w:b/>
        </w:rPr>
        <w:t>okrepile pa se bodo</w:t>
      </w:r>
      <w:r w:rsidRPr="005C768C">
        <w:rPr>
          <w:b/>
        </w:rPr>
        <w:t xml:space="preserve"> omejitve</w:t>
      </w:r>
      <w:r w:rsidR="6A83FCAF" w:rsidRPr="17E0514A">
        <w:rPr>
          <w:b/>
          <w:bCs/>
        </w:rPr>
        <w:t>,</w:t>
      </w:r>
      <w:r w:rsidRPr="005C768C">
        <w:rPr>
          <w:b/>
        </w:rPr>
        <w:t xml:space="preserve"> povezane z razpoložljivostjo delovne sile. </w:t>
      </w:r>
      <w:r w:rsidRPr="44E80116">
        <w:t>Večletna ugodna gibanja na trgu dela je</w:t>
      </w:r>
      <w:del w:id="15" w:author="Nataša Todorović Jemec" w:date="2021-09-13T13:50:00Z">
        <w:r w:rsidRPr="44E80116" w:rsidDel="001D45B4">
          <w:delText xml:space="preserve"> </w:delText>
        </w:r>
      </w:del>
      <w:r w:rsidRPr="44E80116">
        <w:t xml:space="preserve"> </w:t>
      </w:r>
      <w:r w:rsidR="005B0606">
        <w:t>lani spomladi</w:t>
      </w:r>
      <w:r w:rsidRPr="44E80116">
        <w:t xml:space="preserve"> prekinil prvi val epidemije; zaposlenost je  padla, brezposelnost pa skokovito porasla, a so sprejeti interventni ukrepi za ohranjanje delovnih mest poslabšanje razmer hitro omejili. </w:t>
      </w:r>
      <w:r w:rsidR="00484423">
        <w:t>Sredi leta je s</w:t>
      </w:r>
      <w:r w:rsidRPr="44E80116">
        <w:t>ledilo postopno izboljševanje, ki pa ostaja</w:t>
      </w:r>
      <w:r w:rsidRPr="700FFEF2">
        <w:t xml:space="preserve"> </w:t>
      </w:r>
      <w:r>
        <w:t>odvisno od razvoja epide</w:t>
      </w:r>
      <w:r w:rsidR="00FF3D74">
        <w:t>mične</w:t>
      </w:r>
      <w:r>
        <w:t xml:space="preserve"> slike</w:t>
      </w:r>
      <w:r w:rsidR="00CB5A6D">
        <w:t>,</w:t>
      </w:r>
      <w:r>
        <w:t xml:space="preserve"> zlasti v storitvah, ki zahtevajo več stikov</w:t>
      </w:r>
      <w:r w:rsidR="004725BE">
        <w:t>.</w:t>
      </w:r>
      <w:r>
        <w:t xml:space="preserve"> Vladni ukrepi tudi letos blažijo negativne posledice </w:t>
      </w:r>
      <w:proofErr w:type="spellStart"/>
      <w:r>
        <w:t>koronakrize</w:t>
      </w:r>
      <w:proofErr w:type="spellEnd"/>
      <w:r>
        <w:t xml:space="preserve"> na trgu dela in pričakujemo, da se bodo tudi </w:t>
      </w:r>
      <w:r w:rsidR="00FB640F">
        <w:t xml:space="preserve">v prihodnje </w:t>
      </w:r>
      <w:r>
        <w:t xml:space="preserve">prilagajali </w:t>
      </w:r>
      <w:r w:rsidRPr="005C768C">
        <w:t>epidem</w:t>
      </w:r>
      <w:r w:rsidR="00FF3D74">
        <w:t>ični</w:t>
      </w:r>
      <w:r w:rsidRPr="005C768C">
        <w:t xml:space="preserve"> </w:t>
      </w:r>
      <w:r w:rsidR="168F6E58">
        <w:t>ter</w:t>
      </w:r>
      <w:r w:rsidRPr="005C768C">
        <w:t xml:space="preserve"> gospodarsk</w:t>
      </w:r>
      <w:r>
        <w:t>i</w:t>
      </w:r>
      <w:r w:rsidRPr="005C768C">
        <w:t xml:space="preserve"> situacij</w:t>
      </w:r>
      <w:r>
        <w:t xml:space="preserve">i. Za 2021 pričakujemo 0,8-odstotno rast zaposlenosti in znižanje </w:t>
      </w:r>
      <w:r w:rsidR="00F7174A">
        <w:t xml:space="preserve">povprečnega </w:t>
      </w:r>
      <w:r>
        <w:t>števila brezposelnih za 11</w:t>
      </w:r>
      <w:r>
        <w:rPr>
          <w:bCs/>
        </w:rPr>
        <w:t> </w:t>
      </w:r>
      <w:r>
        <w:t>%, ki bo le še za 2</w:t>
      </w:r>
      <w:r>
        <w:rPr>
          <w:bCs/>
        </w:rPr>
        <w:t> </w:t>
      </w:r>
      <w:r>
        <w:t>% večje kot leta 2019. V</w:t>
      </w:r>
      <w:r w:rsidRPr="00B4778F">
        <w:t xml:space="preserve"> prihodnjih dveh letih</w:t>
      </w:r>
      <w:r>
        <w:t xml:space="preserve"> naj bi se</w:t>
      </w:r>
      <w:r w:rsidRPr="00B4778F">
        <w:t xml:space="preserve"> okrevanje na trgu dela</w:t>
      </w:r>
      <w:r>
        <w:t xml:space="preserve"> postopno</w:t>
      </w:r>
      <w:r w:rsidRPr="00B4778F">
        <w:t xml:space="preserve"> nadaljevalo</w:t>
      </w:r>
      <w:r w:rsidRPr="001A0A0A">
        <w:t>.</w:t>
      </w:r>
    </w:p>
    <w:p w14:paraId="3329C00C" w14:textId="77777777" w:rsidR="00591356" w:rsidRPr="006E4A43" w:rsidRDefault="00591356" w:rsidP="00591356">
      <w:pPr>
        <w:pStyle w:val="BesediloNAPOVED"/>
        <w:rPr>
          <w:rFonts w:cstheme="minorHAnsi"/>
          <w:b/>
          <w:bCs/>
          <w:szCs w:val="20"/>
          <w:highlight w:val="yellow"/>
        </w:rPr>
      </w:pPr>
    </w:p>
    <w:p w14:paraId="63B95603" w14:textId="6C80D599" w:rsidR="00591356" w:rsidRPr="00367E28" w:rsidRDefault="00591356" w:rsidP="00591356">
      <w:pPr>
        <w:pStyle w:val="BesediloNAPOVED"/>
      </w:pPr>
      <w:r w:rsidRPr="00367E28">
        <w:rPr>
          <w:b/>
        </w:rPr>
        <w:t xml:space="preserve">Cene življenjskih potrebščin bodo po lanskem znižanju letos in v naslednjih dveh letih ob </w:t>
      </w:r>
      <w:r w:rsidR="00FC46F2">
        <w:rPr>
          <w:b/>
        </w:rPr>
        <w:t xml:space="preserve">predvidenem </w:t>
      </w:r>
      <w:r w:rsidRPr="00367E28">
        <w:rPr>
          <w:b/>
        </w:rPr>
        <w:t>gospodarske</w:t>
      </w:r>
      <w:r w:rsidR="00FC46F2">
        <w:rPr>
          <w:b/>
        </w:rPr>
        <w:t>m</w:t>
      </w:r>
      <w:r w:rsidRPr="00367E28">
        <w:rPr>
          <w:b/>
        </w:rPr>
        <w:t xml:space="preserve"> okrevanj</w:t>
      </w:r>
      <w:r w:rsidR="00FC46F2">
        <w:rPr>
          <w:b/>
        </w:rPr>
        <w:t>u</w:t>
      </w:r>
      <w:r w:rsidRPr="00367E28">
        <w:rPr>
          <w:b/>
        </w:rPr>
        <w:t xml:space="preserve"> postopno rasle proti dvema odstotkoma. </w:t>
      </w:r>
      <w:r w:rsidRPr="597F6889">
        <w:t xml:space="preserve">Inflacija bo letos v povprečju 1,4-odstotna. K temu bodo prispevale predvsem višje cene energentov tudi zaradi nizke lanske osnove, krepiti pa so se začele </w:t>
      </w:r>
      <w:r w:rsidRPr="00367E28">
        <w:rPr>
          <w:bCs/>
        </w:rPr>
        <w:t xml:space="preserve">cene </w:t>
      </w:r>
      <w:proofErr w:type="spellStart"/>
      <w:r w:rsidRPr="00367E28">
        <w:rPr>
          <w:bCs/>
        </w:rPr>
        <w:t>neenergetskega</w:t>
      </w:r>
      <w:proofErr w:type="spellEnd"/>
      <w:r w:rsidRPr="00367E28">
        <w:rPr>
          <w:bCs/>
        </w:rPr>
        <w:t xml:space="preserve"> industrijskega blaga zaradi omejitvenih dejavnikov proizvodnj</w:t>
      </w:r>
      <w:r>
        <w:rPr>
          <w:bCs/>
        </w:rPr>
        <w:t>e</w:t>
      </w:r>
      <w:r w:rsidRPr="00367E28">
        <w:rPr>
          <w:bCs/>
        </w:rPr>
        <w:t xml:space="preserve"> ob solidnem povpraševanju</w:t>
      </w:r>
      <w:r w:rsidRPr="597F6889">
        <w:t xml:space="preserve">. Rast cen hrane in storitev bo ostala zmerna. Inflacija se bo naslednje leto </w:t>
      </w:r>
      <w:r w:rsidR="005C508B" w:rsidRPr="597F6889">
        <w:t>povečala</w:t>
      </w:r>
      <w:r w:rsidRPr="597F6889">
        <w:t xml:space="preserve"> na 2</w:t>
      </w:r>
      <w:r w:rsidRPr="00367E28">
        <w:t> </w:t>
      </w:r>
      <w:r w:rsidRPr="597F6889">
        <w:t>%</w:t>
      </w:r>
      <w:r w:rsidR="43CDC6CB" w:rsidRPr="597F6889">
        <w:t>,</w:t>
      </w:r>
      <w:r w:rsidRPr="597F6889">
        <w:t xml:space="preserve"> na kar bo poleg visokega prenosa iz letošnjega leta v povezavi z nadaljnjim okrevanjem vplivala predvsem rast cen storitev, ki bo pomembno prispevala k inflaciji tudi leta 2023. Pričakujemo tudi, da se bodo višje cene </w:t>
      </w:r>
      <w:proofErr w:type="spellStart"/>
      <w:r w:rsidRPr="597F6889">
        <w:t>neenergetskih</w:t>
      </w:r>
      <w:proofErr w:type="spellEnd"/>
      <w:r w:rsidRPr="597F6889">
        <w:t xml:space="preserve"> surovin prelivale v končne cene v daljšem časovnem obdobju.</w:t>
      </w:r>
    </w:p>
    <w:p w14:paraId="5825A022" w14:textId="77777777" w:rsidR="00591356" w:rsidRPr="00A45F01" w:rsidRDefault="00591356" w:rsidP="00591356">
      <w:pPr>
        <w:pStyle w:val="BesediloNAPOVED"/>
        <w:rPr>
          <w:rFonts w:cstheme="minorHAnsi"/>
          <w:b/>
          <w:bCs/>
          <w:szCs w:val="20"/>
        </w:rPr>
      </w:pPr>
    </w:p>
    <w:p w14:paraId="367D1989" w14:textId="6E68750C" w:rsidR="00591356" w:rsidRPr="00A45F01" w:rsidRDefault="00591356" w:rsidP="00591356">
      <w:pPr>
        <w:pStyle w:val="BesediloNAPOVED"/>
      </w:pPr>
      <w:r w:rsidRPr="0E711467">
        <w:rPr>
          <w:b/>
        </w:rPr>
        <w:t>Največje tveganje za uresničitev napovedi je še naprej povezano z epide</w:t>
      </w:r>
      <w:r w:rsidR="00FF3D74">
        <w:rPr>
          <w:b/>
        </w:rPr>
        <w:t>mičnimi</w:t>
      </w:r>
      <w:r w:rsidRPr="0E711467">
        <w:rPr>
          <w:b/>
        </w:rPr>
        <w:t xml:space="preserve"> razmerami v Sloveniji in najpomembnejših trgovinskih partnericah, </w:t>
      </w:r>
      <w:r w:rsidRPr="00964201">
        <w:rPr>
          <w:b/>
        </w:rPr>
        <w:t xml:space="preserve">pomembno </w:t>
      </w:r>
      <w:r>
        <w:rPr>
          <w:b/>
        </w:rPr>
        <w:t>je</w:t>
      </w:r>
      <w:r w:rsidRPr="00964201">
        <w:rPr>
          <w:b/>
        </w:rPr>
        <w:t xml:space="preserve"> tudi </w:t>
      </w:r>
      <w:r>
        <w:rPr>
          <w:b/>
        </w:rPr>
        <w:t xml:space="preserve">premišljeno prilagajanje </w:t>
      </w:r>
      <w:r w:rsidRPr="00964201">
        <w:rPr>
          <w:b/>
        </w:rPr>
        <w:t>ukrepov za blaženje posledic epidemije</w:t>
      </w:r>
      <w:r>
        <w:rPr>
          <w:b/>
        </w:rPr>
        <w:t xml:space="preserve"> </w:t>
      </w:r>
      <w:r w:rsidRPr="00FC77CE">
        <w:rPr>
          <w:b/>
        </w:rPr>
        <w:t>glede na epidem</w:t>
      </w:r>
      <w:r w:rsidR="005B3C06">
        <w:rPr>
          <w:b/>
        </w:rPr>
        <w:t>ično</w:t>
      </w:r>
      <w:r w:rsidRPr="00FC77CE">
        <w:rPr>
          <w:b/>
        </w:rPr>
        <w:t xml:space="preserve"> </w:t>
      </w:r>
      <w:r>
        <w:rPr>
          <w:b/>
        </w:rPr>
        <w:t xml:space="preserve">in gospodarsko </w:t>
      </w:r>
      <w:r w:rsidRPr="00FC77CE">
        <w:rPr>
          <w:b/>
        </w:rPr>
        <w:t>situacijo</w:t>
      </w:r>
      <w:r w:rsidRPr="00964201">
        <w:rPr>
          <w:b/>
        </w:rPr>
        <w:t xml:space="preserve">. </w:t>
      </w:r>
      <w:r>
        <w:t xml:space="preserve">Morebitni strožji omejitveni ukrepi ob novih valovih okužb, tudi kot posledica novih in bolj nalezljivih mutacij </w:t>
      </w:r>
      <w:proofErr w:type="spellStart"/>
      <w:r>
        <w:t>koronavirusa</w:t>
      </w:r>
      <w:proofErr w:type="spellEnd"/>
      <w:r>
        <w:t xml:space="preserve"> in/ali nepripravljenosti prebivalstva za cepljenje, ter s tem povezana ponovna večja zaprtja gospodarstev v prihodnje predstavljajo največj</w:t>
      </w:r>
      <w:r w:rsidR="005A5971">
        <w:t>e</w:t>
      </w:r>
      <w:r>
        <w:t xml:space="preserve"> </w:t>
      </w:r>
      <w:r w:rsidR="005A5971">
        <w:t>tveganje</w:t>
      </w:r>
      <w:r>
        <w:t xml:space="preserve"> </w:t>
      </w:r>
      <w:r w:rsidR="005A5971">
        <w:t xml:space="preserve">za </w:t>
      </w:r>
      <w:r>
        <w:t>stabilnejše okrevanj</w:t>
      </w:r>
      <w:r w:rsidR="005A5971">
        <w:t>e</w:t>
      </w:r>
      <w:r>
        <w:t xml:space="preserve">. Visoka negotovost in oteženo delovanje določenih storitvenih dejavnosti bi vplivala tudi ohranjanje visoke ravni varčevanja oziroma </w:t>
      </w:r>
      <w:r w:rsidRPr="00A42EF7">
        <w:t xml:space="preserve">njegovo počasnejše sproščanje. </w:t>
      </w:r>
      <w:r w:rsidR="00CB6FFA">
        <w:t>Povečanje podjetniških te</w:t>
      </w:r>
      <w:r w:rsidR="00450EFA">
        <w:t xml:space="preserve">žav bi se lahko odrazilo v večjem številu propadov in stečajev podjetij, kar bi lahko privedlo </w:t>
      </w:r>
      <w:r w:rsidR="00E8763F">
        <w:t>do povečanja brezposelnosti in posledične prizadetosti bančnega in finančnega sektorja. Zato</w:t>
      </w:r>
      <w:r>
        <w:t xml:space="preserve"> premišljeno </w:t>
      </w:r>
      <w:r w:rsidRPr="00FC77CE">
        <w:t>prilagajanje ukrepov za blaženje posledic epidemije glede na epidemi</w:t>
      </w:r>
      <w:r w:rsidR="005B3C06">
        <w:t>čno</w:t>
      </w:r>
      <w:r w:rsidRPr="00FC77CE">
        <w:t xml:space="preserve"> </w:t>
      </w:r>
      <w:r>
        <w:t xml:space="preserve">in gospodarsko </w:t>
      </w:r>
      <w:r w:rsidRPr="00FC77CE">
        <w:t>situacijo</w:t>
      </w:r>
      <w:r w:rsidR="467719F4">
        <w:t xml:space="preserve"> </w:t>
      </w:r>
      <w:r w:rsidR="00E02124">
        <w:t xml:space="preserve">ostaja pomembno. </w:t>
      </w:r>
      <w:r w:rsidRPr="00A42EF7">
        <w:t>Negativno tveganje predstavlja tudi višja inflacija</w:t>
      </w:r>
      <w:r w:rsidR="005D7F4D">
        <w:t xml:space="preserve">, do katere bi lahko prišlo </w:t>
      </w:r>
      <w:r w:rsidRPr="00A42EF7">
        <w:t xml:space="preserve">ob hitrejšem okrevanju </w:t>
      </w:r>
      <w:r w:rsidR="00024F7E">
        <w:t>povpraševanja</w:t>
      </w:r>
      <w:r w:rsidRPr="00A42EF7">
        <w:t xml:space="preserve"> in </w:t>
      </w:r>
      <w:r w:rsidR="00024F7E">
        <w:t xml:space="preserve">daljšem </w:t>
      </w:r>
      <w:r w:rsidR="00B0311D">
        <w:t xml:space="preserve">vztrajanju </w:t>
      </w:r>
      <w:r w:rsidRPr="00A42EF7">
        <w:t>trenutn</w:t>
      </w:r>
      <w:r w:rsidR="00B0311D">
        <w:t>ih</w:t>
      </w:r>
      <w:r w:rsidRPr="00A42EF7">
        <w:t xml:space="preserve"> omejit</w:t>
      </w:r>
      <w:r w:rsidR="00B0311D">
        <w:t>e</w:t>
      </w:r>
      <w:r w:rsidRPr="00A42EF7">
        <w:t xml:space="preserve">v v ponudbi </w:t>
      </w:r>
      <w:r w:rsidR="00B0311D">
        <w:t>na globalni ravni</w:t>
      </w:r>
      <w:r w:rsidRPr="00A42EF7">
        <w:t xml:space="preserve">. </w:t>
      </w:r>
      <w:r w:rsidRPr="0E711467">
        <w:t>Gospodarska rast pa bi lahko bila tudi višja v primeru hitrejšega trajnega izboljšanja epidem</w:t>
      </w:r>
      <w:r w:rsidR="005B3C06">
        <w:t>ičnih</w:t>
      </w:r>
      <w:r w:rsidRPr="0E711467">
        <w:t xml:space="preserve"> razmer </w:t>
      </w:r>
      <w:r w:rsidR="008809B6">
        <w:lastRenderedPageBreak/>
        <w:t>in zadostne</w:t>
      </w:r>
      <w:r w:rsidRPr="0E711467">
        <w:t xml:space="preserve"> </w:t>
      </w:r>
      <w:proofErr w:type="spellStart"/>
      <w:r w:rsidRPr="0E711467">
        <w:t>precepljenosti</w:t>
      </w:r>
      <w:proofErr w:type="spellEnd"/>
      <w:r w:rsidRPr="0E711467">
        <w:t xml:space="preserve"> prebivalstva. </w:t>
      </w:r>
      <w:r w:rsidR="009F3BDB">
        <w:rPr>
          <w:bCs/>
        </w:rPr>
        <w:t>To</w:t>
      </w:r>
      <w:r w:rsidRPr="00AC7E94">
        <w:rPr>
          <w:bCs/>
        </w:rPr>
        <w:t xml:space="preserve"> bi lahko vplivalo na </w:t>
      </w:r>
      <w:r w:rsidR="009F3BDB">
        <w:rPr>
          <w:bCs/>
        </w:rPr>
        <w:t>večji obseg</w:t>
      </w:r>
      <w:r w:rsidR="00CF107F">
        <w:rPr>
          <w:bCs/>
        </w:rPr>
        <w:t xml:space="preserve"> sproščanja</w:t>
      </w:r>
      <w:r w:rsidRPr="00AC7E94">
        <w:rPr>
          <w:bCs/>
        </w:rPr>
        <w:t xml:space="preserve"> presežnih prihrankov gospodinjstev in tudi hitrejšo rast investicij zaradi višje stopnje zaupanja. </w:t>
      </w:r>
      <w:r w:rsidR="00CF107F">
        <w:rPr>
          <w:bCs/>
        </w:rPr>
        <w:t xml:space="preserve">Pozitivno tveganje je tudi </w:t>
      </w:r>
      <w:r>
        <w:rPr>
          <w:bCs/>
        </w:rPr>
        <w:t>v</w:t>
      </w:r>
      <w:r w:rsidRPr="00AC7E94">
        <w:rPr>
          <w:bCs/>
        </w:rPr>
        <w:t>išja svetovna gospodarska rast</w:t>
      </w:r>
      <w:r w:rsidR="00660E5B">
        <w:rPr>
          <w:bCs/>
        </w:rPr>
        <w:t xml:space="preserve">, ki bi </w:t>
      </w:r>
      <w:r w:rsidRPr="00AC7E94">
        <w:rPr>
          <w:bCs/>
        </w:rPr>
        <w:t>imela večji pozitiven vpliv tudi na rast v EU.</w:t>
      </w:r>
      <w:r>
        <w:rPr>
          <w:bCs/>
        </w:rPr>
        <w:t xml:space="preserve"> Prav tako bo kl</w:t>
      </w:r>
      <w:r w:rsidRPr="0E711467">
        <w:t>jučna hitrost in učinkovitost črpanja sredstev iz novega večletnega finančnega okvira in finančnega paketa za odpornost in okrevanje v Sloveniji in naših glavnih trgovinskih partnericah ter ciljna usmerjenost teh virov v reševanje glavnih razvojnih izzivov.</w:t>
      </w:r>
    </w:p>
    <w:p w14:paraId="784966CC" w14:textId="77777777" w:rsidR="00591356" w:rsidRPr="00767446" w:rsidRDefault="00591356" w:rsidP="00591356">
      <w:pPr>
        <w:pStyle w:val="BesediloNAPOVED"/>
        <w:keepNext/>
        <w:keepLines/>
        <w:pageBreakBefore/>
        <w:rPr>
          <w:b/>
          <w:color w:val="9E001A" w:themeColor="accent1"/>
          <w:sz w:val="22"/>
        </w:rPr>
      </w:pPr>
      <w:r w:rsidRPr="00B92670">
        <w:rPr>
          <w:noProof/>
          <w:color w:val="9E001A" w:themeColor="accent1"/>
          <w:sz w:val="22"/>
          <w:shd w:val="clear" w:color="auto" w:fill="E6E6E6"/>
          <w:lang w:eastAsia="sl-SI"/>
        </w:rPr>
        <w:lastRenderedPageBreak/>
        <w:drawing>
          <wp:anchor distT="0" distB="0" distL="114300" distR="114300" simplePos="0" relativeHeight="251658240" behindDoc="0" locked="0" layoutInCell="1" allowOverlap="1" wp14:anchorId="3C9DD23B" wp14:editId="0D97017F">
            <wp:simplePos x="0" y="0"/>
            <wp:positionH relativeFrom="column">
              <wp:posOffset>0</wp:posOffset>
            </wp:positionH>
            <wp:positionV relativeFrom="page">
              <wp:posOffset>1114894</wp:posOffset>
            </wp:positionV>
            <wp:extent cx="85520" cy="103924"/>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5520" cy="103924"/>
                    </a:xfrm>
                    <a:prstGeom prst="rect">
                      <a:avLst/>
                    </a:prstGeom>
                    <a:noFill/>
                  </pic:spPr>
                </pic:pic>
              </a:graphicData>
            </a:graphic>
            <wp14:sizeRelH relativeFrom="margin">
              <wp14:pctWidth>0</wp14:pctWidth>
            </wp14:sizeRelH>
            <wp14:sizeRelV relativeFrom="margin">
              <wp14:pctHeight>0</wp14:pctHeight>
            </wp14:sizeRelV>
          </wp:anchor>
        </w:drawing>
      </w:r>
      <w:r w:rsidRPr="00B92670">
        <w:rPr>
          <w:b/>
          <w:color w:val="9E001A" w:themeColor="accent1"/>
          <w:sz w:val="22"/>
        </w:rPr>
        <w:t xml:space="preserve">  </w:t>
      </w:r>
      <w:r w:rsidRPr="00B92670">
        <w:rPr>
          <w:b/>
          <w:sz w:val="22"/>
        </w:rPr>
        <w:t>Glavni makroekonomski agregati Slovenije</w:t>
      </w:r>
    </w:p>
    <w:tbl>
      <w:tblPr>
        <w:tblStyle w:val="tabelaNAPOVED0"/>
        <w:tblW w:w="9072" w:type="dxa"/>
        <w:tblLayout w:type="fixed"/>
        <w:tblCellMar>
          <w:top w:w="0" w:type="dxa"/>
          <w:bottom w:w="0" w:type="dxa"/>
        </w:tblCellMar>
        <w:tblLook w:val="04A0" w:firstRow="1" w:lastRow="0" w:firstColumn="1" w:lastColumn="0" w:noHBand="0" w:noVBand="1"/>
      </w:tblPr>
      <w:tblGrid>
        <w:gridCol w:w="4395"/>
        <w:gridCol w:w="1134"/>
        <w:gridCol w:w="1134"/>
        <w:gridCol w:w="1275"/>
        <w:gridCol w:w="1134"/>
      </w:tblGrid>
      <w:tr w:rsidR="00591356" w:rsidRPr="00767446" w14:paraId="1C3BCF18" w14:textId="77777777" w:rsidTr="2EC4AF51">
        <w:trPr>
          <w:cnfStyle w:val="100000000000" w:firstRow="1" w:lastRow="0" w:firstColumn="0" w:lastColumn="0" w:oddVBand="0" w:evenVBand="0" w:oddHBand="0"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4395" w:type="dxa"/>
            <w:vMerge w:val="restart"/>
            <w:noWrap/>
            <w:hideMark/>
          </w:tcPr>
          <w:p w14:paraId="32F98BA2" w14:textId="77777777" w:rsidR="00591356" w:rsidRPr="00767446" w:rsidRDefault="00591356" w:rsidP="001115F7">
            <w:pPr>
              <w:pStyle w:val="TabelalevistolpecNAPOVED"/>
              <w:rPr>
                <w:highlight w:val="yellow"/>
              </w:rPr>
            </w:pPr>
            <w:r w:rsidRPr="00767446">
              <w:t> </w:t>
            </w:r>
          </w:p>
        </w:tc>
        <w:tc>
          <w:tcPr>
            <w:tcW w:w="1134" w:type="dxa"/>
            <w:vMerge w:val="restart"/>
          </w:tcPr>
          <w:p w14:paraId="2A6E9281" w14:textId="77777777" w:rsidR="00591356" w:rsidRPr="00767446" w:rsidRDefault="00591356" w:rsidP="001115F7">
            <w:pPr>
              <w:pStyle w:val="TabelaglavaNAPOVED"/>
              <w:cnfStyle w:val="100000000000" w:firstRow="1" w:lastRow="0" w:firstColumn="0" w:lastColumn="0" w:oddVBand="0" w:evenVBand="0" w:oddHBand="0" w:evenHBand="0" w:firstRowFirstColumn="0" w:firstRowLastColumn="0" w:lastRowFirstColumn="0" w:lastRowLastColumn="0"/>
            </w:pPr>
            <w:r w:rsidRPr="00767446">
              <w:t>20</w:t>
            </w:r>
            <w:r>
              <w:t>20</w:t>
            </w:r>
          </w:p>
        </w:tc>
        <w:tc>
          <w:tcPr>
            <w:tcW w:w="3543" w:type="dxa"/>
            <w:gridSpan w:val="3"/>
            <w:shd w:val="clear" w:color="auto" w:fill="E9E9E9" w:themeFill="accent3" w:themeFillTint="33"/>
          </w:tcPr>
          <w:p w14:paraId="6EF731BB" w14:textId="77777777" w:rsidR="00591356" w:rsidRPr="00767446" w:rsidRDefault="00591356" w:rsidP="001115F7">
            <w:pPr>
              <w:pStyle w:val="TabelaglavaNAPOVED"/>
              <w:jc w:val="center"/>
              <w:cnfStyle w:val="100000000000" w:firstRow="1" w:lastRow="0" w:firstColumn="0" w:lastColumn="0" w:oddVBand="0" w:evenVBand="0" w:oddHBand="0" w:evenHBand="0" w:firstRowFirstColumn="0" w:firstRowLastColumn="0" w:lastRowFirstColumn="0" w:lastRowLastColumn="0"/>
              <w:rPr>
                <w:color w:val="9E001A" w:themeColor="accent1"/>
              </w:rPr>
            </w:pPr>
            <w:r>
              <w:rPr>
                <w:color w:val="9E001A" w:themeColor="accent1"/>
              </w:rPr>
              <w:t>Jesenska</w:t>
            </w:r>
            <w:r w:rsidRPr="00767446">
              <w:rPr>
                <w:color w:val="9E001A" w:themeColor="accent1"/>
              </w:rPr>
              <w:t xml:space="preserve"> napoved (</w:t>
            </w:r>
            <w:r>
              <w:rPr>
                <w:color w:val="9E001A" w:themeColor="accent1"/>
              </w:rPr>
              <w:t>september</w:t>
            </w:r>
            <w:r w:rsidRPr="00767446">
              <w:rPr>
                <w:color w:val="9E001A" w:themeColor="accent1"/>
              </w:rPr>
              <w:t xml:space="preserve"> 202</w:t>
            </w:r>
            <w:r>
              <w:rPr>
                <w:color w:val="9E001A" w:themeColor="accent1"/>
              </w:rPr>
              <w:t>1</w:t>
            </w:r>
            <w:r w:rsidRPr="00767446">
              <w:rPr>
                <w:color w:val="9E001A" w:themeColor="accent1"/>
              </w:rPr>
              <w:t>)</w:t>
            </w:r>
          </w:p>
        </w:tc>
      </w:tr>
      <w:tr w:rsidR="00591356" w:rsidRPr="00767446" w14:paraId="706BD13A" w14:textId="77777777" w:rsidTr="2EC4AF51">
        <w:trPr>
          <w:trHeight w:val="306"/>
        </w:trPr>
        <w:tc>
          <w:tcPr>
            <w:cnfStyle w:val="001000000000" w:firstRow="0" w:lastRow="0" w:firstColumn="1" w:lastColumn="0" w:oddVBand="0" w:evenVBand="0" w:oddHBand="0" w:evenHBand="0" w:firstRowFirstColumn="0" w:firstRowLastColumn="0" w:lastRowFirstColumn="0" w:lastRowLastColumn="0"/>
            <w:tcW w:w="4395" w:type="dxa"/>
            <w:vMerge/>
            <w:noWrap/>
            <w:hideMark/>
          </w:tcPr>
          <w:p w14:paraId="3D847E72" w14:textId="77777777" w:rsidR="00591356" w:rsidRPr="00767446" w:rsidRDefault="00591356" w:rsidP="001115F7">
            <w:pPr>
              <w:pStyle w:val="TabelalevistolpecNAPOVED"/>
              <w:rPr>
                <w:highlight w:val="yellow"/>
              </w:rPr>
            </w:pPr>
          </w:p>
        </w:tc>
        <w:tc>
          <w:tcPr>
            <w:tcW w:w="1134" w:type="dxa"/>
            <w:vMerge/>
          </w:tcPr>
          <w:p w14:paraId="1EF3B422" w14:textId="77777777" w:rsidR="00591356" w:rsidRPr="00767446" w:rsidRDefault="00591356" w:rsidP="001115F7">
            <w:pPr>
              <w:pStyle w:val="TabelaNAPOVED"/>
              <w:cnfStyle w:val="000000000000" w:firstRow="0" w:lastRow="0" w:firstColumn="0" w:lastColumn="0" w:oddVBand="0" w:evenVBand="0" w:oddHBand="0" w:evenHBand="0" w:firstRowFirstColumn="0" w:firstRowLastColumn="0" w:lastRowFirstColumn="0" w:lastRowLastColumn="0"/>
            </w:pPr>
          </w:p>
        </w:tc>
        <w:tc>
          <w:tcPr>
            <w:tcW w:w="1134" w:type="dxa"/>
            <w:shd w:val="clear" w:color="auto" w:fill="E9E9E9" w:themeFill="accent3" w:themeFillTint="33"/>
          </w:tcPr>
          <w:p w14:paraId="0652323B" w14:textId="77777777" w:rsidR="00591356" w:rsidRPr="00767446" w:rsidRDefault="00591356" w:rsidP="001115F7">
            <w:pPr>
              <w:pStyle w:val="TabelaglavaNAPOVED"/>
              <w:cnfStyle w:val="000000000000" w:firstRow="0" w:lastRow="0" w:firstColumn="0" w:lastColumn="0" w:oddVBand="0" w:evenVBand="0" w:oddHBand="0" w:evenHBand="0" w:firstRowFirstColumn="0" w:firstRowLastColumn="0" w:lastRowFirstColumn="0" w:lastRowLastColumn="0"/>
              <w:rPr>
                <w:color w:val="9E001A" w:themeColor="accent1"/>
              </w:rPr>
            </w:pPr>
            <w:r w:rsidRPr="00885D63">
              <w:rPr>
                <w:rFonts w:cs="Arial"/>
                <w:color w:val="9E001A"/>
                <w:spacing w:val="-4"/>
                <w:szCs w:val="16"/>
                <w:lang w:val="en-US"/>
              </w:rPr>
              <w:t>2021</w:t>
            </w:r>
          </w:p>
        </w:tc>
        <w:tc>
          <w:tcPr>
            <w:tcW w:w="1275" w:type="dxa"/>
            <w:shd w:val="clear" w:color="auto" w:fill="E9E9E9" w:themeFill="accent3" w:themeFillTint="33"/>
          </w:tcPr>
          <w:p w14:paraId="1A5DA58D" w14:textId="77777777" w:rsidR="00591356" w:rsidRPr="00767446" w:rsidRDefault="00591356" w:rsidP="001115F7">
            <w:pPr>
              <w:pStyle w:val="TabelaglavaNAPOVED"/>
              <w:cnfStyle w:val="000000000000" w:firstRow="0" w:lastRow="0" w:firstColumn="0" w:lastColumn="0" w:oddVBand="0" w:evenVBand="0" w:oddHBand="0" w:evenHBand="0" w:firstRowFirstColumn="0" w:firstRowLastColumn="0" w:lastRowFirstColumn="0" w:lastRowLastColumn="0"/>
              <w:rPr>
                <w:color w:val="9E001A" w:themeColor="accent1"/>
              </w:rPr>
            </w:pPr>
            <w:r w:rsidRPr="00885D63">
              <w:rPr>
                <w:rFonts w:cs="Arial"/>
                <w:color w:val="9E001A"/>
                <w:spacing w:val="-4"/>
                <w:szCs w:val="16"/>
                <w:lang w:val="en-US"/>
              </w:rPr>
              <w:t>2022</w:t>
            </w:r>
          </w:p>
        </w:tc>
        <w:tc>
          <w:tcPr>
            <w:tcW w:w="1134" w:type="dxa"/>
            <w:shd w:val="clear" w:color="auto" w:fill="E9E9E9" w:themeFill="accent3" w:themeFillTint="33"/>
          </w:tcPr>
          <w:p w14:paraId="15A4DAD5" w14:textId="77777777" w:rsidR="00591356" w:rsidRPr="00767446" w:rsidRDefault="00591356" w:rsidP="001115F7">
            <w:pPr>
              <w:pStyle w:val="TabelaglavaNAPOVED"/>
              <w:cnfStyle w:val="000000000000" w:firstRow="0" w:lastRow="0" w:firstColumn="0" w:lastColumn="0" w:oddVBand="0" w:evenVBand="0" w:oddHBand="0" w:evenHBand="0" w:firstRowFirstColumn="0" w:firstRowLastColumn="0" w:lastRowFirstColumn="0" w:lastRowLastColumn="0"/>
              <w:rPr>
                <w:color w:val="9E001A" w:themeColor="accent1"/>
              </w:rPr>
            </w:pPr>
            <w:r w:rsidRPr="00885D63">
              <w:rPr>
                <w:rFonts w:cs="Arial"/>
                <w:color w:val="9E001A"/>
                <w:spacing w:val="-4"/>
                <w:szCs w:val="16"/>
                <w:lang w:val="en-US"/>
              </w:rPr>
              <w:t>2023</w:t>
            </w:r>
          </w:p>
        </w:tc>
      </w:tr>
      <w:tr w:rsidR="00591356" w:rsidRPr="00767446" w14:paraId="75724959" w14:textId="77777777" w:rsidTr="2EC4AF51">
        <w:trPr>
          <w:trHeight w:val="306"/>
        </w:trPr>
        <w:tc>
          <w:tcPr>
            <w:cnfStyle w:val="001000000000" w:firstRow="0" w:lastRow="0" w:firstColumn="1" w:lastColumn="0" w:oddVBand="0" w:evenVBand="0" w:oddHBand="0" w:evenHBand="0" w:firstRowFirstColumn="0" w:firstRowLastColumn="0" w:lastRowFirstColumn="0" w:lastRowLastColumn="0"/>
            <w:tcW w:w="9072" w:type="dxa"/>
            <w:gridSpan w:val="5"/>
          </w:tcPr>
          <w:p w14:paraId="73469295" w14:textId="77777777" w:rsidR="00591356" w:rsidRPr="00767446" w:rsidRDefault="00591356" w:rsidP="001115F7">
            <w:pPr>
              <w:pStyle w:val="TabelalevistolpecglavaNAPOVED"/>
            </w:pPr>
            <w:r w:rsidRPr="00767446">
              <w:t>BRUTO DOMAČI PROIZVOD</w:t>
            </w:r>
          </w:p>
        </w:tc>
      </w:tr>
      <w:tr w:rsidR="00591356" w:rsidRPr="00767446" w14:paraId="7F213D92" w14:textId="77777777" w:rsidTr="2EC4AF51">
        <w:trPr>
          <w:trHeight w:val="306"/>
        </w:trPr>
        <w:tc>
          <w:tcPr>
            <w:cnfStyle w:val="001000000000" w:firstRow="0" w:lastRow="0" w:firstColumn="1" w:lastColumn="0" w:oddVBand="0" w:evenVBand="0" w:oddHBand="0" w:evenHBand="0" w:firstRowFirstColumn="0" w:firstRowLastColumn="0" w:lastRowFirstColumn="0" w:lastRowLastColumn="0"/>
            <w:tcW w:w="4395" w:type="dxa"/>
            <w:noWrap/>
            <w:hideMark/>
          </w:tcPr>
          <w:p w14:paraId="3C74D8D6" w14:textId="77777777" w:rsidR="00591356" w:rsidRPr="00767446" w:rsidRDefault="00591356" w:rsidP="001115F7">
            <w:pPr>
              <w:pStyle w:val="TabelalevistolpecNAPOVED"/>
            </w:pPr>
            <w:r w:rsidRPr="00767446">
              <w:t>BDP, realna rast v %</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69AF6D2B" w14:textId="77777777" w:rsidR="00591356" w:rsidRPr="006E4A43"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highlight w:val="yellow"/>
              </w:rPr>
            </w:pPr>
            <w:r w:rsidRPr="00B0451E">
              <w:rPr>
                <w:rFonts w:asciiTheme="minorHAnsi" w:hAnsiTheme="minorHAnsi" w:cstheme="minorHAnsi"/>
                <w:szCs w:val="16"/>
                <w:lang w:val="it-IT"/>
              </w:rPr>
              <w:t>-4,2</w:t>
            </w:r>
          </w:p>
        </w:tc>
        <w:tc>
          <w:tcPr>
            <w:tcW w:w="1134" w:type="dxa"/>
            <w:tcBorders>
              <w:top w:val="single" w:sz="4" w:space="0" w:color="auto"/>
              <w:left w:val="nil"/>
              <w:bottom w:val="single" w:sz="4" w:space="0" w:color="auto"/>
              <w:right w:val="single" w:sz="4" w:space="0" w:color="auto"/>
            </w:tcBorders>
            <w:shd w:val="clear" w:color="auto" w:fill="E9E9E9" w:themeFill="accent3" w:themeFillTint="33"/>
          </w:tcPr>
          <w:p w14:paraId="09FC0C40" w14:textId="77777777" w:rsidR="00591356" w:rsidRPr="006E4A43"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highlight w:val="yellow"/>
              </w:rPr>
            </w:pPr>
            <w:r w:rsidRPr="00B0451E">
              <w:rPr>
                <w:rFonts w:asciiTheme="minorHAnsi" w:eastAsia="Calibri" w:hAnsiTheme="minorHAnsi" w:cstheme="minorHAnsi"/>
                <w:b/>
                <w:bCs/>
                <w:color w:val="9E001A" w:themeColor="accent1"/>
                <w:szCs w:val="16"/>
              </w:rPr>
              <w:t>6,1</w:t>
            </w:r>
          </w:p>
        </w:tc>
        <w:tc>
          <w:tcPr>
            <w:tcW w:w="1275" w:type="dxa"/>
            <w:tcBorders>
              <w:top w:val="single" w:sz="4" w:space="0" w:color="auto"/>
              <w:left w:val="nil"/>
              <w:bottom w:val="single" w:sz="4" w:space="0" w:color="auto"/>
              <w:right w:val="single" w:sz="4" w:space="0" w:color="auto"/>
            </w:tcBorders>
            <w:shd w:val="clear" w:color="auto" w:fill="E9E9E9" w:themeFill="accent3" w:themeFillTint="33"/>
          </w:tcPr>
          <w:p w14:paraId="256EAFDE" w14:textId="77777777" w:rsidR="00591356" w:rsidRPr="006E4A43"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color w:val="9E001A" w:themeColor="accent1"/>
                <w:highlight w:val="yellow"/>
              </w:rPr>
            </w:pPr>
            <w:r w:rsidRPr="00B0451E">
              <w:rPr>
                <w:rFonts w:asciiTheme="minorHAnsi" w:eastAsia="Calibri" w:hAnsiTheme="minorHAnsi" w:cstheme="minorHAnsi"/>
                <w:b/>
                <w:bCs/>
                <w:color w:val="9E001A" w:themeColor="accent1"/>
                <w:szCs w:val="16"/>
              </w:rPr>
              <w:t>4,7</w:t>
            </w:r>
          </w:p>
        </w:tc>
        <w:tc>
          <w:tcPr>
            <w:tcW w:w="1134" w:type="dxa"/>
            <w:tcBorders>
              <w:top w:val="single" w:sz="4" w:space="0" w:color="auto"/>
              <w:left w:val="nil"/>
              <w:bottom w:val="single" w:sz="4" w:space="0" w:color="auto"/>
              <w:right w:val="nil"/>
            </w:tcBorders>
            <w:shd w:val="clear" w:color="auto" w:fill="E9E9E9" w:themeFill="accent3" w:themeFillTint="33"/>
          </w:tcPr>
          <w:p w14:paraId="225DAF77" w14:textId="77777777" w:rsidR="00591356" w:rsidRPr="006E4A43"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color w:val="9E001A" w:themeColor="accent1"/>
                <w:highlight w:val="yellow"/>
              </w:rPr>
            </w:pPr>
            <w:r w:rsidRPr="00B0451E">
              <w:rPr>
                <w:rFonts w:asciiTheme="minorHAnsi" w:eastAsia="Calibri" w:hAnsiTheme="minorHAnsi" w:cstheme="minorHAnsi"/>
                <w:b/>
                <w:bCs/>
                <w:color w:val="9E001A" w:themeColor="accent1"/>
                <w:szCs w:val="16"/>
              </w:rPr>
              <w:t>3,3</w:t>
            </w:r>
          </w:p>
        </w:tc>
      </w:tr>
      <w:tr w:rsidR="00591356" w:rsidRPr="00767446" w14:paraId="7D378DAF" w14:textId="77777777" w:rsidTr="2EC4AF51">
        <w:trPr>
          <w:trHeight w:val="306"/>
        </w:trPr>
        <w:tc>
          <w:tcPr>
            <w:cnfStyle w:val="001000000000" w:firstRow="0" w:lastRow="0" w:firstColumn="1" w:lastColumn="0" w:oddVBand="0" w:evenVBand="0" w:oddHBand="0" w:evenHBand="0" w:firstRowFirstColumn="0" w:firstRowLastColumn="0" w:lastRowFirstColumn="0" w:lastRowLastColumn="0"/>
            <w:tcW w:w="4395" w:type="dxa"/>
            <w:noWrap/>
          </w:tcPr>
          <w:p w14:paraId="394405F9" w14:textId="77777777" w:rsidR="00591356" w:rsidRPr="00767446" w:rsidRDefault="00591356" w:rsidP="001115F7">
            <w:pPr>
              <w:pStyle w:val="TabelalevistolpecNAPOVED"/>
            </w:pPr>
            <w:r w:rsidRPr="00767446">
              <w:t>BDP, nominalna rast v %</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01A5E5B9" w14:textId="77777777" w:rsidR="00591356" w:rsidRPr="006E4A43"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highlight w:val="yellow"/>
              </w:rPr>
            </w:pPr>
            <w:r w:rsidRPr="00B0451E">
              <w:rPr>
                <w:rFonts w:asciiTheme="minorHAnsi" w:hAnsiTheme="minorHAnsi" w:cstheme="minorHAnsi"/>
                <w:szCs w:val="16"/>
                <w:lang w:val="it-IT"/>
              </w:rPr>
              <w:t>-3,1</w:t>
            </w:r>
          </w:p>
        </w:tc>
        <w:tc>
          <w:tcPr>
            <w:tcW w:w="1134" w:type="dxa"/>
            <w:tcBorders>
              <w:top w:val="single" w:sz="4" w:space="0" w:color="auto"/>
              <w:left w:val="nil"/>
              <w:bottom w:val="single" w:sz="4" w:space="0" w:color="auto"/>
              <w:right w:val="single" w:sz="4" w:space="0" w:color="auto"/>
            </w:tcBorders>
            <w:shd w:val="clear" w:color="auto" w:fill="E9E9E9" w:themeFill="accent3" w:themeFillTint="33"/>
          </w:tcPr>
          <w:p w14:paraId="546A8987" w14:textId="77777777" w:rsidR="00591356" w:rsidRPr="006E4A43"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color w:val="9E001A" w:themeColor="accent1"/>
                <w:highlight w:val="yellow"/>
              </w:rPr>
            </w:pPr>
            <w:r w:rsidRPr="00B0451E">
              <w:rPr>
                <w:rFonts w:asciiTheme="minorHAnsi" w:eastAsia="Calibri" w:hAnsiTheme="minorHAnsi" w:cstheme="minorHAnsi"/>
                <w:b/>
                <w:bCs/>
                <w:color w:val="9E001A" w:themeColor="accent1"/>
                <w:szCs w:val="16"/>
              </w:rPr>
              <w:t>7,3</w:t>
            </w:r>
          </w:p>
        </w:tc>
        <w:tc>
          <w:tcPr>
            <w:tcW w:w="1275" w:type="dxa"/>
            <w:tcBorders>
              <w:top w:val="single" w:sz="4" w:space="0" w:color="auto"/>
              <w:left w:val="nil"/>
              <w:bottom w:val="single" w:sz="4" w:space="0" w:color="auto"/>
              <w:right w:val="single" w:sz="4" w:space="0" w:color="auto"/>
            </w:tcBorders>
            <w:shd w:val="clear" w:color="auto" w:fill="E9E9E9" w:themeFill="accent3" w:themeFillTint="33"/>
          </w:tcPr>
          <w:p w14:paraId="162AD70A" w14:textId="77777777" w:rsidR="00591356" w:rsidRPr="006E4A43"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color w:val="9E001A" w:themeColor="accent1"/>
                <w:highlight w:val="yellow"/>
              </w:rPr>
            </w:pPr>
            <w:r w:rsidRPr="00B0451E">
              <w:rPr>
                <w:rFonts w:asciiTheme="minorHAnsi" w:eastAsia="Calibri" w:hAnsiTheme="minorHAnsi" w:cstheme="minorHAnsi"/>
                <w:b/>
                <w:bCs/>
                <w:color w:val="9E001A" w:themeColor="accent1"/>
                <w:szCs w:val="16"/>
              </w:rPr>
              <w:t>5,9</w:t>
            </w:r>
          </w:p>
        </w:tc>
        <w:tc>
          <w:tcPr>
            <w:tcW w:w="1134" w:type="dxa"/>
            <w:tcBorders>
              <w:top w:val="single" w:sz="4" w:space="0" w:color="auto"/>
              <w:left w:val="nil"/>
              <w:bottom w:val="single" w:sz="4" w:space="0" w:color="auto"/>
              <w:right w:val="nil"/>
            </w:tcBorders>
            <w:shd w:val="clear" w:color="auto" w:fill="E9E9E9" w:themeFill="accent3" w:themeFillTint="33"/>
          </w:tcPr>
          <w:p w14:paraId="04885528" w14:textId="77777777" w:rsidR="00591356" w:rsidRPr="006E4A43"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color w:val="9E001A" w:themeColor="accent1"/>
                <w:highlight w:val="yellow"/>
              </w:rPr>
            </w:pPr>
            <w:r w:rsidRPr="00B0451E">
              <w:rPr>
                <w:rFonts w:asciiTheme="minorHAnsi" w:eastAsia="Calibri" w:hAnsiTheme="minorHAnsi" w:cstheme="minorHAnsi"/>
                <w:b/>
                <w:bCs/>
                <w:color w:val="9E001A" w:themeColor="accent1"/>
                <w:szCs w:val="16"/>
              </w:rPr>
              <w:t>5,2</w:t>
            </w:r>
          </w:p>
        </w:tc>
      </w:tr>
      <w:tr w:rsidR="00591356" w:rsidRPr="00767446" w14:paraId="699B8FD7" w14:textId="77777777" w:rsidTr="2EC4AF51">
        <w:trPr>
          <w:trHeight w:val="306"/>
        </w:trPr>
        <w:tc>
          <w:tcPr>
            <w:cnfStyle w:val="001000000000" w:firstRow="0" w:lastRow="0" w:firstColumn="1" w:lastColumn="0" w:oddVBand="0" w:evenVBand="0" w:oddHBand="0" w:evenHBand="0" w:firstRowFirstColumn="0" w:firstRowLastColumn="0" w:lastRowFirstColumn="0" w:lastRowLastColumn="0"/>
            <w:tcW w:w="4395" w:type="dxa"/>
            <w:noWrap/>
            <w:hideMark/>
          </w:tcPr>
          <w:p w14:paraId="57436E94" w14:textId="77777777" w:rsidR="00591356" w:rsidRPr="00767446" w:rsidRDefault="00591356" w:rsidP="001115F7">
            <w:pPr>
              <w:pStyle w:val="TabelalevistolpecNAPOVED"/>
            </w:pPr>
            <w:r w:rsidRPr="00767446">
              <w:t>BDP, v mrd EUR, tekoče cene</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50F61548" w14:textId="77777777" w:rsidR="00591356" w:rsidRPr="006E4A43"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highlight w:val="yellow"/>
              </w:rPr>
            </w:pPr>
            <w:r w:rsidRPr="00B0451E">
              <w:rPr>
                <w:rFonts w:asciiTheme="minorHAnsi" w:hAnsiTheme="minorHAnsi" w:cstheme="minorHAnsi"/>
                <w:szCs w:val="16"/>
                <w:lang w:val="it-IT"/>
              </w:rPr>
              <w:t>46,9</w:t>
            </w:r>
          </w:p>
        </w:tc>
        <w:tc>
          <w:tcPr>
            <w:tcW w:w="1134" w:type="dxa"/>
            <w:tcBorders>
              <w:top w:val="single" w:sz="4" w:space="0" w:color="auto"/>
              <w:left w:val="nil"/>
              <w:bottom w:val="single" w:sz="4" w:space="0" w:color="auto"/>
              <w:right w:val="single" w:sz="4" w:space="0" w:color="auto"/>
            </w:tcBorders>
            <w:shd w:val="clear" w:color="auto" w:fill="E9E9E9" w:themeFill="accent3" w:themeFillTint="33"/>
          </w:tcPr>
          <w:p w14:paraId="0B9B4C1E" w14:textId="77777777" w:rsidR="00591356" w:rsidRPr="006E4A43"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highlight w:val="yellow"/>
              </w:rPr>
            </w:pPr>
            <w:r w:rsidRPr="00B0451E">
              <w:rPr>
                <w:rFonts w:asciiTheme="minorHAnsi" w:eastAsia="Calibri" w:hAnsiTheme="minorHAnsi" w:cstheme="minorHAnsi"/>
                <w:b/>
                <w:bCs/>
                <w:color w:val="9E001A" w:themeColor="accent1"/>
                <w:szCs w:val="16"/>
              </w:rPr>
              <w:t>50,4</w:t>
            </w:r>
          </w:p>
        </w:tc>
        <w:tc>
          <w:tcPr>
            <w:tcW w:w="1275" w:type="dxa"/>
            <w:tcBorders>
              <w:top w:val="single" w:sz="4" w:space="0" w:color="auto"/>
              <w:left w:val="nil"/>
              <w:bottom w:val="single" w:sz="4" w:space="0" w:color="auto"/>
              <w:right w:val="single" w:sz="4" w:space="0" w:color="auto"/>
            </w:tcBorders>
            <w:shd w:val="clear" w:color="auto" w:fill="E9E9E9" w:themeFill="accent3" w:themeFillTint="33"/>
          </w:tcPr>
          <w:p w14:paraId="5FC3D005" w14:textId="77777777" w:rsidR="00591356" w:rsidRPr="006E4A43"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color w:val="9E001A" w:themeColor="accent1"/>
                <w:highlight w:val="yellow"/>
              </w:rPr>
            </w:pPr>
            <w:r w:rsidRPr="00B0451E">
              <w:rPr>
                <w:rFonts w:asciiTheme="minorHAnsi" w:eastAsia="Calibri" w:hAnsiTheme="minorHAnsi" w:cstheme="minorHAnsi"/>
                <w:b/>
                <w:bCs/>
                <w:color w:val="9E001A" w:themeColor="accent1"/>
                <w:szCs w:val="16"/>
              </w:rPr>
              <w:t>53,4</w:t>
            </w:r>
          </w:p>
        </w:tc>
        <w:tc>
          <w:tcPr>
            <w:tcW w:w="1134" w:type="dxa"/>
            <w:tcBorders>
              <w:top w:val="single" w:sz="4" w:space="0" w:color="auto"/>
              <w:left w:val="nil"/>
              <w:bottom w:val="single" w:sz="4" w:space="0" w:color="auto"/>
              <w:right w:val="nil"/>
            </w:tcBorders>
            <w:shd w:val="clear" w:color="auto" w:fill="E9E9E9" w:themeFill="accent3" w:themeFillTint="33"/>
          </w:tcPr>
          <w:p w14:paraId="761047B3" w14:textId="77777777" w:rsidR="00591356" w:rsidRPr="006E4A43"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color w:val="9E001A" w:themeColor="accent1"/>
                <w:highlight w:val="yellow"/>
              </w:rPr>
            </w:pPr>
            <w:r w:rsidRPr="00B0451E">
              <w:rPr>
                <w:rFonts w:asciiTheme="minorHAnsi" w:eastAsia="Calibri" w:hAnsiTheme="minorHAnsi" w:cstheme="minorHAnsi"/>
                <w:b/>
                <w:bCs/>
                <w:color w:val="9E001A" w:themeColor="accent1"/>
                <w:szCs w:val="16"/>
              </w:rPr>
              <w:t>56,1</w:t>
            </w:r>
          </w:p>
        </w:tc>
      </w:tr>
      <w:tr w:rsidR="00591356" w:rsidRPr="00767446" w14:paraId="1E129156" w14:textId="77777777" w:rsidTr="2EC4AF51">
        <w:trPr>
          <w:trHeight w:val="306"/>
        </w:trPr>
        <w:tc>
          <w:tcPr>
            <w:cnfStyle w:val="001000000000" w:firstRow="0" w:lastRow="0" w:firstColumn="1" w:lastColumn="0" w:oddVBand="0" w:evenVBand="0" w:oddHBand="0" w:evenHBand="0" w:firstRowFirstColumn="0" w:firstRowLastColumn="0" w:lastRowFirstColumn="0" w:lastRowLastColumn="0"/>
            <w:tcW w:w="4395" w:type="dxa"/>
            <w:noWrap/>
          </w:tcPr>
          <w:p w14:paraId="0FEA2804" w14:textId="77777777" w:rsidR="00591356" w:rsidRPr="00767446" w:rsidRDefault="00591356" w:rsidP="001115F7">
            <w:pPr>
              <w:pStyle w:val="TabelalevistolpecNAPOVED"/>
            </w:pPr>
            <w:r w:rsidRPr="00767446">
              <w:t>Izvoz proizvodov in storitev, realna rast v %</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250DCD10" w14:textId="77777777" w:rsidR="00591356" w:rsidRPr="006E4A43"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highlight w:val="yellow"/>
              </w:rPr>
            </w:pPr>
            <w:r w:rsidRPr="00B0451E">
              <w:rPr>
                <w:rFonts w:asciiTheme="minorHAnsi" w:hAnsiTheme="minorHAnsi" w:cstheme="minorHAnsi"/>
                <w:szCs w:val="16"/>
                <w:lang w:val="it-IT"/>
              </w:rPr>
              <w:t>-8,7</w:t>
            </w:r>
          </w:p>
        </w:tc>
        <w:tc>
          <w:tcPr>
            <w:tcW w:w="1134" w:type="dxa"/>
            <w:tcBorders>
              <w:top w:val="single" w:sz="4" w:space="0" w:color="auto"/>
              <w:left w:val="nil"/>
              <w:bottom w:val="single" w:sz="4" w:space="0" w:color="auto"/>
              <w:right w:val="single" w:sz="4" w:space="0" w:color="auto"/>
            </w:tcBorders>
            <w:shd w:val="clear" w:color="auto" w:fill="E9E9E9" w:themeFill="accent3" w:themeFillTint="33"/>
          </w:tcPr>
          <w:p w14:paraId="1D80ADB7" w14:textId="77777777" w:rsidR="00591356" w:rsidRPr="006E4A43"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highlight w:val="yellow"/>
              </w:rPr>
            </w:pPr>
            <w:r w:rsidRPr="00B0451E">
              <w:rPr>
                <w:rFonts w:asciiTheme="minorHAnsi" w:eastAsia="Calibri" w:hAnsiTheme="minorHAnsi" w:cstheme="minorHAnsi"/>
                <w:b/>
                <w:bCs/>
                <w:color w:val="9E001A" w:themeColor="accent1"/>
                <w:szCs w:val="16"/>
              </w:rPr>
              <w:t>10,9</w:t>
            </w:r>
          </w:p>
        </w:tc>
        <w:tc>
          <w:tcPr>
            <w:tcW w:w="1275" w:type="dxa"/>
            <w:tcBorders>
              <w:top w:val="single" w:sz="4" w:space="0" w:color="auto"/>
              <w:left w:val="nil"/>
              <w:bottom w:val="single" w:sz="4" w:space="0" w:color="auto"/>
              <w:right w:val="single" w:sz="4" w:space="0" w:color="auto"/>
            </w:tcBorders>
            <w:shd w:val="clear" w:color="auto" w:fill="E9E9E9" w:themeFill="accent3" w:themeFillTint="33"/>
          </w:tcPr>
          <w:p w14:paraId="6C950338" w14:textId="77777777" w:rsidR="00591356" w:rsidRPr="006E4A43"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color w:val="9E001A" w:themeColor="accent1"/>
                <w:highlight w:val="yellow"/>
              </w:rPr>
            </w:pPr>
            <w:r w:rsidRPr="00B0451E">
              <w:rPr>
                <w:rFonts w:asciiTheme="minorHAnsi" w:eastAsia="Calibri" w:hAnsiTheme="minorHAnsi" w:cstheme="minorHAnsi"/>
                <w:b/>
                <w:bCs/>
                <w:color w:val="9E001A" w:themeColor="accent1"/>
                <w:szCs w:val="16"/>
              </w:rPr>
              <w:t>8,2</w:t>
            </w:r>
          </w:p>
        </w:tc>
        <w:tc>
          <w:tcPr>
            <w:tcW w:w="1134" w:type="dxa"/>
            <w:tcBorders>
              <w:top w:val="single" w:sz="4" w:space="0" w:color="auto"/>
              <w:left w:val="nil"/>
              <w:bottom w:val="single" w:sz="4" w:space="0" w:color="auto"/>
              <w:right w:val="nil"/>
            </w:tcBorders>
            <w:shd w:val="clear" w:color="auto" w:fill="E9E9E9" w:themeFill="accent3" w:themeFillTint="33"/>
          </w:tcPr>
          <w:p w14:paraId="2BA96EF6" w14:textId="77777777" w:rsidR="00591356" w:rsidRPr="006E4A43"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color w:val="9E001A" w:themeColor="accent1"/>
                <w:highlight w:val="yellow"/>
              </w:rPr>
            </w:pPr>
            <w:r w:rsidRPr="00B0451E">
              <w:rPr>
                <w:rFonts w:asciiTheme="minorHAnsi" w:eastAsia="Calibri" w:hAnsiTheme="minorHAnsi" w:cstheme="minorHAnsi"/>
                <w:b/>
                <w:bCs/>
                <w:color w:val="9E001A" w:themeColor="accent1"/>
                <w:szCs w:val="16"/>
              </w:rPr>
              <w:t>5,6</w:t>
            </w:r>
          </w:p>
        </w:tc>
      </w:tr>
      <w:tr w:rsidR="00591356" w:rsidRPr="00767446" w14:paraId="26C5A8D6" w14:textId="77777777" w:rsidTr="2EC4AF51">
        <w:trPr>
          <w:trHeight w:val="306"/>
        </w:trPr>
        <w:tc>
          <w:tcPr>
            <w:cnfStyle w:val="001000000000" w:firstRow="0" w:lastRow="0" w:firstColumn="1" w:lastColumn="0" w:oddVBand="0" w:evenVBand="0" w:oddHBand="0" w:evenHBand="0" w:firstRowFirstColumn="0" w:firstRowLastColumn="0" w:lastRowFirstColumn="0" w:lastRowLastColumn="0"/>
            <w:tcW w:w="4395" w:type="dxa"/>
            <w:noWrap/>
          </w:tcPr>
          <w:p w14:paraId="495E4C09" w14:textId="77777777" w:rsidR="00591356" w:rsidRPr="00767446" w:rsidRDefault="00591356" w:rsidP="001115F7">
            <w:pPr>
              <w:pStyle w:val="TabelalevistolpecNAPOVED"/>
            </w:pPr>
            <w:r w:rsidRPr="00767446">
              <w:t>Uvoz proizvodov in storitev, realna rast v %</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4197CD29" w14:textId="77777777" w:rsidR="00591356" w:rsidRPr="006E4A43"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highlight w:val="yellow"/>
              </w:rPr>
            </w:pPr>
            <w:r w:rsidRPr="00B0451E">
              <w:rPr>
                <w:rFonts w:asciiTheme="minorHAnsi" w:hAnsiTheme="minorHAnsi" w:cstheme="minorHAnsi"/>
                <w:szCs w:val="16"/>
                <w:lang w:val="it-IT"/>
              </w:rPr>
              <w:t>-9,6</w:t>
            </w:r>
          </w:p>
        </w:tc>
        <w:tc>
          <w:tcPr>
            <w:tcW w:w="1134" w:type="dxa"/>
            <w:tcBorders>
              <w:top w:val="single" w:sz="4" w:space="0" w:color="auto"/>
              <w:left w:val="nil"/>
              <w:bottom w:val="single" w:sz="4" w:space="0" w:color="auto"/>
              <w:right w:val="single" w:sz="4" w:space="0" w:color="auto"/>
            </w:tcBorders>
            <w:shd w:val="clear" w:color="auto" w:fill="E9E9E9" w:themeFill="accent3" w:themeFillTint="33"/>
          </w:tcPr>
          <w:p w14:paraId="77A67A34" w14:textId="77777777" w:rsidR="00591356" w:rsidRPr="006E4A43"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highlight w:val="yellow"/>
              </w:rPr>
            </w:pPr>
            <w:r w:rsidRPr="00B0451E">
              <w:rPr>
                <w:rFonts w:asciiTheme="minorHAnsi" w:eastAsia="Calibri" w:hAnsiTheme="minorHAnsi" w:cstheme="minorHAnsi"/>
                <w:b/>
                <w:bCs/>
                <w:color w:val="9E001A" w:themeColor="accent1"/>
                <w:szCs w:val="16"/>
              </w:rPr>
              <w:t>12,6</w:t>
            </w:r>
          </w:p>
        </w:tc>
        <w:tc>
          <w:tcPr>
            <w:tcW w:w="1275" w:type="dxa"/>
            <w:tcBorders>
              <w:top w:val="single" w:sz="4" w:space="0" w:color="auto"/>
              <w:left w:val="nil"/>
              <w:bottom w:val="single" w:sz="4" w:space="0" w:color="auto"/>
              <w:right w:val="single" w:sz="4" w:space="0" w:color="auto"/>
            </w:tcBorders>
            <w:shd w:val="clear" w:color="auto" w:fill="E9E9E9" w:themeFill="accent3" w:themeFillTint="33"/>
          </w:tcPr>
          <w:p w14:paraId="48AB14B3" w14:textId="77777777" w:rsidR="00591356" w:rsidRPr="006E4A43"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color w:val="9E001A" w:themeColor="accent1"/>
                <w:highlight w:val="yellow"/>
              </w:rPr>
            </w:pPr>
            <w:r w:rsidRPr="00B0451E">
              <w:rPr>
                <w:rFonts w:asciiTheme="minorHAnsi" w:eastAsia="Calibri" w:hAnsiTheme="minorHAnsi" w:cstheme="minorHAnsi"/>
                <w:b/>
                <w:bCs/>
                <w:color w:val="9E001A" w:themeColor="accent1"/>
                <w:szCs w:val="16"/>
              </w:rPr>
              <w:t>8,8</w:t>
            </w:r>
          </w:p>
        </w:tc>
        <w:tc>
          <w:tcPr>
            <w:tcW w:w="1134" w:type="dxa"/>
            <w:tcBorders>
              <w:top w:val="single" w:sz="4" w:space="0" w:color="auto"/>
              <w:left w:val="nil"/>
              <w:bottom w:val="single" w:sz="4" w:space="0" w:color="auto"/>
              <w:right w:val="nil"/>
            </w:tcBorders>
            <w:shd w:val="clear" w:color="auto" w:fill="E9E9E9" w:themeFill="accent3" w:themeFillTint="33"/>
          </w:tcPr>
          <w:p w14:paraId="664601F3" w14:textId="77777777" w:rsidR="00591356" w:rsidRPr="006E4A43"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color w:val="9E001A" w:themeColor="accent1"/>
                <w:highlight w:val="yellow"/>
              </w:rPr>
            </w:pPr>
            <w:r w:rsidRPr="00B0451E">
              <w:rPr>
                <w:rFonts w:asciiTheme="minorHAnsi" w:eastAsia="Calibri" w:hAnsiTheme="minorHAnsi" w:cstheme="minorHAnsi"/>
                <w:b/>
                <w:bCs/>
                <w:color w:val="9E001A" w:themeColor="accent1"/>
                <w:szCs w:val="16"/>
              </w:rPr>
              <w:t>5,8</w:t>
            </w:r>
          </w:p>
        </w:tc>
      </w:tr>
      <w:tr w:rsidR="00591356" w:rsidRPr="00767446" w14:paraId="29F77429" w14:textId="77777777" w:rsidTr="2EC4AF51">
        <w:trPr>
          <w:trHeight w:val="306"/>
        </w:trPr>
        <w:tc>
          <w:tcPr>
            <w:cnfStyle w:val="001000000000" w:firstRow="0" w:lastRow="0" w:firstColumn="1" w:lastColumn="0" w:oddVBand="0" w:evenVBand="0" w:oddHBand="0" w:evenHBand="0" w:firstRowFirstColumn="0" w:firstRowLastColumn="0" w:lastRowFirstColumn="0" w:lastRowLastColumn="0"/>
            <w:tcW w:w="4395" w:type="dxa"/>
            <w:noWrap/>
          </w:tcPr>
          <w:p w14:paraId="07EAE041" w14:textId="77777777" w:rsidR="00591356" w:rsidRPr="00767446" w:rsidRDefault="00591356" w:rsidP="001115F7">
            <w:pPr>
              <w:pStyle w:val="TabelalevistolpecNAPOVED"/>
            </w:pPr>
            <w:r w:rsidRPr="00767446">
              <w:rPr>
                <w:i/>
              </w:rPr>
              <w:t>Saldo menjave s tujino (prispevek k rasti v o.t.)</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58A9CE2A" w14:textId="77777777" w:rsidR="00591356" w:rsidRPr="006E4A43"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i/>
                <w:highlight w:val="yellow"/>
              </w:rPr>
            </w:pPr>
            <w:r w:rsidRPr="00B0451E">
              <w:rPr>
                <w:rFonts w:asciiTheme="minorHAnsi" w:hAnsiTheme="minorHAnsi" w:cstheme="minorHAnsi"/>
                <w:szCs w:val="16"/>
                <w:lang w:val="it-IT"/>
              </w:rPr>
              <w:t>-0,1</w:t>
            </w:r>
          </w:p>
        </w:tc>
        <w:tc>
          <w:tcPr>
            <w:tcW w:w="1134" w:type="dxa"/>
            <w:tcBorders>
              <w:top w:val="single" w:sz="4" w:space="0" w:color="auto"/>
              <w:left w:val="nil"/>
              <w:bottom w:val="single" w:sz="4" w:space="0" w:color="auto"/>
              <w:right w:val="single" w:sz="4" w:space="0" w:color="auto"/>
            </w:tcBorders>
            <w:shd w:val="clear" w:color="auto" w:fill="E9E9E9" w:themeFill="accent3" w:themeFillTint="33"/>
          </w:tcPr>
          <w:p w14:paraId="05571613" w14:textId="77777777" w:rsidR="00591356" w:rsidRPr="006E4A43"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i/>
                <w:highlight w:val="yellow"/>
              </w:rPr>
            </w:pPr>
            <w:r w:rsidRPr="00B0451E">
              <w:rPr>
                <w:rFonts w:asciiTheme="minorHAnsi" w:eastAsia="Calibri" w:hAnsiTheme="minorHAnsi" w:cstheme="minorHAnsi"/>
                <w:b/>
                <w:bCs/>
                <w:color w:val="9E001A" w:themeColor="accent1"/>
                <w:szCs w:val="16"/>
              </w:rPr>
              <w:t>-0,2</w:t>
            </w:r>
          </w:p>
        </w:tc>
        <w:tc>
          <w:tcPr>
            <w:tcW w:w="1275" w:type="dxa"/>
            <w:tcBorders>
              <w:top w:val="single" w:sz="4" w:space="0" w:color="auto"/>
              <w:left w:val="nil"/>
              <w:bottom w:val="single" w:sz="4" w:space="0" w:color="auto"/>
              <w:right w:val="single" w:sz="4" w:space="0" w:color="auto"/>
            </w:tcBorders>
            <w:shd w:val="clear" w:color="auto" w:fill="E9E9E9" w:themeFill="accent3" w:themeFillTint="33"/>
          </w:tcPr>
          <w:p w14:paraId="78F69132" w14:textId="77777777" w:rsidR="00591356" w:rsidRPr="006E4A43"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i/>
                <w:color w:val="9E001A" w:themeColor="accent1"/>
                <w:highlight w:val="yellow"/>
              </w:rPr>
            </w:pPr>
            <w:r w:rsidRPr="00B0451E">
              <w:rPr>
                <w:rFonts w:asciiTheme="minorHAnsi" w:eastAsia="Calibri" w:hAnsiTheme="minorHAnsi" w:cstheme="minorHAnsi"/>
                <w:b/>
                <w:bCs/>
                <w:color w:val="9E001A" w:themeColor="accent1"/>
                <w:szCs w:val="16"/>
              </w:rPr>
              <w:t>0,2</w:t>
            </w:r>
          </w:p>
        </w:tc>
        <w:tc>
          <w:tcPr>
            <w:tcW w:w="1134" w:type="dxa"/>
            <w:tcBorders>
              <w:top w:val="single" w:sz="4" w:space="0" w:color="auto"/>
              <w:left w:val="nil"/>
              <w:bottom w:val="single" w:sz="4" w:space="0" w:color="auto"/>
              <w:right w:val="nil"/>
            </w:tcBorders>
            <w:shd w:val="clear" w:color="auto" w:fill="E9E9E9" w:themeFill="accent3" w:themeFillTint="33"/>
          </w:tcPr>
          <w:p w14:paraId="262D1125" w14:textId="77777777" w:rsidR="00591356" w:rsidRPr="006E4A43"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i/>
                <w:iCs/>
                <w:color w:val="9E001A" w:themeColor="accent1"/>
                <w:highlight w:val="yellow"/>
              </w:rPr>
            </w:pPr>
            <w:r w:rsidRPr="00B0451E">
              <w:rPr>
                <w:rFonts w:asciiTheme="minorHAnsi" w:eastAsia="Calibri" w:hAnsiTheme="minorHAnsi" w:cstheme="minorHAnsi"/>
                <w:b/>
                <w:bCs/>
                <w:color w:val="9E001A" w:themeColor="accent1"/>
                <w:szCs w:val="16"/>
              </w:rPr>
              <w:t>0,3</w:t>
            </w:r>
          </w:p>
        </w:tc>
      </w:tr>
      <w:tr w:rsidR="00591356" w:rsidRPr="00767446" w14:paraId="6139E6F7" w14:textId="77777777" w:rsidTr="2EC4AF51">
        <w:trPr>
          <w:trHeight w:val="306"/>
        </w:trPr>
        <w:tc>
          <w:tcPr>
            <w:cnfStyle w:val="001000000000" w:firstRow="0" w:lastRow="0" w:firstColumn="1" w:lastColumn="0" w:oddVBand="0" w:evenVBand="0" w:oddHBand="0" w:evenHBand="0" w:firstRowFirstColumn="0" w:firstRowLastColumn="0" w:lastRowFirstColumn="0" w:lastRowLastColumn="0"/>
            <w:tcW w:w="4395" w:type="dxa"/>
            <w:noWrap/>
          </w:tcPr>
          <w:p w14:paraId="153019D2" w14:textId="77777777" w:rsidR="00591356" w:rsidRPr="00767446" w:rsidRDefault="00591356" w:rsidP="001115F7">
            <w:pPr>
              <w:pStyle w:val="TabelalevistolpecNAPOVED"/>
            </w:pPr>
            <w:r w:rsidRPr="00767446">
              <w:t>Zasebna potrošnja, realna rast v %</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715B475B" w14:textId="77777777" w:rsidR="00591356" w:rsidRPr="006E4A43"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highlight w:val="yellow"/>
              </w:rPr>
            </w:pPr>
            <w:r w:rsidRPr="00B0451E">
              <w:rPr>
                <w:rFonts w:asciiTheme="minorHAnsi" w:hAnsiTheme="minorHAnsi" w:cstheme="minorHAnsi"/>
                <w:szCs w:val="16"/>
                <w:lang w:val="it-IT"/>
              </w:rPr>
              <w:t>-6,6</w:t>
            </w:r>
          </w:p>
        </w:tc>
        <w:tc>
          <w:tcPr>
            <w:tcW w:w="1134" w:type="dxa"/>
            <w:tcBorders>
              <w:top w:val="single" w:sz="4" w:space="0" w:color="auto"/>
              <w:left w:val="nil"/>
              <w:bottom w:val="single" w:sz="4" w:space="0" w:color="auto"/>
              <w:right w:val="single" w:sz="4" w:space="0" w:color="auto"/>
            </w:tcBorders>
            <w:shd w:val="clear" w:color="auto" w:fill="E9E9E9" w:themeFill="accent3" w:themeFillTint="33"/>
          </w:tcPr>
          <w:p w14:paraId="55CD657E" w14:textId="77777777" w:rsidR="00591356" w:rsidRPr="006E4A43"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highlight w:val="yellow"/>
              </w:rPr>
            </w:pPr>
            <w:r w:rsidRPr="00B0451E">
              <w:rPr>
                <w:rFonts w:asciiTheme="minorHAnsi" w:eastAsia="Calibri" w:hAnsiTheme="minorHAnsi" w:cstheme="minorHAnsi"/>
                <w:b/>
                <w:bCs/>
                <w:color w:val="9E001A" w:themeColor="accent1"/>
                <w:szCs w:val="16"/>
              </w:rPr>
              <w:t>5,6</w:t>
            </w:r>
          </w:p>
        </w:tc>
        <w:tc>
          <w:tcPr>
            <w:tcW w:w="1275" w:type="dxa"/>
            <w:tcBorders>
              <w:top w:val="single" w:sz="4" w:space="0" w:color="auto"/>
              <w:left w:val="nil"/>
              <w:bottom w:val="single" w:sz="4" w:space="0" w:color="auto"/>
              <w:right w:val="single" w:sz="4" w:space="0" w:color="auto"/>
            </w:tcBorders>
            <w:shd w:val="clear" w:color="auto" w:fill="E9E9E9" w:themeFill="accent3" w:themeFillTint="33"/>
          </w:tcPr>
          <w:p w14:paraId="43BB814B" w14:textId="77777777" w:rsidR="00591356" w:rsidRPr="006E4A43"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color w:val="9E001A" w:themeColor="accent1"/>
                <w:highlight w:val="yellow"/>
              </w:rPr>
            </w:pPr>
            <w:r w:rsidRPr="00B0451E">
              <w:rPr>
                <w:rFonts w:asciiTheme="minorHAnsi" w:eastAsia="Calibri" w:hAnsiTheme="minorHAnsi" w:cstheme="minorHAnsi"/>
                <w:b/>
                <w:bCs/>
                <w:color w:val="9E001A" w:themeColor="accent1"/>
                <w:szCs w:val="16"/>
              </w:rPr>
              <w:t>6,0</w:t>
            </w:r>
          </w:p>
        </w:tc>
        <w:tc>
          <w:tcPr>
            <w:tcW w:w="1134" w:type="dxa"/>
            <w:tcBorders>
              <w:top w:val="single" w:sz="4" w:space="0" w:color="auto"/>
              <w:left w:val="nil"/>
              <w:bottom w:val="single" w:sz="4" w:space="0" w:color="auto"/>
              <w:right w:val="nil"/>
            </w:tcBorders>
            <w:shd w:val="clear" w:color="auto" w:fill="E9E9E9" w:themeFill="accent3" w:themeFillTint="33"/>
          </w:tcPr>
          <w:p w14:paraId="0B5BF104" w14:textId="77777777" w:rsidR="00591356" w:rsidRPr="006E4A43"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color w:val="9E001A" w:themeColor="accent1"/>
                <w:highlight w:val="yellow"/>
              </w:rPr>
            </w:pPr>
            <w:r w:rsidRPr="00B0451E">
              <w:rPr>
                <w:rFonts w:asciiTheme="minorHAnsi" w:eastAsia="Calibri" w:hAnsiTheme="minorHAnsi" w:cstheme="minorHAnsi"/>
                <w:b/>
                <w:bCs/>
                <w:color w:val="9E001A" w:themeColor="accent1"/>
                <w:szCs w:val="16"/>
              </w:rPr>
              <w:t>3,1</w:t>
            </w:r>
          </w:p>
        </w:tc>
      </w:tr>
      <w:tr w:rsidR="00591356" w:rsidRPr="00767446" w14:paraId="344E2B3C" w14:textId="77777777" w:rsidTr="2EC4AF51">
        <w:trPr>
          <w:trHeight w:val="306"/>
        </w:trPr>
        <w:tc>
          <w:tcPr>
            <w:cnfStyle w:val="001000000000" w:firstRow="0" w:lastRow="0" w:firstColumn="1" w:lastColumn="0" w:oddVBand="0" w:evenVBand="0" w:oddHBand="0" w:evenHBand="0" w:firstRowFirstColumn="0" w:firstRowLastColumn="0" w:lastRowFirstColumn="0" w:lastRowLastColumn="0"/>
            <w:tcW w:w="4395" w:type="dxa"/>
            <w:noWrap/>
          </w:tcPr>
          <w:p w14:paraId="055E7AA2" w14:textId="77777777" w:rsidR="00591356" w:rsidRPr="00767446" w:rsidRDefault="00591356" w:rsidP="001115F7">
            <w:pPr>
              <w:pStyle w:val="TabelalevistolpecNAPOVED"/>
            </w:pPr>
            <w:r w:rsidRPr="00767446">
              <w:t xml:space="preserve">Državna potrošnja, realna rast v %, </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149357B8" w14:textId="77777777" w:rsidR="00591356" w:rsidRPr="006E4A43"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highlight w:val="yellow"/>
              </w:rPr>
            </w:pPr>
            <w:r w:rsidRPr="00B0451E">
              <w:rPr>
                <w:rFonts w:asciiTheme="minorHAnsi" w:hAnsiTheme="minorHAnsi" w:cstheme="minorHAnsi"/>
                <w:szCs w:val="16"/>
                <w:lang w:val="it-IT"/>
              </w:rPr>
              <w:t>4,2</w:t>
            </w:r>
          </w:p>
        </w:tc>
        <w:tc>
          <w:tcPr>
            <w:tcW w:w="1134" w:type="dxa"/>
            <w:tcBorders>
              <w:top w:val="single" w:sz="4" w:space="0" w:color="auto"/>
              <w:left w:val="nil"/>
              <w:bottom w:val="single" w:sz="4" w:space="0" w:color="auto"/>
              <w:right w:val="single" w:sz="4" w:space="0" w:color="auto"/>
            </w:tcBorders>
            <w:shd w:val="clear" w:color="auto" w:fill="E9E9E9" w:themeFill="accent3" w:themeFillTint="33"/>
          </w:tcPr>
          <w:p w14:paraId="7398F087" w14:textId="77777777" w:rsidR="00591356" w:rsidRPr="006E4A43"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highlight w:val="yellow"/>
              </w:rPr>
            </w:pPr>
            <w:r w:rsidRPr="00B0451E">
              <w:rPr>
                <w:rFonts w:asciiTheme="minorHAnsi" w:eastAsia="Calibri" w:hAnsiTheme="minorHAnsi" w:cstheme="minorHAnsi"/>
                <w:b/>
                <w:bCs/>
                <w:color w:val="9E001A" w:themeColor="accent1"/>
                <w:szCs w:val="16"/>
              </w:rPr>
              <w:t>1,8</w:t>
            </w:r>
          </w:p>
        </w:tc>
        <w:tc>
          <w:tcPr>
            <w:tcW w:w="1275" w:type="dxa"/>
            <w:tcBorders>
              <w:top w:val="single" w:sz="4" w:space="0" w:color="auto"/>
              <w:left w:val="nil"/>
              <w:bottom w:val="single" w:sz="4" w:space="0" w:color="auto"/>
              <w:right w:val="single" w:sz="4" w:space="0" w:color="auto"/>
            </w:tcBorders>
            <w:shd w:val="clear" w:color="auto" w:fill="E9E9E9" w:themeFill="accent3" w:themeFillTint="33"/>
          </w:tcPr>
          <w:p w14:paraId="4D505E35" w14:textId="77777777" w:rsidR="00591356" w:rsidRPr="006E4A43"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color w:val="9E001A" w:themeColor="accent1"/>
                <w:highlight w:val="yellow"/>
              </w:rPr>
            </w:pPr>
            <w:r w:rsidRPr="00B0451E">
              <w:rPr>
                <w:rFonts w:asciiTheme="minorHAnsi" w:eastAsia="Calibri" w:hAnsiTheme="minorHAnsi" w:cstheme="minorHAnsi"/>
                <w:b/>
                <w:bCs/>
                <w:color w:val="9E001A" w:themeColor="accent1"/>
                <w:szCs w:val="16"/>
              </w:rPr>
              <w:t>1,5</w:t>
            </w:r>
          </w:p>
        </w:tc>
        <w:tc>
          <w:tcPr>
            <w:tcW w:w="1134" w:type="dxa"/>
            <w:tcBorders>
              <w:top w:val="single" w:sz="4" w:space="0" w:color="auto"/>
              <w:left w:val="nil"/>
              <w:bottom w:val="single" w:sz="4" w:space="0" w:color="auto"/>
              <w:right w:val="nil"/>
            </w:tcBorders>
            <w:shd w:val="clear" w:color="auto" w:fill="E9E9E9" w:themeFill="accent3" w:themeFillTint="33"/>
          </w:tcPr>
          <w:p w14:paraId="1F3AF823" w14:textId="77777777" w:rsidR="00591356" w:rsidRPr="006E4A43"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color w:val="9E001A" w:themeColor="accent1"/>
                <w:highlight w:val="yellow"/>
              </w:rPr>
            </w:pPr>
            <w:r w:rsidRPr="00B0451E">
              <w:rPr>
                <w:rFonts w:asciiTheme="minorHAnsi" w:eastAsia="Calibri" w:hAnsiTheme="minorHAnsi" w:cstheme="minorHAnsi"/>
                <w:b/>
                <w:bCs/>
                <w:color w:val="9E001A" w:themeColor="accent1"/>
                <w:szCs w:val="16"/>
              </w:rPr>
              <w:t>1,0</w:t>
            </w:r>
          </w:p>
        </w:tc>
      </w:tr>
      <w:tr w:rsidR="00591356" w:rsidRPr="00767446" w14:paraId="0DEDDB26" w14:textId="77777777" w:rsidTr="2EC4AF51">
        <w:trPr>
          <w:trHeight w:val="306"/>
        </w:trPr>
        <w:tc>
          <w:tcPr>
            <w:cnfStyle w:val="001000000000" w:firstRow="0" w:lastRow="0" w:firstColumn="1" w:lastColumn="0" w:oddVBand="0" w:evenVBand="0" w:oddHBand="0" w:evenHBand="0" w:firstRowFirstColumn="0" w:firstRowLastColumn="0" w:lastRowFirstColumn="0" w:lastRowLastColumn="0"/>
            <w:tcW w:w="4395" w:type="dxa"/>
            <w:noWrap/>
          </w:tcPr>
          <w:p w14:paraId="35DD7271" w14:textId="77777777" w:rsidR="00591356" w:rsidRPr="00767446" w:rsidRDefault="00591356" w:rsidP="001115F7">
            <w:pPr>
              <w:pStyle w:val="TabelalevistolpecNAPOVED"/>
            </w:pPr>
            <w:r w:rsidRPr="00767446">
              <w:t>Bruto investicije v osnovna sredstva, realna rast v %</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0B7C2422" w14:textId="77777777" w:rsidR="00591356" w:rsidRPr="006E4A43"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highlight w:val="yellow"/>
              </w:rPr>
            </w:pPr>
            <w:r w:rsidRPr="00B0451E">
              <w:rPr>
                <w:rFonts w:asciiTheme="minorHAnsi" w:hAnsiTheme="minorHAnsi" w:cstheme="minorHAnsi"/>
                <w:szCs w:val="16"/>
                <w:lang w:val="it-IT"/>
              </w:rPr>
              <w:t>-8,2</w:t>
            </w:r>
          </w:p>
        </w:tc>
        <w:tc>
          <w:tcPr>
            <w:tcW w:w="1134" w:type="dxa"/>
            <w:tcBorders>
              <w:top w:val="single" w:sz="4" w:space="0" w:color="auto"/>
              <w:left w:val="nil"/>
              <w:bottom w:val="single" w:sz="4" w:space="0" w:color="auto"/>
              <w:right w:val="single" w:sz="4" w:space="0" w:color="auto"/>
            </w:tcBorders>
            <w:shd w:val="clear" w:color="auto" w:fill="E9E9E9" w:themeFill="accent3" w:themeFillTint="33"/>
          </w:tcPr>
          <w:p w14:paraId="3482DFFA" w14:textId="77777777" w:rsidR="00591356" w:rsidRPr="006E4A43"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highlight w:val="yellow"/>
              </w:rPr>
            </w:pPr>
            <w:r w:rsidRPr="00B0451E">
              <w:rPr>
                <w:rFonts w:asciiTheme="minorHAnsi" w:eastAsia="Calibri" w:hAnsiTheme="minorHAnsi" w:cstheme="minorHAnsi"/>
                <w:b/>
                <w:bCs/>
                <w:color w:val="9E001A" w:themeColor="accent1"/>
                <w:szCs w:val="16"/>
              </w:rPr>
              <w:t>10,0</w:t>
            </w:r>
          </w:p>
        </w:tc>
        <w:tc>
          <w:tcPr>
            <w:tcW w:w="1275" w:type="dxa"/>
            <w:tcBorders>
              <w:top w:val="single" w:sz="4" w:space="0" w:color="auto"/>
              <w:left w:val="nil"/>
              <w:bottom w:val="single" w:sz="4" w:space="0" w:color="auto"/>
              <w:right w:val="single" w:sz="4" w:space="0" w:color="auto"/>
            </w:tcBorders>
            <w:shd w:val="clear" w:color="auto" w:fill="E9E9E9" w:themeFill="accent3" w:themeFillTint="33"/>
          </w:tcPr>
          <w:p w14:paraId="1BD7596E" w14:textId="77777777" w:rsidR="00591356" w:rsidRPr="006E4A43"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color w:val="9E001A" w:themeColor="accent1"/>
                <w:highlight w:val="yellow"/>
              </w:rPr>
            </w:pPr>
            <w:r w:rsidRPr="00B0451E">
              <w:rPr>
                <w:rFonts w:asciiTheme="minorHAnsi" w:eastAsia="Calibri" w:hAnsiTheme="minorHAnsi" w:cstheme="minorHAnsi"/>
                <w:b/>
                <w:bCs/>
                <w:color w:val="9E001A" w:themeColor="accent1"/>
                <w:szCs w:val="16"/>
              </w:rPr>
              <w:t>8,0</w:t>
            </w:r>
          </w:p>
        </w:tc>
        <w:tc>
          <w:tcPr>
            <w:tcW w:w="1134" w:type="dxa"/>
            <w:tcBorders>
              <w:top w:val="single" w:sz="4" w:space="0" w:color="auto"/>
              <w:left w:val="nil"/>
              <w:bottom w:val="single" w:sz="4" w:space="0" w:color="auto"/>
              <w:right w:val="nil"/>
            </w:tcBorders>
            <w:shd w:val="clear" w:color="auto" w:fill="E9E9E9" w:themeFill="accent3" w:themeFillTint="33"/>
          </w:tcPr>
          <w:p w14:paraId="2F8EA21C" w14:textId="77777777" w:rsidR="00591356" w:rsidRPr="006E4A43"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color w:val="9E001A" w:themeColor="accent1"/>
                <w:highlight w:val="yellow"/>
              </w:rPr>
            </w:pPr>
            <w:r w:rsidRPr="00B0451E">
              <w:rPr>
                <w:rFonts w:asciiTheme="minorHAnsi" w:eastAsia="Calibri" w:hAnsiTheme="minorHAnsi" w:cstheme="minorHAnsi"/>
                <w:b/>
                <w:bCs/>
                <w:color w:val="9E001A" w:themeColor="accent1"/>
                <w:szCs w:val="16"/>
              </w:rPr>
              <w:t>6,0</w:t>
            </w:r>
          </w:p>
        </w:tc>
      </w:tr>
      <w:tr w:rsidR="00591356" w:rsidRPr="00767446" w14:paraId="7FBF1837" w14:textId="77777777" w:rsidTr="2EC4AF51">
        <w:trPr>
          <w:trHeight w:val="306"/>
        </w:trPr>
        <w:tc>
          <w:tcPr>
            <w:cnfStyle w:val="001000000000" w:firstRow="0" w:lastRow="0" w:firstColumn="1" w:lastColumn="0" w:oddVBand="0" w:evenVBand="0" w:oddHBand="0" w:evenHBand="0" w:firstRowFirstColumn="0" w:firstRowLastColumn="0" w:lastRowFirstColumn="0" w:lastRowLastColumn="0"/>
            <w:tcW w:w="4395" w:type="dxa"/>
            <w:noWrap/>
          </w:tcPr>
          <w:p w14:paraId="78FD0583" w14:textId="77777777" w:rsidR="00591356" w:rsidRPr="00767446" w:rsidRDefault="00591356" w:rsidP="001115F7">
            <w:pPr>
              <w:pStyle w:val="TabelalevistolpecNAPOVED"/>
              <w:rPr>
                <w:i/>
              </w:rPr>
            </w:pPr>
            <w:r w:rsidRPr="00767446">
              <w:rPr>
                <w:i/>
              </w:rPr>
              <w:t xml:space="preserve">Sprememba zalog in vrednostni predmeti </w:t>
            </w:r>
            <w:r w:rsidRPr="00767446">
              <w:rPr>
                <w:i/>
              </w:rPr>
              <w:br/>
              <w:t>(prispevek k rasti v o.t.)</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1DC96216" w14:textId="77777777" w:rsidR="00591356" w:rsidRPr="006E4A43"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i/>
                <w:highlight w:val="yellow"/>
              </w:rPr>
            </w:pPr>
            <w:r w:rsidRPr="00B0451E">
              <w:rPr>
                <w:rFonts w:asciiTheme="minorHAnsi" w:hAnsiTheme="minorHAnsi" w:cstheme="minorHAnsi"/>
                <w:szCs w:val="16"/>
                <w:lang w:val="it-IT"/>
              </w:rPr>
              <w:t>0,1</w:t>
            </w:r>
          </w:p>
        </w:tc>
        <w:tc>
          <w:tcPr>
            <w:tcW w:w="1134" w:type="dxa"/>
            <w:tcBorders>
              <w:top w:val="single" w:sz="4" w:space="0" w:color="auto"/>
              <w:left w:val="nil"/>
              <w:bottom w:val="single" w:sz="4" w:space="0" w:color="auto"/>
              <w:right w:val="single" w:sz="4" w:space="0" w:color="auto"/>
            </w:tcBorders>
            <w:shd w:val="clear" w:color="auto" w:fill="E9E9E9" w:themeFill="accent3" w:themeFillTint="33"/>
          </w:tcPr>
          <w:p w14:paraId="51C4A442" w14:textId="77777777" w:rsidR="00591356" w:rsidRPr="006E4A43"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i/>
                <w:highlight w:val="yellow"/>
              </w:rPr>
            </w:pPr>
            <w:r w:rsidRPr="00B0451E">
              <w:rPr>
                <w:rFonts w:asciiTheme="minorHAnsi" w:eastAsia="Calibri" w:hAnsiTheme="minorHAnsi" w:cstheme="minorHAnsi"/>
                <w:b/>
                <w:bCs/>
                <w:color w:val="9E001A" w:themeColor="accent1"/>
                <w:szCs w:val="16"/>
              </w:rPr>
              <w:t>1,2</w:t>
            </w:r>
          </w:p>
        </w:tc>
        <w:tc>
          <w:tcPr>
            <w:tcW w:w="1275" w:type="dxa"/>
            <w:tcBorders>
              <w:top w:val="single" w:sz="4" w:space="0" w:color="auto"/>
              <w:left w:val="nil"/>
              <w:bottom w:val="single" w:sz="4" w:space="0" w:color="auto"/>
              <w:right w:val="single" w:sz="4" w:space="0" w:color="auto"/>
            </w:tcBorders>
            <w:shd w:val="clear" w:color="auto" w:fill="E9E9E9" w:themeFill="accent3" w:themeFillTint="33"/>
          </w:tcPr>
          <w:p w14:paraId="7FDE4FA4" w14:textId="77777777" w:rsidR="00591356" w:rsidRPr="006E4A43"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i/>
                <w:color w:val="9E001A" w:themeColor="accent1"/>
                <w:highlight w:val="yellow"/>
              </w:rPr>
            </w:pPr>
            <w:r w:rsidRPr="00B0451E">
              <w:rPr>
                <w:rFonts w:asciiTheme="minorHAnsi" w:eastAsia="Calibri" w:hAnsiTheme="minorHAnsi" w:cstheme="minorHAnsi"/>
                <w:b/>
                <w:bCs/>
                <w:color w:val="9E001A" w:themeColor="accent1"/>
                <w:szCs w:val="16"/>
              </w:rPr>
              <w:t>-0,3</w:t>
            </w:r>
          </w:p>
        </w:tc>
        <w:tc>
          <w:tcPr>
            <w:tcW w:w="1134" w:type="dxa"/>
            <w:tcBorders>
              <w:top w:val="single" w:sz="4" w:space="0" w:color="auto"/>
              <w:left w:val="nil"/>
              <w:bottom w:val="single" w:sz="4" w:space="0" w:color="auto"/>
              <w:right w:val="nil"/>
            </w:tcBorders>
            <w:shd w:val="clear" w:color="auto" w:fill="E9E9E9" w:themeFill="accent3" w:themeFillTint="33"/>
          </w:tcPr>
          <w:p w14:paraId="0EA2345A" w14:textId="77777777" w:rsidR="00591356" w:rsidRPr="006E4A43"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i/>
                <w:iCs/>
                <w:color w:val="9E001A" w:themeColor="accent1"/>
                <w:highlight w:val="yellow"/>
              </w:rPr>
            </w:pPr>
            <w:r w:rsidRPr="00B0451E">
              <w:rPr>
                <w:rFonts w:asciiTheme="minorHAnsi" w:eastAsia="Calibri" w:hAnsiTheme="minorHAnsi" w:cstheme="minorHAnsi"/>
                <w:b/>
                <w:bCs/>
                <w:color w:val="9E001A" w:themeColor="accent1"/>
                <w:szCs w:val="16"/>
              </w:rPr>
              <w:t>0,0</w:t>
            </w:r>
          </w:p>
        </w:tc>
      </w:tr>
      <w:tr w:rsidR="00591356" w:rsidRPr="00767446" w14:paraId="606E3584" w14:textId="77777777" w:rsidTr="2EC4AF51">
        <w:trPr>
          <w:trHeight w:val="306"/>
        </w:trPr>
        <w:tc>
          <w:tcPr>
            <w:cnfStyle w:val="001000000000" w:firstRow="0" w:lastRow="0" w:firstColumn="1" w:lastColumn="0" w:oddVBand="0" w:evenVBand="0" w:oddHBand="0" w:evenHBand="0" w:firstRowFirstColumn="0" w:firstRowLastColumn="0" w:lastRowFirstColumn="0" w:lastRowLastColumn="0"/>
            <w:tcW w:w="9072" w:type="dxa"/>
            <w:gridSpan w:val="5"/>
          </w:tcPr>
          <w:p w14:paraId="6110E6AC" w14:textId="416C2AF6" w:rsidR="00591356" w:rsidRPr="00563D12" w:rsidRDefault="00591356" w:rsidP="001115F7">
            <w:pPr>
              <w:pStyle w:val="TabelalevistolpecglavaNAPOVED"/>
            </w:pPr>
            <w:r w:rsidRPr="00563D12">
              <w:t>ZAPOSLENOST IN PRODUKTIVNOST</w:t>
            </w:r>
          </w:p>
        </w:tc>
      </w:tr>
      <w:tr w:rsidR="00591356" w:rsidRPr="00767446" w14:paraId="6AB2C745" w14:textId="77777777" w:rsidTr="2EC4AF51">
        <w:trPr>
          <w:trHeight w:val="306"/>
        </w:trPr>
        <w:tc>
          <w:tcPr>
            <w:cnfStyle w:val="001000000000" w:firstRow="0" w:lastRow="0" w:firstColumn="1" w:lastColumn="0" w:oddVBand="0" w:evenVBand="0" w:oddHBand="0" w:evenHBand="0" w:firstRowFirstColumn="0" w:firstRowLastColumn="0" w:lastRowFirstColumn="0" w:lastRowLastColumn="0"/>
            <w:tcW w:w="4395" w:type="dxa"/>
            <w:noWrap/>
            <w:hideMark/>
          </w:tcPr>
          <w:p w14:paraId="7F07EB68" w14:textId="77777777" w:rsidR="00591356" w:rsidRPr="00563D12" w:rsidRDefault="00591356" w:rsidP="001115F7">
            <w:pPr>
              <w:pStyle w:val="TabelalevistolpecNAPOVED"/>
            </w:pPr>
            <w:r w:rsidRPr="00563D12">
              <w:t>Zaposlenost, statistika nacionalnih računov, rast v %</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6DDEE88B" w14:textId="77777777" w:rsidR="00591356" w:rsidRPr="00563D12" w:rsidRDefault="00591356" w:rsidP="001115F7">
            <w:pPr>
              <w:pStyle w:val="TabelaNAPOVED"/>
              <w:cnfStyle w:val="000000000000" w:firstRow="0" w:lastRow="0" w:firstColumn="0" w:lastColumn="0" w:oddVBand="0" w:evenVBand="0" w:oddHBand="0" w:evenHBand="0" w:firstRowFirstColumn="0" w:firstRowLastColumn="0" w:lastRowFirstColumn="0" w:lastRowLastColumn="0"/>
            </w:pPr>
            <w:r w:rsidRPr="00B0451E">
              <w:rPr>
                <w:rFonts w:asciiTheme="minorHAnsi" w:hAnsiTheme="minorHAnsi" w:cstheme="minorHAnsi"/>
                <w:szCs w:val="16"/>
                <w:lang w:val="it-IT"/>
              </w:rPr>
              <w:t>-0,6</w:t>
            </w:r>
          </w:p>
        </w:tc>
        <w:tc>
          <w:tcPr>
            <w:tcW w:w="1134" w:type="dxa"/>
            <w:tcBorders>
              <w:top w:val="single" w:sz="4" w:space="0" w:color="auto"/>
              <w:left w:val="nil"/>
              <w:bottom w:val="single" w:sz="4" w:space="0" w:color="auto"/>
              <w:right w:val="single" w:sz="4" w:space="0" w:color="auto"/>
            </w:tcBorders>
            <w:shd w:val="clear" w:color="auto" w:fill="E9E9E9" w:themeFill="accent3" w:themeFillTint="33"/>
          </w:tcPr>
          <w:p w14:paraId="1B8C0EC4" w14:textId="77777777" w:rsidR="00591356" w:rsidRPr="00563D12"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rPr>
            </w:pPr>
            <w:r w:rsidRPr="00B0451E">
              <w:rPr>
                <w:rFonts w:asciiTheme="minorHAnsi" w:eastAsia="Calibri" w:hAnsiTheme="minorHAnsi" w:cstheme="minorHAnsi"/>
                <w:b/>
                <w:bCs/>
                <w:color w:val="9E001A" w:themeColor="accent1"/>
                <w:szCs w:val="16"/>
              </w:rPr>
              <w:t>0,8</w:t>
            </w:r>
          </w:p>
        </w:tc>
        <w:tc>
          <w:tcPr>
            <w:tcW w:w="1275" w:type="dxa"/>
            <w:tcBorders>
              <w:top w:val="single" w:sz="4" w:space="0" w:color="auto"/>
              <w:left w:val="nil"/>
              <w:bottom w:val="single" w:sz="4" w:space="0" w:color="auto"/>
              <w:right w:val="single" w:sz="4" w:space="0" w:color="auto"/>
            </w:tcBorders>
            <w:shd w:val="clear" w:color="auto" w:fill="E9E9E9" w:themeFill="accent3" w:themeFillTint="33"/>
          </w:tcPr>
          <w:p w14:paraId="671F28D4" w14:textId="77777777" w:rsidR="00591356" w:rsidRPr="00563D12"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color w:val="9E001A" w:themeColor="accent1"/>
              </w:rPr>
            </w:pPr>
            <w:r w:rsidRPr="00B0451E">
              <w:rPr>
                <w:rFonts w:asciiTheme="minorHAnsi" w:eastAsia="Calibri" w:hAnsiTheme="minorHAnsi" w:cstheme="minorHAnsi"/>
                <w:b/>
                <w:bCs/>
                <w:color w:val="9E001A" w:themeColor="accent1"/>
                <w:szCs w:val="16"/>
              </w:rPr>
              <w:t>1,5</w:t>
            </w:r>
          </w:p>
        </w:tc>
        <w:tc>
          <w:tcPr>
            <w:tcW w:w="1134" w:type="dxa"/>
            <w:tcBorders>
              <w:top w:val="single" w:sz="4" w:space="0" w:color="auto"/>
              <w:left w:val="nil"/>
              <w:bottom w:val="single" w:sz="4" w:space="0" w:color="auto"/>
              <w:right w:val="nil"/>
            </w:tcBorders>
            <w:shd w:val="clear" w:color="auto" w:fill="E9E9E9" w:themeFill="accent3" w:themeFillTint="33"/>
          </w:tcPr>
          <w:p w14:paraId="316E2CA0" w14:textId="77777777" w:rsidR="00591356" w:rsidRPr="00563D12"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color w:val="9E001A" w:themeColor="accent1"/>
              </w:rPr>
            </w:pPr>
            <w:r w:rsidRPr="00B0451E">
              <w:rPr>
                <w:rFonts w:asciiTheme="minorHAnsi" w:eastAsia="Calibri" w:hAnsiTheme="minorHAnsi" w:cstheme="minorHAnsi"/>
                <w:b/>
                <w:bCs/>
                <w:color w:val="9E001A" w:themeColor="accent1"/>
                <w:szCs w:val="16"/>
              </w:rPr>
              <w:t>1,2</w:t>
            </w:r>
          </w:p>
        </w:tc>
      </w:tr>
      <w:tr w:rsidR="00591356" w:rsidRPr="00767446" w14:paraId="7A2DF572" w14:textId="77777777" w:rsidTr="2EC4AF51">
        <w:trPr>
          <w:trHeight w:val="306"/>
        </w:trPr>
        <w:tc>
          <w:tcPr>
            <w:cnfStyle w:val="001000000000" w:firstRow="0" w:lastRow="0" w:firstColumn="1" w:lastColumn="0" w:oddVBand="0" w:evenVBand="0" w:oddHBand="0" w:evenHBand="0" w:firstRowFirstColumn="0" w:firstRowLastColumn="0" w:lastRowFirstColumn="0" w:lastRowLastColumn="0"/>
            <w:tcW w:w="4395" w:type="dxa"/>
            <w:noWrap/>
            <w:hideMark/>
          </w:tcPr>
          <w:p w14:paraId="67939767" w14:textId="77777777" w:rsidR="00591356" w:rsidRPr="00563D12" w:rsidRDefault="00591356" w:rsidP="001115F7">
            <w:pPr>
              <w:pStyle w:val="TabelalevistolpecNAPOVED"/>
            </w:pPr>
            <w:r w:rsidRPr="00563D12">
              <w:t>Št. registriranih brezposelnih, povprečje leta, v tisoč</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2424357E" w14:textId="77777777" w:rsidR="00591356" w:rsidRPr="00563D12" w:rsidRDefault="00591356" w:rsidP="001115F7">
            <w:pPr>
              <w:pStyle w:val="TabelaNAPOVED"/>
              <w:cnfStyle w:val="000000000000" w:firstRow="0" w:lastRow="0" w:firstColumn="0" w:lastColumn="0" w:oddVBand="0" w:evenVBand="0" w:oddHBand="0" w:evenHBand="0" w:firstRowFirstColumn="0" w:firstRowLastColumn="0" w:lastRowFirstColumn="0" w:lastRowLastColumn="0"/>
            </w:pPr>
            <w:r w:rsidRPr="00B0451E">
              <w:rPr>
                <w:rFonts w:asciiTheme="minorHAnsi" w:hAnsiTheme="minorHAnsi" w:cstheme="minorHAnsi"/>
                <w:szCs w:val="16"/>
                <w:lang w:val="it-IT"/>
              </w:rPr>
              <w:t>85,0</w:t>
            </w:r>
          </w:p>
        </w:tc>
        <w:tc>
          <w:tcPr>
            <w:tcW w:w="1134" w:type="dxa"/>
            <w:tcBorders>
              <w:top w:val="single" w:sz="4" w:space="0" w:color="auto"/>
              <w:left w:val="nil"/>
              <w:bottom w:val="single" w:sz="4" w:space="0" w:color="auto"/>
              <w:right w:val="single" w:sz="4" w:space="0" w:color="auto"/>
            </w:tcBorders>
            <w:shd w:val="clear" w:color="auto" w:fill="E9E9E9" w:themeFill="accent3" w:themeFillTint="33"/>
          </w:tcPr>
          <w:p w14:paraId="1C24EBE8" w14:textId="77777777" w:rsidR="00591356" w:rsidRPr="00563D12"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rPr>
            </w:pPr>
            <w:r w:rsidRPr="00B0451E">
              <w:rPr>
                <w:rFonts w:asciiTheme="minorHAnsi" w:eastAsia="Calibri" w:hAnsiTheme="minorHAnsi" w:cstheme="minorHAnsi"/>
                <w:b/>
                <w:bCs/>
                <w:color w:val="9E001A" w:themeColor="accent1"/>
                <w:szCs w:val="16"/>
              </w:rPr>
              <w:t>75,4</w:t>
            </w:r>
          </w:p>
        </w:tc>
        <w:tc>
          <w:tcPr>
            <w:tcW w:w="1275" w:type="dxa"/>
            <w:tcBorders>
              <w:top w:val="single" w:sz="4" w:space="0" w:color="auto"/>
              <w:left w:val="nil"/>
              <w:bottom w:val="single" w:sz="4" w:space="0" w:color="auto"/>
              <w:right w:val="single" w:sz="4" w:space="0" w:color="auto"/>
            </w:tcBorders>
            <w:shd w:val="clear" w:color="auto" w:fill="E9E9E9" w:themeFill="accent3" w:themeFillTint="33"/>
          </w:tcPr>
          <w:p w14:paraId="4F7AE18C" w14:textId="77777777" w:rsidR="00591356" w:rsidRPr="00563D12"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color w:val="9E001A" w:themeColor="accent1"/>
              </w:rPr>
            </w:pPr>
            <w:r w:rsidRPr="00B0451E">
              <w:rPr>
                <w:rFonts w:asciiTheme="minorHAnsi" w:eastAsia="Calibri" w:hAnsiTheme="minorHAnsi" w:cstheme="minorHAnsi"/>
                <w:b/>
                <w:bCs/>
                <w:color w:val="9E001A" w:themeColor="accent1"/>
                <w:szCs w:val="16"/>
              </w:rPr>
              <w:t>67,8</w:t>
            </w:r>
          </w:p>
        </w:tc>
        <w:tc>
          <w:tcPr>
            <w:tcW w:w="1134" w:type="dxa"/>
            <w:tcBorders>
              <w:top w:val="single" w:sz="4" w:space="0" w:color="auto"/>
              <w:left w:val="nil"/>
              <w:bottom w:val="single" w:sz="4" w:space="0" w:color="auto"/>
              <w:right w:val="nil"/>
            </w:tcBorders>
            <w:shd w:val="clear" w:color="auto" w:fill="E9E9E9" w:themeFill="accent3" w:themeFillTint="33"/>
          </w:tcPr>
          <w:p w14:paraId="382B8F87" w14:textId="77777777" w:rsidR="00591356" w:rsidRPr="00563D12"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color w:val="9E001A" w:themeColor="accent1"/>
              </w:rPr>
            </w:pPr>
            <w:r w:rsidRPr="00B0451E">
              <w:rPr>
                <w:rFonts w:asciiTheme="minorHAnsi" w:eastAsia="Calibri" w:hAnsiTheme="minorHAnsi" w:cstheme="minorHAnsi"/>
                <w:b/>
                <w:bCs/>
                <w:color w:val="9E001A" w:themeColor="accent1"/>
                <w:szCs w:val="16"/>
              </w:rPr>
              <w:t>65,0</w:t>
            </w:r>
          </w:p>
        </w:tc>
      </w:tr>
      <w:tr w:rsidR="00591356" w:rsidRPr="00767446" w14:paraId="6B32C751" w14:textId="77777777" w:rsidTr="2EC4AF51">
        <w:trPr>
          <w:trHeight w:val="306"/>
        </w:trPr>
        <w:tc>
          <w:tcPr>
            <w:cnfStyle w:val="001000000000" w:firstRow="0" w:lastRow="0" w:firstColumn="1" w:lastColumn="0" w:oddVBand="0" w:evenVBand="0" w:oddHBand="0" w:evenHBand="0" w:firstRowFirstColumn="0" w:firstRowLastColumn="0" w:lastRowFirstColumn="0" w:lastRowLastColumn="0"/>
            <w:tcW w:w="4395" w:type="dxa"/>
            <w:noWrap/>
            <w:hideMark/>
          </w:tcPr>
          <w:p w14:paraId="502E1A96" w14:textId="77777777" w:rsidR="00591356" w:rsidRPr="00563D12" w:rsidRDefault="00591356" w:rsidP="001115F7">
            <w:pPr>
              <w:pStyle w:val="TabelalevistolpecNAPOVED"/>
            </w:pPr>
            <w:r w:rsidRPr="00563D12">
              <w:t>Stopnja registrirane brezposelnosti v %</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13BED638" w14:textId="77777777" w:rsidR="00591356" w:rsidRPr="00563D12" w:rsidRDefault="00591356" w:rsidP="001115F7">
            <w:pPr>
              <w:pStyle w:val="TabelaNAPOVED"/>
              <w:cnfStyle w:val="000000000000" w:firstRow="0" w:lastRow="0" w:firstColumn="0" w:lastColumn="0" w:oddVBand="0" w:evenVBand="0" w:oddHBand="0" w:evenHBand="0" w:firstRowFirstColumn="0" w:firstRowLastColumn="0" w:lastRowFirstColumn="0" w:lastRowLastColumn="0"/>
            </w:pPr>
            <w:r w:rsidRPr="00B0451E">
              <w:rPr>
                <w:rFonts w:asciiTheme="minorHAnsi" w:hAnsiTheme="minorHAnsi" w:cstheme="minorHAnsi"/>
                <w:szCs w:val="16"/>
                <w:lang w:val="it-IT"/>
              </w:rPr>
              <w:t>8,7</w:t>
            </w:r>
          </w:p>
        </w:tc>
        <w:tc>
          <w:tcPr>
            <w:tcW w:w="1134" w:type="dxa"/>
            <w:tcBorders>
              <w:top w:val="single" w:sz="4" w:space="0" w:color="auto"/>
              <w:left w:val="nil"/>
              <w:bottom w:val="single" w:sz="4" w:space="0" w:color="auto"/>
              <w:right w:val="single" w:sz="4" w:space="0" w:color="auto"/>
            </w:tcBorders>
            <w:shd w:val="clear" w:color="auto" w:fill="E9E9E9" w:themeFill="accent3" w:themeFillTint="33"/>
          </w:tcPr>
          <w:p w14:paraId="1B2CE123" w14:textId="2DCA4238" w:rsidR="00591356" w:rsidRPr="00563D12"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rPr>
            </w:pPr>
            <w:r w:rsidRPr="00B0451E">
              <w:rPr>
                <w:rFonts w:asciiTheme="minorHAnsi" w:eastAsia="Calibri" w:hAnsiTheme="minorHAnsi" w:cstheme="minorHAnsi"/>
                <w:b/>
                <w:bCs/>
                <w:color w:val="9E001A" w:themeColor="accent1"/>
                <w:szCs w:val="16"/>
              </w:rPr>
              <w:t>7,</w:t>
            </w:r>
            <w:r w:rsidR="00FA4F1A">
              <w:rPr>
                <w:rFonts w:asciiTheme="minorHAnsi" w:eastAsia="Calibri" w:hAnsiTheme="minorHAnsi" w:cstheme="minorHAnsi"/>
                <w:b/>
                <w:bCs/>
                <w:color w:val="9E001A" w:themeColor="accent1"/>
                <w:szCs w:val="16"/>
              </w:rPr>
              <w:t>7</w:t>
            </w:r>
          </w:p>
        </w:tc>
        <w:tc>
          <w:tcPr>
            <w:tcW w:w="1275" w:type="dxa"/>
            <w:tcBorders>
              <w:top w:val="single" w:sz="4" w:space="0" w:color="auto"/>
              <w:left w:val="nil"/>
              <w:bottom w:val="single" w:sz="4" w:space="0" w:color="auto"/>
              <w:right w:val="single" w:sz="4" w:space="0" w:color="auto"/>
            </w:tcBorders>
            <w:shd w:val="clear" w:color="auto" w:fill="E9E9E9" w:themeFill="accent3" w:themeFillTint="33"/>
          </w:tcPr>
          <w:p w14:paraId="23C5B76F" w14:textId="77777777" w:rsidR="00591356" w:rsidRPr="00563D12"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color w:val="9E001A" w:themeColor="accent1"/>
              </w:rPr>
            </w:pPr>
            <w:r w:rsidRPr="00B0451E">
              <w:rPr>
                <w:rFonts w:asciiTheme="minorHAnsi" w:eastAsia="Calibri" w:hAnsiTheme="minorHAnsi" w:cstheme="minorHAnsi"/>
                <w:b/>
                <w:bCs/>
                <w:color w:val="9E001A" w:themeColor="accent1"/>
                <w:szCs w:val="16"/>
              </w:rPr>
              <w:t>6,9</w:t>
            </w:r>
          </w:p>
        </w:tc>
        <w:tc>
          <w:tcPr>
            <w:tcW w:w="1134" w:type="dxa"/>
            <w:tcBorders>
              <w:top w:val="single" w:sz="4" w:space="0" w:color="auto"/>
              <w:left w:val="nil"/>
              <w:bottom w:val="single" w:sz="4" w:space="0" w:color="auto"/>
              <w:right w:val="nil"/>
            </w:tcBorders>
            <w:shd w:val="clear" w:color="auto" w:fill="E9E9E9" w:themeFill="accent3" w:themeFillTint="33"/>
          </w:tcPr>
          <w:p w14:paraId="731AEE3E" w14:textId="77777777" w:rsidR="00591356" w:rsidRPr="00563D12"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color w:val="9E001A" w:themeColor="accent1"/>
              </w:rPr>
            </w:pPr>
            <w:r w:rsidRPr="00B0451E">
              <w:rPr>
                <w:rFonts w:asciiTheme="minorHAnsi" w:eastAsia="Calibri" w:hAnsiTheme="minorHAnsi" w:cstheme="minorHAnsi"/>
                <w:b/>
                <w:bCs/>
                <w:color w:val="9E001A" w:themeColor="accent1"/>
                <w:szCs w:val="16"/>
              </w:rPr>
              <w:t>6,6</w:t>
            </w:r>
          </w:p>
        </w:tc>
      </w:tr>
      <w:tr w:rsidR="00591356" w:rsidRPr="00767446" w14:paraId="572A2247" w14:textId="77777777" w:rsidTr="2EC4AF51">
        <w:trPr>
          <w:trHeight w:val="306"/>
        </w:trPr>
        <w:tc>
          <w:tcPr>
            <w:cnfStyle w:val="001000000000" w:firstRow="0" w:lastRow="0" w:firstColumn="1" w:lastColumn="0" w:oddVBand="0" w:evenVBand="0" w:oddHBand="0" w:evenHBand="0" w:firstRowFirstColumn="0" w:firstRowLastColumn="0" w:lastRowFirstColumn="0" w:lastRowLastColumn="0"/>
            <w:tcW w:w="4395" w:type="dxa"/>
            <w:noWrap/>
            <w:hideMark/>
          </w:tcPr>
          <w:p w14:paraId="161565F0" w14:textId="77777777" w:rsidR="00591356" w:rsidRPr="00563D12" w:rsidRDefault="00591356" w:rsidP="001115F7">
            <w:pPr>
              <w:pStyle w:val="TabelalevistolpecNAPOVED"/>
            </w:pPr>
            <w:r w:rsidRPr="00563D12">
              <w:t>Stopnja brezposelnosti po anketi o delovni sili v %</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4DF4773C" w14:textId="77777777" w:rsidR="00591356" w:rsidRPr="00563D12" w:rsidRDefault="00591356" w:rsidP="001115F7">
            <w:pPr>
              <w:pStyle w:val="TabelaNAPOVED"/>
              <w:cnfStyle w:val="000000000000" w:firstRow="0" w:lastRow="0" w:firstColumn="0" w:lastColumn="0" w:oddVBand="0" w:evenVBand="0" w:oddHBand="0" w:evenHBand="0" w:firstRowFirstColumn="0" w:firstRowLastColumn="0" w:lastRowFirstColumn="0" w:lastRowLastColumn="0"/>
            </w:pPr>
            <w:r w:rsidRPr="00B0451E">
              <w:rPr>
                <w:rFonts w:asciiTheme="minorHAnsi" w:hAnsiTheme="minorHAnsi" w:cstheme="minorHAnsi"/>
                <w:szCs w:val="16"/>
                <w:lang w:val="it-IT"/>
              </w:rPr>
              <w:t>5,0</w:t>
            </w:r>
          </w:p>
        </w:tc>
        <w:tc>
          <w:tcPr>
            <w:tcW w:w="1134" w:type="dxa"/>
            <w:tcBorders>
              <w:top w:val="single" w:sz="4" w:space="0" w:color="auto"/>
              <w:left w:val="nil"/>
              <w:bottom w:val="single" w:sz="4" w:space="0" w:color="auto"/>
              <w:right w:val="single" w:sz="4" w:space="0" w:color="auto"/>
            </w:tcBorders>
            <w:shd w:val="clear" w:color="auto" w:fill="E9E9E9" w:themeFill="accent3" w:themeFillTint="33"/>
          </w:tcPr>
          <w:p w14:paraId="368F2AD7" w14:textId="77777777" w:rsidR="00591356" w:rsidRPr="00563D12"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rPr>
            </w:pPr>
            <w:r w:rsidRPr="00B0451E">
              <w:rPr>
                <w:rFonts w:asciiTheme="minorHAnsi" w:eastAsia="Calibri" w:hAnsiTheme="minorHAnsi" w:cstheme="minorHAnsi"/>
                <w:b/>
                <w:bCs/>
                <w:color w:val="9E001A" w:themeColor="accent1"/>
                <w:szCs w:val="16"/>
              </w:rPr>
              <w:t>4,7</w:t>
            </w:r>
          </w:p>
        </w:tc>
        <w:tc>
          <w:tcPr>
            <w:tcW w:w="1275" w:type="dxa"/>
            <w:tcBorders>
              <w:top w:val="single" w:sz="4" w:space="0" w:color="auto"/>
              <w:left w:val="nil"/>
              <w:bottom w:val="single" w:sz="4" w:space="0" w:color="auto"/>
              <w:right w:val="single" w:sz="4" w:space="0" w:color="auto"/>
            </w:tcBorders>
            <w:shd w:val="clear" w:color="auto" w:fill="E9E9E9" w:themeFill="accent3" w:themeFillTint="33"/>
          </w:tcPr>
          <w:p w14:paraId="2D6B3F1E" w14:textId="77777777" w:rsidR="00591356" w:rsidRPr="00563D12"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color w:val="9E001A" w:themeColor="accent1"/>
              </w:rPr>
            </w:pPr>
            <w:r w:rsidRPr="00B0451E">
              <w:rPr>
                <w:rFonts w:asciiTheme="minorHAnsi" w:eastAsia="Calibri" w:hAnsiTheme="minorHAnsi" w:cstheme="minorHAnsi"/>
                <w:b/>
                <w:bCs/>
                <w:color w:val="9E001A" w:themeColor="accent1"/>
                <w:szCs w:val="16"/>
              </w:rPr>
              <w:t>4,3</w:t>
            </w:r>
          </w:p>
        </w:tc>
        <w:tc>
          <w:tcPr>
            <w:tcW w:w="1134" w:type="dxa"/>
            <w:tcBorders>
              <w:top w:val="single" w:sz="4" w:space="0" w:color="auto"/>
              <w:left w:val="nil"/>
              <w:bottom w:val="single" w:sz="4" w:space="0" w:color="auto"/>
              <w:right w:val="nil"/>
            </w:tcBorders>
            <w:shd w:val="clear" w:color="auto" w:fill="E9E9E9" w:themeFill="accent3" w:themeFillTint="33"/>
          </w:tcPr>
          <w:p w14:paraId="0661208B" w14:textId="77777777" w:rsidR="00591356" w:rsidRPr="00563D12"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color w:val="9E001A" w:themeColor="accent1"/>
              </w:rPr>
            </w:pPr>
            <w:r w:rsidRPr="00B0451E">
              <w:rPr>
                <w:rFonts w:asciiTheme="minorHAnsi" w:eastAsia="Calibri" w:hAnsiTheme="minorHAnsi" w:cstheme="minorHAnsi"/>
                <w:b/>
                <w:bCs/>
                <w:color w:val="9E001A" w:themeColor="accent1"/>
                <w:szCs w:val="16"/>
              </w:rPr>
              <w:t>4,2</w:t>
            </w:r>
          </w:p>
        </w:tc>
      </w:tr>
      <w:tr w:rsidR="00591356" w:rsidRPr="00767446" w14:paraId="7A4FC7E8" w14:textId="77777777" w:rsidTr="2EC4AF51">
        <w:trPr>
          <w:trHeight w:val="306"/>
        </w:trPr>
        <w:tc>
          <w:tcPr>
            <w:cnfStyle w:val="001000000000" w:firstRow="0" w:lastRow="0" w:firstColumn="1" w:lastColumn="0" w:oddVBand="0" w:evenVBand="0" w:oddHBand="0" w:evenHBand="0" w:firstRowFirstColumn="0" w:firstRowLastColumn="0" w:lastRowFirstColumn="0" w:lastRowLastColumn="0"/>
            <w:tcW w:w="4395" w:type="dxa"/>
            <w:noWrap/>
            <w:hideMark/>
          </w:tcPr>
          <w:p w14:paraId="1793F5AE" w14:textId="77777777" w:rsidR="00591356" w:rsidRPr="00563D12" w:rsidRDefault="00591356" w:rsidP="001115F7">
            <w:pPr>
              <w:pStyle w:val="TabelalevistolpecNAPOVED"/>
            </w:pPr>
            <w:r w:rsidRPr="00563D12">
              <w:t>Produktivnost dela (BDP na zaposlenega), realna rast v %</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2244C764" w14:textId="77777777" w:rsidR="00591356" w:rsidRPr="00563D12" w:rsidRDefault="00591356" w:rsidP="001115F7">
            <w:pPr>
              <w:pStyle w:val="TabelaNAPOVED"/>
              <w:cnfStyle w:val="000000000000" w:firstRow="0" w:lastRow="0" w:firstColumn="0" w:lastColumn="0" w:oddVBand="0" w:evenVBand="0" w:oddHBand="0" w:evenHBand="0" w:firstRowFirstColumn="0" w:firstRowLastColumn="0" w:lastRowFirstColumn="0" w:lastRowLastColumn="0"/>
            </w:pPr>
            <w:r w:rsidRPr="00B0451E">
              <w:rPr>
                <w:rFonts w:asciiTheme="minorHAnsi" w:hAnsiTheme="minorHAnsi" w:cstheme="minorHAnsi"/>
                <w:szCs w:val="16"/>
                <w:lang w:val="it-IT"/>
              </w:rPr>
              <w:t>-3,7</w:t>
            </w:r>
          </w:p>
        </w:tc>
        <w:tc>
          <w:tcPr>
            <w:tcW w:w="1134" w:type="dxa"/>
            <w:tcBorders>
              <w:top w:val="single" w:sz="4" w:space="0" w:color="auto"/>
              <w:left w:val="nil"/>
              <w:bottom w:val="single" w:sz="4" w:space="0" w:color="auto"/>
              <w:right w:val="single" w:sz="4" w:space="0" w:color="auto"/>
            </w:tcBorders>
            <w:shd w:val="clear" w:color="auto" w:fill="E9E9E9" w:themeFill="accent3" w:themeFillTint="33"/>
          </w:tcPr>
          <w:p w14:paraId="43A1FD20" w14:textId="77777777" w:rsidR="00591356" w:rsidRPr="00563D12"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rPr>
            </w:pPr>
            <w:r w:rsidRPr="00B0451E">
              <w:rPr>
                <w:rFonts w:asciiTheme="minorHAnsi" w:eastAsia="Calibri" w:hAnsiTheme="minorHAnsi" w:cstheme="minorHAnsi"/>
                <w:b/>
                <w:bCs/>
                <w:color w:val="9E001A" w:themeColor="accent1"/>
                <w:szCs w:val="16"/>
              </w:rPr>
              <w:t>5,3</w:t>
            </w:r>
          </w:p>
        </w:tc>
        <w:tc>
          <w:tcPr>
            <w:tcW w:w="1275" w:type="dxa"/>
            <w:tcBorders>
              <w:top w:val="single" w:sz="4" w:space="0" w:color="auto"/>
              <w:left w:val="nil"/>
              <w:bottom w:val="single" w:sz="4" w:space="0" w:color="auto"/>
              <w:right w:val="single" w:sz="4" w:space="0" w:color="auto"/>
            </w:tcBorders>
            <w:shd w:val="clear" w:color="auto" w:fill="E9E9E9" w:themeFill="accent3" w:themeFillTint="33"/>
          </w:tcPr>
          <w:p w14:paraId="38789E80" w14:textId="77777777" w:rsidR="00591356" w:rsidRPr="00563D12"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color w:val="9E001A" w:themeColor="accent1"/>
              </w:rPr>
            </w:pPr>
            <w:r w:rsidRPr="00B0451E">
              <w:rPr>
                <w:rFonts w:asciiTheme="minorHAnsi" w:eastAsia="Calibri" w:hAnsiTheme="minorHAnsi" w:cstheme="minorHAnsi"/>
                <w:b/>
                <w:bCs/>
                <w:color w:val="9E001A" w:themeColor="accent1"/>
                <w:szCs w:val="16"/>
              </w:rPr>
              <w:t>3,1</w:t>
            </w:r>
          </w:p>
        </w:tc>
        <w:tc>
          <w:tcPr>
            <w:tcW w:w="1134" w:type="dxa"/>
            <w:tcBorders>
              <w:top w:val="single" w:sz="4" w:space="0" w:color="auto"/>
              <w:left w:val="nil"/>
              <w:bottom w:val="single" w:sz="4" w:space="0" w:color="auto"/>
              <w:right w:val="nil"/>
            </w:tcBorders>
            <w:shd w:val="clear" w:color="auto" w:fill="E9E9E9" w:themeFill="accent3" w:themeFillTint="33"/>
          </w:tcPr>
          <w:p w14:paraId="0665613B" w14:textId="77777777" w:rsidR="00591356" w:rsidRPr="00563D12"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color w:val="9E001A" w:themeColor="accent1"/>
              </w:rPr>
            </w:pPr>
            <w:r w:rsidRPr="00B0451E">
              <w:rPr>
                <w:rFonts w:asciiTheme="minorHAnsi" w:eastAsia="Calibri" w:hAnsiTheme="minorHAnsi" w:cstheme="minorHAnsi"/>
                <w:b/>
                <w:bCs/>
                <w:color w:val="9E001A" w:themeColor="accent1"/>
                <w:szCs w:val="16"/>
              </w:rPr>
              <w:t>2,1</w:t>
            </w:r>
          </w:p>
        </w:tc>
      </w:tr>
      <w:tr w:rsidR="00591356" w:rsidRPr="00767446" w14:paraId="78E687F6" w14:textId="77777777" w:rsidTr="2EC4AF51">
        <w:trPr>
          <w:trHeight w:val="306"/>
        </w:trPr>
        <w:tc>
          <w:tcPr>
            <w:cnfStyle w:val="001000000000" w:firstRow="0" w:lastRow="0" w:firstColumn="1" w:lastColumn="0" w:oddVBand="0" w:evenVBand="0" w:oddHBand="0" w:evenHBand="0" w:firstRowFirstColumn="0" w:firstRowLastColumn="0" w:lastRowFirstColumn="0" w:lastRowLastColumn="0"/>
            <w:tcW w:w="9072" w:type="dxa"/>
            <w:gridSpan w:val="5"/>
          </w:tcPr>
          <w:p w14:paraId="61B50751" w14:textId="77777777" w:rsidR="00591356" w:rsidRPr="00563D12" w:rsidRDefault="00591356" w:rsidP="001115F7">
            <w:pPr>
              <w:pStyle w:val="TabelalevistolpecglavaNAPOVED"/>
            </w:pPr>
            <w:r w:rsidRPr="00563D12">
              <w:t>PLAČILNO BILANČNA STATISTIKA</w:t>
            </w:r>
          </w:p>
        </w:tc>
      </w:tr>
      <w:tr w:rsidR="00591356" w:rsidRPr="00767446" w14:paraId="65504501" w14:textId="77777777" w:rsidTr="2EC4AF51">
        <w:trPr>
          <w:trHeight w:val="306"/>
        </w:trPr>
        <w:tc>
          <w:tcPr>
            <w:cnfStyle w:val="001000000000" w:firstRow="0" w:lastRow="0" w:firstColumn="1" w:lastColumn="0" w:oddVBand="0" w:evenVBand="0" w:oddHBand="0" w:evenHBand="0" w:firstRowFirstColumn="0" w:firstRowLastColumn="0" w:lastRowFirstColumn="0" w:lastRowLastColumn="0"/>
            <w:tcW w:w="4395" w:type="dxa"/>
            <w:noWrap/>
            <w:hideMark/>
          </w:tcPr>
          <w:p w14:paraId="3EFAEAE5" w14:textId="77777777" w:rsidR="00591356" w:rsidRPr="00563D12" w:rsidRDefault="00591356" w:rsidP="001115F7">
            <w:pPr>
              <w:pStyle w:val="TabelalevistolpecNAPOVED"/>
            </w:pPr>
            <w:r w:rsidRPr="00563D12">
              <w:t xml:space="preserve">SALDO tekočega računa plačilne bilance v mrd EUR </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3B1216DA" w14:textId="77777777" w:rsidR="00591356" w:rsidRPr="00563D12" w:rsidRDefault="00591356" w:rsidP="001115F7">
            <w:pPr>
              <w:pStyle w:val="TabelaNAPOVED"/>
              <w:cnfStyle w:val="000000000000" w:firstRow="0" w:lastRow="0" w:firstColumn="0" w:lastColumn="0" w:oddVBand="0" w:evenVBand="0" w:oddHBand="0" w:evenHBand="0" w:firstRowFirstColumn="0" w:firstRowLastColumn="0" w:lastRowFirstColumn="0" w:lastRowLastColumn="0"/>
            </w:pPr>
            <w:r w:rsidRPr="00B0451E">
              <w:rPr>
                <w:rFonts w:asciiTheme="minorHAnsi" w:hAnsiTheme="minorHAnsi" w:cstheme="minorHAnsi"/>
                <w:szCs w:val="16"/>
                <w:lang w:val="it-IT"/>
              </w:rPr>
              <w:t>3,5</w:t>
            </w:r>
          </w:p>
        </w:tc>
        <w:tc>
          <w:tcPr>
            <w:tcW w:w="1134" w:type="dxa"/>
            <w:tcBorders>
              <w:top w:val="single" w:sz="4" w:space="0" w:color="auto"/>
              <w:left w:val="nil"/>
              <w:bottom w:val="single" w:sz="4" w:space="0" w:color="auto"/>
              <w:right w:val="single" w:sz="4" w:space="0" w:color="auto"/>
            </w:tcBorders>
            <w:shd w:val="clear" w:color="auto" w:fill="E9E9E9" w:themeFill="accent3" w:themeFillTint="33"/>
          </w:tcPr>
          <w:p w14:paraId="400383DC" w14:textId="77777777" w:rsidR="00591356" w:rsidRPr="00563D12"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rPr>
            </w:pPr>
            <w:r w:rsidRPr="00B0451E">
              <w:rPr>
                <w:rFonts w:asciiTheme="minorHAnsi" w:eastAsia="Calibri" w:hAnsiTheme="minorHAnsi" w:cstheme="minorHAnsi"/>
                <w:b/>
                <w:bCs/>
                <w:color w:val="9E001A" w:themeColor="accent1"/>
                <w:szCs w:val="16"/>
              </w:rPr>
              <w:t>2,3</w:t>
            </w:r>
          </w:p>
        </w:tc>
        <w:tc>
          <w:tcPr>
            <w:tcW w:w="1275" w:type="dxa"/>
            <w:tcBorders>
              <w:top w:val="single" w:sz="4" w:space="0" w:color="auto"/>
              <w:left w:val="nil"/>
              <w:bottom w:val="single" w:sz="4" w:space="0" w:color="auto"/>
              <w:right w:val="single" w:sz="4" w:space="0" w:color="auto"/>
            </w:tcBorders>
            <w:shd w:val="clear" w:color="auto" w:fill="E9E9E9" w:themeFill="accent3" w:themeFillTint="33"/>
          </w:tcPr>
          <w:p w14:paraId="61E66084" w14:textId="77777777" w:rsidR="00591356" w:rsidRPr="00563D12"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color w:val="9E001A" w:themeColor="accent1"/>
              </w:rPr>
            </w:pPr>
            <w:r w:rsidRPr="00B0451E">
              <w:rPr>
                <w:rFonts w:asciiTheme="minorHAnsi" w:eastAsia="Calibri" w:hAnsiTheme="minorHAnsi" w:cstheme="minorHAnsi"/>
                <w:b/>
                <w:bCs/>
                <w:color w:val="9E001A" w:themeColor="accent1"/>
                <w:szCs w:val="16"/>
              </w:rPr>
              <w:t>2,1</w:t>
            </w:r>
          </w:p>
        </w:tc>
        <w:tc>
          <w:tcPr>
            <w:tcW w:w="1134" w:type="dxa"/>
            <w:tcBorders>
              <w:top w:val="single" w:sz="4" w:space="0" w:color="auto"/>
              <w:left w:val="nil"/>
              <w:bottom w:val="single" w:sz="4" w:space="0" w:color="auto"/>
              <w:right w:val="nil"/>
            </w:tcBorders>
            <w:shd w:val="clear" w:color="auto" w:fill="E9E9E9" w:themeFill="accent3" w:themeFillTint="33"/>
          </w:tcPr>
          <w:p w14:paraId="5E11A0BC" w14:textId="77777777" w:rsidR="00591356" w:rsidRPr="00563D12"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color w:val="9E001A" w:themeColor="accent1"/>
              </w:rPr>
            </w:pPr>
            <w:r w:rsidRPr="00B0451E">
              <w:rPr>
                <w:rFonts w:asciiTheme="minorHAnsi" w:eastAsia="Calibri" w:hAnsiTheme="minorHAnsi" w:cstheme="minorHAnsi"/>
                <w:b/>
                <w:bCs/>
                <w:color w:val="9E001A" w:themeColor="accent1"/>
                <w:szCs w:val="16"/>
              </w:rPr>
              <w:t>2,1</w:t>
            </w:r>
          </w:p>
        </w:tc>
      </w:tr>
      <w:tr w:rsidR="00591356" w:rsidRPr="00767446" w14:paraId="7937714C" w14:textId="77777777" w:rsidTr="2EC4AF51">
        <w:trPr>
          <w:trHeight w:val="306"/>
        </w:trPr>
        <w:tc>
          <w:tcPr>
            <w:cnfStyle w:val="001000000000" w:firstRow="0" w:lastRow="0" w:firstColumn="1" w:lastColumn="0" w:oddVBand="0" w:evenVBand="0" w:oddHBand="0" w:evenHBand="0" w:firstRowFirstColumn="0" w:firstRowLastColumn="0" w:lastRowFirstColumn="0" w:lastRowLastColumn="0"/>
            <w:tcW w:w="4395" w:type="dxa"/>
            <w:noWrap/>
            <w:hideMark/>
          </w:tcPr>
          <w:p w14:paraId="5374291B" w14:textId="77777777" w:rsidR="00591356" w:rsidRPr="00563D12" w:rsidRDefault="00591356" w:rsidP="001115F7">
            <w:pPr>
              <w:pStyle w:val="TabelalevistolpecNAPOVED"/>
            </w:pPr>
            <w:r w:rsidRPr="00563D12">
              <w:t xml:space="preserve">     - v primerjavi z BDP v % </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2A59C04F" w14:textId="77777777" w:rsidR="00591356" w:rsidRPr="00563D12" w:rsidRDefault="00591356" w:rsidP="001115F7">
            <w:pPr>
              <w:pStyle w:val="TabelaNAPOVED"/>
              <w:cnfStyle w:val="000000000000" w:firstRow="0" w:lastRow="0" w:firstColumn="0" w:lastColumn="0" w:oddVBand="0" w:evenVBand="0" w:oddHBand="0" w:evenHBand="0" w:firstRowFirstColumn="0" w:firstRowLastColumn="0" w:lastRowFirstColumn="0" w:lastRowLastColumn="0"/>
            </w:pPr>
            <w:r w:rsidRPr="00B0451E">
              <w:rPr>
                <w:rFonts w:asciiTheme="minorHAnsi" w:hAnsiTheme="minorHAnsi" w:cstheme="minorHAnsi"/>
                <w:szCs w:val="16"/>
                <w:lang w:val="it-IT"/>
              </w:rPr>
              <w:t>7,4</w:t>
            </w:r>
          </w:p>
        </w:tc>
        <w:tc>
          <w:tcPr>
            <w:tcW w:w="1134" w:type="dxa"/>
            <w:tcBorders>
              <w:top w:val="single" w:sz="4" w:space="0" w:color="auto"/>
              <w:left w:val="nil"/>
              <w:bottom w:val="single" w:sz="4" w:space="0" w:color="auto"/>
              <w:right w:val="single" w:sz="4" w:space="0" w:color="auto"/>
            </w:tcBorders>
            <w:shd w:val="clear" w:color="auto" w:fill="E9E9E9" w:themeFill="accent3" w:themeFillTint="33"/>
          </w:tcPr>
          <w:p w14:paraId="503365D3" w14:textId="77777777" w:rsidR="00591356" w:rsidRPr="00563D12"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rPr>
            </w:pPr>
            <w:r w:rsidRPr="00B0451E">
              <w:rPr>
                <w:rFonts w:asciiTheme="minorHAnsi" w:eastAsia="Calibri" w:hAnsiTheme="minorHAnsi" w:cstheme="minorHAnsi"/>
                <w:b/>
                <w:bCs/>
                <w:color w:val="9E001A" w:themeColor="accent1"/>
                <w:szCs w:val="16"/>
              </w:rPr>
              <w:t>4,6</w:t>
            </w:r>
          </w:p>
        </w:tc>
        <w:tc>
          <w:tcPr>
            <w:tcW w:w="1275" w:type="dxa"/>
            <w:tcBorders>
              <w:top w:val="single" w:sz="4" w:space="0" w:color="auto"/>
              <w:left w:val="nil"/>
              <w:bottom w:val="single" w:sz="4" w:space="0" w:color="auto"/>
              <w:right w:val="single" w:sz="4" w:space="0" w:color="auto"/>
            </w:tcBorders>
            <w:shd w:val="clear" w:color="auto" w:fill="E9E9E9" w:themeFill="accent3" w:themeFillTint="33"/>
          </w:tcPr>
          <w:p w14:paraId="5ED6224C" w14:textId="77777777" w:rsidR="00591356" w:rsidRPr="00563D12"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color w:val="9E001A" w:themeColor="accent1"/>
              </w:rPr>
            </w:pPr>
            <w:r w:rsidRPr="00B0451E">
              <w:rPr>
                <w:rFonts w:asciiTheme="minorHAnsi" w:eastAsia="Calibri" w:hAnsiTheme="minorHAnsi" w:cstheme="minorHAnsi"/>
                <w:b/>
                <w:bCs/>
                <w:color w:val="9E001A" w:themeColor="accent1"/>
                <w:szCs w:val="16"/>
              </w:rPr>
              <w:t>4,0</w:t>
            </w:r>
          </w:p>
        </w:tc>
        <w:tc>
          <w:tcPr>
            <w:tcW w:w="1134" w:type="dxa"/>
            <w:tcBorders>
              <w:top w:val="single" w:sz="4" w:space="0" w:color="auto"/>
              <w:left w:val="nil"/>
              <w:bottom w:val="single" w:sz="4" w:space="0" w:color="auto"/>
              <w:right w:val="nil"/>
            </w:tcBorders>
            <w:shd w:val="clear" w:color="auto" w:fill="E9E9E9" w:themeFill="accent3" w:themeFillTint="33"/>
          </w:tcPr>
          <w:p w14:paraId="57EEA4DC" w14:textId="77777777" w:rsidR="00591356" w:rsidRPr="00563D12"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color w:val="9E001A" w:themeColor="accent1"/>
              </w:rPr>
            </w:pPr>
            <w:r w:rsidRPr="00B0451E">
              <w:rPr>
                <w:rFonts w:asciiTheme="minorHAnsi" w:eastAsia="Calibri" w:hAnsiTheme="minorHAnsi" w:cstheme="minorHAnsi"/>
                <w:b/>
                <w:bCs/>
                <w:color w:val="9E001A" w:themeColor="accent1"/>
                <w:szCs w:val="16"/>
              </w:rPr>
              <w:t>3,8</w:t>
            </w:r>
          </w:p>
        </w:tc>
      </w:tr>
      <w:tr w:rsidR="00591356" w:rsidRPr="00767446" w14:paraId="7A4D1D23" w14:textId="77777777" w:rsidTr="2EC4AF51">
        <w:trPr>
          <w:trHeight w:val="306"/>
        </w:trPr>
        <w:tc>
          <w:tcPr>
            <w:cnfStyle w:val="001000000000" w:firstRow="0" w:lastRow="0" w:firstColumn="1" w:lastColumn="0" w:oddVBand="0" w:evenVBand="0" w:oddHBand="0" w:evenHBand="0" w:firstRowFirstColumn="0" w:firstRowLastColumn="0" w:lastRowFirstColumn="0" w:lastRowLastColumn="0"/>
            <w:tcW w:w="9072" w:type="dxa"/>
            <w:gridSpan w:val="5"/>
          </w:tcPr>
          <w:p w14:paraId="5F026798" w14:textId="77777777" w:rsidR="00591356" w:rsidRPr="00563D12" w:rsidRDefault="00591356" w:rsidP="001115F7">
            <w:pPr>
              <w:pStyle w:val="TabelalevistolpecglavaNAPOVED"/>
            </w:pPr>
            <w:r w:rsidRPr="00563D12">
              <w:t>CENE IN EFEKTIVNI TEČAJ</w:t>
            </w:r>
          </w:p>
        </w:tc>
      </w:tr>
      <w:tr w:rsidR="00591356" w:rsidRPr="00767446" w14:paraId="1DFF479C" w14:textId="77777777" w:rsidTr="2EC4AF51">
        <w:trPr>
          <w:trHeight w:val="306"/>
        </w:trPr>
        <w:tc>
          <w:tcPr>
            <w:cnfStyle w:val="001000000000" w:firstRow="0" w:lastRow="0" w:firstColumn="1" w:lastColumn="0" w:oddVBand="0" w:evenVBand="0" w:oddHBand="0" w:evenHBand="0" w:firstRowFirstColumn="0" w:firstRowLastColumn="0" w:lastRowFirstColumn="0" w:lastRowLastColumn="0"/>
            <w:tcW w:w="4395" w:type="dxa"/>
            <w:noWrap/>
          </w:tcPr>
          <w:p w14:paraId="7B63CFA2" w14:textId="77777777" w:rsidR="00591356" w:rsidRPr="00563D12" w:rsidRDefault="00591356" w:rsidP="001115F7">
            <w:pPr>
              <w:pStyle w:val="TabelalevistolpecNAPOVED"/>
            </w:pPr>
            <w:r w:rsidRPr="00563D12">
              <w:t>Inflacija (dec./dec.), v %</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F2166DF" w14:textId="77777777" w:rsidR="00591356" w:rsidRPr="00563D12" w:rsidRDefault="00591356" w:rsidP="001115F7">
            <w:pPr>
              <w:pStyle w:val="TabelaNAPOVED"/>
              <w:cnfStyle w:val="000000000000" w:firstRow="0" w:lastRow="0" w:firstColumn="0" w:lastColumn="0" w:oddVBand="0" w:evenVBand="0" w:oddHBand="0" w:evenHBand="0" w:firstRowFirstColumn="0" w:firstRowLastColumn="0" w:lastRowFirstColumn="0" w:lastRowLastColumn="0"/>
            </w:pPr>
            <w:r w:rsidRPr="00B0451E">
              <w:rPr>
                <w:rFonts w:asciiTheme="minorHAnsi" w:hAnsiTheme="minorHAnsi" w:cstheme="minorHAnsi"/>
                <w:szCs w:val="16"/>
                <w:lang w:val="it-IT"/>
              </w:rPr>
              <w:t>-1,1</w:t>
            </w:r>
          </w:p>
        </w:tc>
        <w:tc>
          <w:tcPr>
            <w:tcW w:w="1134" w:type="dxa"/>
            <w:tcBorders>
              <w:top w:val="single" w:sz="4" w:space="0" w:color="auto"/>
              <w:left w:val="nil"/>
              <w:bottom w:val="single" w:sz="4" w:space="0" w:color="auto"/>
              <w:right w:val="single" w:sz="4" w:space="0" w:color="auto"/>
            </w:tcBorders>
            <w:shd w:val="clear" w:color="auto" w:fill="E9E9E9" w:themeFill="accent3" w:themeFillTint="33"/>
          </w:tcPr>
          <w:p w14:paraId="7F745DF0" w14:textId="77777777" w:rsidR="00591356" w:rsidRPr="00563D12"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rPr>
            </w:pPr>
            <w:r w:rsidRPr="00B0451E">
              <w:rPr>
                <w:rFonts w:asciiTheme="minorHAnsi" w:eastAsia="Calibri" w:hAnsiTheme="minorHAnsi" w:cstheme="minorHAnsi"/>
                <w:b/>
                <w:bCs/>
                <w:color w:val="9E001A" w:themeColor="accent1"/>
                <w:szCs w:val="16"/>
              </w:rPr>
              <w:t>2,5</w:t>
            </w:r>
          </w:p>
        </w:tc>
        <w:tc>
          <w:tcPr>
            <w:tcW w:w="1275" w:type="dxa"/>
            <w:tcBorders>
              <w:top w:val="single" w:sz="4" w:space="0" w:color="auto"/>
              <w:left w:val="nil"/>
              <w:bottom w:val="single" w:sz="4" w:space="0" w:color="auto"/>
              <w:right w:val="single" w:sz="4" w:space="0" w:color="auto"/>
            </w:tcBorders>
            <w:shd w:val="clear" w:color="auto" w:fill="E9E9E9" w:themeFill="accent3" w:themeFillTint="33"/>
          </w:tcPr>
          <w:p w14:paraId="2E44B3BA" w14:textId="77777777" w:rsidR="00591356" w:rsidRPr="00563D12"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color w:val="9E001A" w:themeColor="accent1"/>
              </w:rPr>
            </w:pPr>
            <w:r w:rsidRPr="00B0451E">
              <w:rPr>
                <w:rFonts w:asciiTheme="minorHAnsi" w:eastAsia="Calibri" w:hAnsiTheme="minorHAnsi" w:cstheme="minorHAnsi"/>
                <w:b/>
                <w:bCs/>
                <w:color w:val="9E001A" w:themeColor="accent1"/>
                <w:szCs w:val="16"/>
              </w:rPr>
              <w:t>1,9</w:t>
            </w:r>
          </w:p>
        </w:tc>
        <w:tc>
          <w:tcPr>
            <w:tcW w:w="1134" w:type="dxa"/>
            <w:tcBorders>
              <w:top w:val="single" w:sz="4" w:space="0" w:color="auto"/>
              <w:left w:val="nil"/>
              <w:bottom w:val="single" w:sz="4" w:space="0" w:color="auto"/>
              <w:right w:val="nil"/>
            </w:tcBorders>
            <w:shd w:val="clear" w:color="auto" w:fill="E9E9E9" w:themeFill="accent3" w:themeFillTint="33"/>
          </w:tcPr>
          <w:p w14:paraId="1CAFC402" w14:textId="77777777" w:rsidR="00591356" w:rsidRPr="00563D12"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color w:val="9E001A" w:themeColor="accent1"/>
              </w:rPr>
            </w:pPr>
            <w:r w:rsidRPr="00B0451E">
              <w:rPr>
                <w:rFonts w:asciiTheme="minorHAnsi" w:eastAsia="Calibri" w:hAnsiTheme="minorHAnsi" w:cstheme="minorHAnsi"/>
                <w:b/>
                <w:bCs/>
                <w:color w:val="9E001A" w:themeColor="accent1"/>
                <w:szCs w:val="16"/>
              </w:rPr>
              <w:t>2,0</w:t>
            </w:r>
          </w:p>
        </w:tc>
      </w:tr>
      <w:tr w:rsidR="00591356" w:rsidRPr="00767446" w14:paraId="092BC955" w14:textId="77777777" w:rsidTr="2EC4AF51">
        <w:trPr>
          <w:trHeight w:val="306"/>
        </w:trPr>
        <w:tc>
          <w:tcPr>
            <w:cnfStyle w:val="001000000000" w:firstRow="0" w:lastRow="0" w:firstColumn="1" w:lastColumn="0" w:oddVBand="0" w:evenVBand="0" w:oddHBand="0" w:evenHBand="0" w:firstRowFirstColumn="0" w:firstRowLastColumn="0" w:lastRowFirstColumn="0" w:lastRowLastColumn="0"/>
            <w:tcW w:w="4395" w:type="dxa"/>
            <w:noWrap/>
          </w:tcPr>
          <w:p w14:paraId="656AFF11" w14:textId="77777777" w:rsidR="00591356" w:rsidRPr="00563D12" w:rsidRDefault="00591356" w:rsidP="001115F7">
            <w:pPr>
              <w:pStyle w:val="TabelalevistolpecNAPOVED"/>
            </w:pPr>
            <w:r w:rsidRPr="00563D12">
              <w:t>Inflacija (povprečje leta), v %</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4C80F62" w14:textId="77777777" w:rsidR="00591356" w:rsidRPr="00563D12" w:rsidRDefault="00591356" w:rsidP="001115F7">
            <w:pPr>
              <w:pStyle w:val="TabelaNAPOVED"/>
              <w:cnfStyle w:val="000000000000" w:firstRow="0" w:lastRow="0" w:firstColumn="0" w:lastColumn="0" w:oddVBand="0" w:evenVBand="0" w:oddHBand="0" w:evenHBand="0" w:firstRowFirstColumn="0" w:firstRowLastColumn="0" w:lastRowFirstColumn="0" w:lastRowLastColumn="0"/>
            </w:pPr>
            <w:r w:rsidRPr="00B0451E">
              <w:rPr>
                <w:rFonts w:asciiTheme="minorHAnsi" w:hAnsiTheme="minorHAnsi" w:cstheme="minorHAnsi"/>
                <w:szCs w:val="16"/>
                <w:lang w:val="it-IT"/>
              </w:rPr>
              <w:t>-0,1</w:t>
            </w:r>
          </w:p>
        </w:tc>
        <w:tc>
          <w:tcPr>
            <w:tcW w:w="1134" w:type="dxa"/>
            <w:tcBorders>
              <w:top w:val="single" w:sz="4" w:space="0" w:color="auto"/>
              <w:left w:val="nil"/>
              <w:bottom w:val="single" w:sz="4" w:space="0" w:color="auto"/>
              <w:right w:val="single" w:sz="4" w:space="0" w:color="auto"/>
            </w:tcBorders>
            <w:shd w:val="clear" w:color="auto" w:fill="E9E9E9" w:themeFill="accent3" w:themeFillTint="33"/>
          </w:tcPr>
          <w:p w14:paraId="1A030523" w14:textId="77777777" w:rsidR="00591356" w:rsidRPr="00563D12"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rPr>
            </w:pPr>
            <w:r w:rsidRPr="00B0451E">
              <w:rPr>
                <w:rFonts w:asciiTheme="minorHAnsi" w:eastAsia="Calibri" w:hAnsiTheme="minorHAnsi" w:cstheme="minorHAnsi"/>
                <w:b/>
                <w:bCs/>
                <w:color w:val="9E001A" w:themeColor="accent1"/>
                <w:szCs w:val="16"/>
              </w:rPr>
              <w:t>1,4</w:t>
            </w:r>
          </w:p>
        </w:tc>
        <w:tc>
          <w:tcPr>
            <w:tcW w:w="1275" w:type="dxa"/>
            <w:tcBorders>
              <w:top w:val="single" w:sz="4" w:space="0" w:color="auto"/>
              <w:left w:val="nil"/>
              <w:bottom w:val="single" w:sz="4" w:space="0" w:color="auto"/>
              <w:right w:val="single" w:sz="4" w:space="0" w:color="auto"/>
            </w:tcBorders>
            <w:shd w:val="clear" w:color="auto" w:fill="E9E9E9" w:themeFill="accent3" w:themeFillTint="33"/>
          </w:tcPr>
          <w:p w14:paraId="00E8BDBA" w14:textId="77777777" w:rsidR="00591356" w:rsidRPr="00563D12"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color w:val="9E001A" w:themeColor="accent1"/>
              </w:rPr>
            </w:pPr>
            <w:r w:rsidRPr="00B0451E">
              <w:rPr>
                <w:rFonts w:asciiTheme="minorHAnsi" w:eastAsia="Calibri" w:hAnsiTheme="minorHAnsi" w:cstheme="minorHAnsi"/>
                <w:b/>
                <w:bCs/>
                <w:color w:val="9E001A" w:themeColor="accent1"/>
                <w:szCs w:val="16"/>
              </w:rPr>
              <w:t>2,0</w:t>
            </w:r>
          </w:p>
        </w:tc>
        <w:tc>
          <w:tcPr>
            <w:tcW w:w="1134" w:type="dxa"/>
            <w:tcBorders>
              <w:top w:val="single" w:sz="4" w:space="0" w:color="auto"/>
              <w:left w:val="nil"/>
              <w:bottom w:val="single" w:sz="4" w:space="0" w:color="auto"/>
              <w:right w:val="nil"/>
            </w:tcBorders>
            <w:shd w:val="clear" w:color="auto" w:fill="E9E9E9" w:themeFill="accent3" w:themeFillTint="33"/>
          </w:tcPr>
          <w:p w14:paraId="7BC329E9" w14:textId="77777777" w:rsidR="00591356" w:rsidRPr="00563D12"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color w:val="9E001A" w:themeColor="accent1"/>
              </w:rPr>
            </w:pPr>
            <w:r w:rsidRPr="00B0451E">
              <w:rPr>
                <w:rFonts w:asciiTheme="minorHAnsi" w:eastAsia="Calibri" w:hAnsiTheme="minorHAnsi" w:cstheme="minorHAnsi"/>
                <w:b/>
                <w:bCs/>
                <w:color w:val="9E001A" w:themeColor="accent1"/>
                <w:szCs w:val="16"/>
              </w:rPr>
              <w:t>1,9</w:t>
            </w:r>
          </w:p>
        </w:tc>
      </w:tr>
      <w:tr w:rsidR="00591356" w:rsidRPr="00BB7006" w14:paraId="4B345655" w14:textId="77777777" w:rsidTr="2EC4AF51">
        <w:trPr>
          <w:trHeight w:val="306"/>
        </w:trPr>
        <w:tc>
          <w:tcPr>
            <w:cnfStyle w:val="001000000000" w:firstRow="0" w:lastRow="0" w:firstColumn="1" w:lastColumn="0" w:oddVBand="0" w:evenVBand="0" w:oddHBand="0" w:evenHBand="0" w:firstRowFirstColumn="0" w:firstRowLastColumn="0" w:lastRowFirstColumn="0" w:lastRowLastColumn="0"/>
            <w:tcW w:w="4395" w:type="dxa"/>
            <w:noWrap/>
          </w:tcPr>
          <w:p w14:paraId="6FD7804B" w14:textId="77777777" w:rsidR="00591356" w:rsidRPr="00563D12" w:rsidRDefault="00591356" w:rsidP="001115F7">
            <w:pPr>
              <w:pStyle w:val="TabelalevistolpecNAPOVED"/>
            </w:pPr>
            <w:r w:rsidRPr="00563D12">
              <w:t>Realni efektivni tečaj – deflator stroški dela na enoto proizvoda</w:t>
            </w:r>
          </w:p>
        </w:tc>
        <w:tc>
          <w:tcPr>
            <w:tcW w:w="1134" w:type="dxa"/>
          </w:tcPr>
          <w:p w14:paraId="3961A2D9" w14:textId="5914EAB6" w:rsidR="00591356" w:rsidRPr="00BB7006" w:rsidRDefault="00BB7006" w:rsidP="001115F7">
            <w:pPr>
              <w:pStyle w:val="TabelaNAPOVED"/>
              <w:cnfStyle w:val="000000000000" w:firstRow="0" w:lastRow="0" w:firstColumn="0" w:lastColumn="0" w:oddVBand="0" w:evenVBand="0" w:oddHBand="0" w:evenHBand="0" w:firstRowFirstColumn="0" w:firstRowLastColumn="0" w:lastRowFirstColumn="0" w:lastRowLastColumn="0"/>
            </w:pPr>
            <w:r w:rsidRPr="00BB7006">
              <w:t>3,5</w:t>
            </w:r>
          </w:p>
        </w:tc>
        <w:tc>
          <w:tcPr>
            <w:tcW w:w="1134" w:type="dxa"/>
            <w:shd w:val="clear" w:color="auto" w:fill="E9E9E9" w:themeFill="accent3" w:themeFillTint="33"/>
          </w:tcPr>
          <w:p w14:paraId="71B1445B" w14:textId="77777777" w:rsidR="00591356" w:rsidRPr="00BB7006"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color w:val="9E001A" w:themeColor="accent1"/>
              </w:rPr>
            </w:pPr>
            <w:r w:rsidRPr="00BB7006">
              <w:rPr>
                <w:b/>
                <w:bCs/>
                <w:color w:val="9E001A" w:themeColor="accent1"/>
              </w:rPr>
              <w:t>0,1</w:t>
            </w:r>
          </w:p>
        </w:tc>
        <w:tc>
          <w:tcPr>
            <w:tcW w:w="1275" w:type="dxa"/>
            <w:tcBorders>
              <w:top w:val="nil"/>
              <w:left w:val="single" w:sz="4" w:space="0" w:color="auto"/>
              <w:bottom w:val="single" w:sz="4" w:space="0" w:color="auto"/>
              <w:right w:val="single" w:sz="4" w:space="0" w:color="auto"/>
            </w:tcBorders>
            <w:shd w:val="clear" w:color="auto" w:fill="E9E9E9" w:themeFill="accent3" w:themeFillTint="33"/>
          </w:tcPr>
          <w:p w14:paraId="38985BFB" w14:textId="127D360A" w:rsidR="00591356" w:rsidRPr="00BB7006"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color w:val="9E001A" w:themeColor="accent1"/>
              </w:rPr>
            </w:pPr>
            <w:r w:rsidRPr="00BB7006">
              <w:rPr>
                <w:b/>
                <w:bCs/>
                <w:color w:val="9E001A" w:themeColor="accent1"/>
              </w:rPr>
              <w:t>-1,</w:t>
            </w:r>
            <w:r w:rsidR="00BB7006" w:rsidRPr="00BB7006">
              <w:rPr>
                <w:b/>
                <w:bCs/>
                <w:color w:val="9E001A" w:themeColor="accent1"/>
              </w:rPr>
              <w:t>7</w:t>
            </w:r>
          </w:p>
        </w:tc>
        <w:tc>
          <w:tcPr>
            <w:tcW w:w="1134" w:type="dxa"/>
            <w:tcBorders>
              <w:top w:val="single" w:sz="4" w:space="0" w:color="auto"/>
              <w:left w:val="nil"/>
              <w:bottom w:val="single" w:sz="4" w:space="0" w:color="auto"/>
              <w:right w:val="nil"/>
            </w:tcBorders>
            <w:shd w:val="clear" w:color="auto" w:fill="E9E9E9" w:themeFill="accent3" w:themeFillTint="33"/>
          </w:tcPr>
          <w:p w14:paraId="480D8F04" w14:textId="688EE304" w:rsidR="00591356" w:rsidRPr="00BB7006"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color w:val="9E001A" w:themeColor="accent1"/>
              </w:rPr>
            </w:pPr>
            <w:r w:rsidRPr="00BB7006">
              <w:rPr>
                <w:b/>
                <w:bCs/>
                <w:color w:val="9E001A" w:themeColor="accent1"/>
              </w:rPr>
              <w:t>-0,</w:t>
            </w:r>
            <w:r w:rsidR="00BB7006" w:rsidRPr="00BB7006">
              <w:rPr>
                <w:b/>
                <w:bCs/>
                <w:color w:val="9E001A" w:themeColor="accent1"/>
              </w:rPr>
              <w:t>5</w:t>
            </w:r>
          </w:p>
        </w:tc>
      </w:tr>
      <w:tr w:rsidR="00591356" w:rsidRPr="00767446" w14:paraId="19DD220D" w14:textId="77777777" w:rsidTr="2EC4AF51">
        <w:trPr>
          <w:trHeight w:val="306"/>
        </w:trPr>
        <w:tc>
          <w:tcPr>
            <w:cnfStyle w:val="001000000000" w:firstRow="0" w:lastRow="0" w:firstColumn="1" w:lastColumn="0" w:oddVBand="0" w:evenVBand="0" w:oddHBand="0" w:evenHBand="0" w:firstRowFirstColumn="0" w:firstRowLastColumn="0" w:lastRowFirstColumn="0" w:lastRowLastColumn="0"/>
            <w:tcW w:w="9072" w:type="dxa"/>
            <w:gridSpan w:val="5"/>
          </w:tcPr>
          <w:p w14:paraId="31E0D877" w14:textId="77777777" w:rsidR="00591356" w:rsidRPr="00563D12" w:rsidRDefault="00591356" w:rsidP="001115F7">
            <w:pPr>
              <w:pStyle w:val="TabelalevistolpecglavaNAPOVED"/>
            </w:pPr>
            <w:r w:rsidRPr="00563D12">
              <w:t>PREDPOSTAVKE</w:t>
            </w:r>
          </w:p>
        </w:tc>
      </w:tr>
      <w:tr w:rsidR="00591356" w:rsidRPr="00767446" w14:paraId="50162EA7" w14:textId="77777777" w:rsidTr="2EC4AF51">
        <w:trPr>
          <w:trHeight w:val="306"/>
        </w:trPr>
        <w:tc>
          <w:tcPr>
            <w:cnfStyle w:val="001000000000" w:firstRow="0" w:lastRow="0" w:firstColumn="1" w:lastColumn="0" w:oddVBand="0" w:evenVBand="0" w:oddHBand="0" w:evenHBand="0" w:firstRowFirstColumn="0" w:firstRowLastColumn="0" w:lastRowFirstColumn="0" w:lastRowLastColumn="0"/>
            <w:tcW w:w="4395" w:type="dxa"/>
            <w:noWrap/>
          </w:tcPr>
          <w:p w14:paraId="537017E0" w14:textId="77777777" w:rsidR="00591356" w:rsidRPr="00563D12" w:rsidRDefault="00591356" w:rsidP="001115F7">
            <w:pPr>
              <w:pStyle w:val="TabelalevistolpecNAPOVED"/>
            </w:pPr>
            <w:r w:rsidRPr="00563D12">
              <w:t xml:space="preserve">Tuje povpraševanje (uvoz trgovinskih partneric), </w:t>
            </w:r>
            <w:r w:rsidRPr="00563D12">
              <w:br/>
              <w:t>realna rast v %</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0E50CD56" w14:textId="7A1075A1" w:rsidR="00591356" w:rsidRPr="00563D12" w:rsidRDefault="00591356" w:rsidP="001115F7">
            <w:pPr>
              <w:pStyle w:val="TabelaNAPOVED"/>
              <w:cnfStyle w:val="000000000000" w:firstRow="0" w:lastRow="0" w:firstColumn="0" w:lastColumn="0" w:oddVBand="0" w:evenVBand="0" w:oddHBand="0" w:evenHBand="0" w:firstRowFirstColumn="0" w:firstRowLastColumn="0" w:lastRowFirstColumn="0" w:lastRowLastColumn="0"/>
            </w:pPr>
            <w:r w:rsidRPr="00B0451E">
              <w:rPr>
                <w:rFonts w:asciiTheme="minorHAnsi" w:hAnsiTheme="minorHAnsi" w:cstheme="minorHAnsi"/>
                <w:szCs w:val="16"/>
                <w:lang w:val="it-IT"/>
              </w:rPr>
              <w:t>-8,</w:t>
            </w:r>
            <w:r w:rsidR="007B7903">
              <w:rPr>
                <w:rFonts w:asciiTheme="minorHAnsi" w:hAnsiTheme="minorHAnsi" w:cstheme="minorHAnsi"/>
                <w:szCs w:val="16"/>
                <w:lang w:val="it-IT"/>
              </w:rPr>
              <w:t>9</w:t>
            </w:r>
          </w:p>
        </w:tc>
        <w:tc>
          <w:tcPr>
            <w:tcW w:w="1134" w:type="dxa"/>
            <w:tcBorders>
              <w:top w:val="single" w:sz="4" w:space="0" w:color="auto"/>
              <w:left w:val="nil"/>
              <w:bottom w:val="single" w:sz="4" w:space="0" w:color="auto"/>
              <w:right w:val="single" w:sz="4" w:space="0" w:color="auto"/>
            </w:tcBorders>
            <w:shd w:val="clear" w:color="auto" w:fill="E9E9E9" w:themeFill="accent3" w:themeFillTint="33"/>
          </w:tcPr>
          <w:p w14:paraId="4CE2115E" w14:textId="77777777" w:rsidR="00591356" w:rsidRPr="00563D12"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rPr>
            </w:pPr>
            <w:r w:rsidRPr="00B0451E">
              <w:rPr>
                <w:rFonts w:asciiTheme="minorHAnsi" w:eastAsia="Calibri" w:hAnsiTheme="minorHAnsi" w:cstheme="minorHAnsi"/>
                <w:b/>
                <w:bCs/>
                <w:color w:val="9E001A" w:themeColor="accent1"/>
                <w:szCs w:val="16"/>
              </w:rPr>
              <w:t>9,2</w:t>
            </w:r>
          </w:p>
        </w:tc>
        <w:tc>
          <w:tcPr>
            <w:tcW w:w="1275" w:type="dxa"/>
            <w:tcBorders>
              <w:top w:val="single" w:sz="4" w:space="0" w:color="auto"/>
              <w:left w:val="nil"/>
              <w:bottom w:val="single" w:sz="4" w:space="0" w:color="auto"/>
              <w:right w:val="single" w:sz="4" w:space="0" w:color="auto"/>
            </w:tcBorders>
            <w:shd w:val="clear" w:color="auto" w:fill="E9E9E9" w:themeFill="accent3" w:themeFillTint="33"/>
          </w:tcPr>
          <w:p w14:paraId="17C114AC" w14:textId="77777777" w:rsidR="00591356" w:rsidRPr="00563D12"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color w:val="9E001A" w:themeColor="accent1"/>
              </w:rPr>
            </w:pPr>
            <w:r w:rsidRPr="00B0451E">
              <w:rPr>
                <w:rFonts w:asciiTheme="minorHAnsi" w:eastAsia="Calibri" w:hAnsiTheme="minorHAnsi" w:cstheme="minorHAnsi"/>
                <w:b/>
                <w:bCs/>
                <w:color w:val="9E001A" w:themeColor="accent1"/>
                <w:szCs w:val="16"/>
              </w:rPr>
              <w:t>6,8</w:t>
            </w:r>
          </w:p>
        </w:tc>
        <w:tc>
          <w:tcPr>
            <w:tcW w:w="1134" w:type="dxa"/>
            <w:tcBorders>
              <w:top w:val="single" w:sz="4" w:space="0" w:color="auto"/>
              <w:left w:val="nil"/>
              <w:bottom w:val="single" w:sz="4" w:space="0" w:color="auto"/>
              <w:right w:val="nil"/>
            </w:tcBorders>
            <w:shd w:val="clear" w:color="auto" w:fill="E9E9E9" w:themeFill="accent3" w:themeFillTint="33"/>
          </w:tcPr>
          <w:p w14:paraId="6542D5EF" w14:textId="77777777" w:rsidR="00591356" w:rsidRPr="00563D12"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color w:val="9E001A" w:themeColor="accent1"/>
              </w:rPr>
            </w:pPr>
            <w:r w:rsidRPr="00B0451E">
              <w:rPr>
                <w:rFonts w:asciiTheme="minorHAnsi" w:eastAsia="Calibri" w:hAnsiTheme="minorHAnsi" w:cstheme="minorHAnsi"/>
                <w:b/>
                <w:bCs/>
                <w:color w:val="9E001A" w:themeColor="accent1"/>
                <w:szCs w:val="16"/>
              </w:rPr>
              <w:t>4,1</w:t>
            </w:r>
          </w:p>
        </w:tc>
      </w:tr>
      <w:tr w:rsidR="00591356" w:rsidRPr="00767446" w14:paraId="75A0D3FA" w14:textId="77777777" w:rsidTr="2EC4AF51">
        <w:trPr>
          <w:trHeight w:val="306"/>
        </w:trPr>
        <w:tc>
          <w:tcPr>
            <w:cnfStyle w:val="001000000000" w:firstRow="0" w:lastRow="0" w:firstColumn="1" w:lastColumn="0" w:oddVBand="0" w:evenVBand="0" w:oddHBand="0" w:evenHBand="0" w:firstRowFirstColumn="0" w:firstRowLastColumn="0" w:lastRowFirstColumn="0" w:lastRowLastColumn="0"/>
            <w:tcW w:w="4395" w:type="dxa"/>
            <w:noWrap/>
          </w:tcPr>
          <w:p w14:paraId="7E08AE08" w14:textId="77777777" w:rsidR="00591356" w:rsidRPr="00563D12" w:rsidRDefault="00591356" w:rsidP="001115F7">
            <w:pPr>
              <w:pStyle w:val="TabelalevistolpecNAPOVED"/>
            </w:pPr>
            <w:r w:rsidRPr="00563D12">
              <w:t>BDP v evrskem območju, realna rast v %</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2E09624B" w14:textId="6227361F" w:rsidR="00591356" w:rsidRPr="00563D12" w:rsidRDefault="00591356" w:rsidP="001115F7">
            <w:pPr>
              <w:pStyle w:val="TabelaNAPOVED"/>
              <w:cnfStyle w:val="000000000000" w:firstRow="0" w:lastRow="0" w:firstColumn="0" w:lastColumn="0" w:oddVBand="0" w:evenVBand="0" w:oddHBand="0" w:evenHBand="0" w:firstRowFirstColumn="0" w:firstRowLastColumn="0" w:lastRowFirstColumn="0" w:lastRowLastColumn="0"/>
            </w:pPr>
            <w:r w:rsidRPr="00B0451E">
              <w:rPr>
                <w:rFonts w:asciiTheme="minorHAnsi" w:hAnsiTheme="minorHAnsi" w:cstheme="minorHAnsi"/>
                <w:szCs w:val="16"/>
                <w:lang w:val="en-US"/>
              </w:rPr>
              <w:t>-6,</w:t>
            </w:r>
            <w:r w:rsidR="00DC4113">
              <w:rPr>
                <w:rFonts w:asciiTheme="minorHAnsi" w:hAnsiTheme="minorHAnsi" w:cstheme="minorHAnsi"/>
                <w:szCs w:val="16"/>
                <w:lang w:val="en-US"/>
              </w:rPr>
              <w:t>3</w:t>
            </w:r>
          </w:p>
        </w:tc>
        <w:tc>
          <w:tcPr>
            <w:tcW w:w="1134" w:type="dxa"/>
            <w:tcBorders>
              <w:top w:val="single" w:sz="4" w:space="0" w:color="auto"/>
              <w:left w:val="nil"/>
              <w:bottom w:val="single" w:sz="4" w:space="0" w:color="auto"/>
              <w:right w:val="single" w:sz="4" w:space="0" w:color="auto"/>
            </w:tcBorders>
            <w:shd w:val="clear" w:color="auto" w:fill="E9E9E9" w:themeFill="accent3" w:themeFillTint="33"/>
          </w:tcPr>
          <w:p w14:paraId="390C949D" w14:textId="77777777" w:rsidR="00591356" w:rsidRPr="00563D12"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rPr>
            </w:pPr>
            <w:r w:rsidRPr="00B0451E">
              <w:rPr>
                <w:rFonts w:asciiTheme="minorHAnsi" w:eastAsia="Calibri" w:hAnsiTheme="minorHAnsi" w:cstheme="minorHAnsi"/>
                <w:b/>
                <w:bCs/>
                <w:color w:val="9E001A" w:themeColor="accent1"/>
                <w:szCs w:val="16"/>
              </w:rPr>
              <w:t>5,1</w:t>
            </w:r>
          </w:p>
        </w:tc>
        <w:tc>
          <w:tcPr>
            <w:tcW w:w="1275" w:type="dxa"/>
            <w:tcBorders>
              <w:top w:val="single" w:sz="4" w:space="0" w:color="auto"/>
              <w:left w:val="nil"/>
              <w:bottom w:val="single" w:sz="4" w:space="0" w:color="auto"/>
              <w:right w:val="single" w:sz="4" w:space="0" w:color="auto"/>
            </w:tcBorders>
            <w:shd w:val="clear" w:color="auto" w:fill="E9E9E9" w:themeFill="accent3" w:themeFillTint="33"/>
          </w:tcPr>
          <w:p w14:paraId="32AE1BCF" w14:textId="40AFC87F" w:rsidR="00591356" w:rsidRPr="00563D12"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color w:val="9E001A" w:themeColor="accent1"/>
              </w:rPr>
            </w:pPr>
            <w:r w:rsidRPr="00B0451E">
              <w:rPr>
                <w:rFonts w:asciiTheme="minorHAnsi" w:eastAsia="Calibri" w:hAnsiTheme="minorHAnsi" w:cstheme="minorHAnsi"/>
                <w:b/>
                <w:bCs/>
                <w:color w:val="9E001A" w:themeColor="accent1"/>
                <w:szCs w:val="16"/>
              </w:rPr>
              <w:t>4,</w:t>
            </w:r>
            <w:r w:rsidR="00922DCC">
              <w:rPr>
                <w:rFonts w:asciiTheme="minorHAnsi" w:eastAsia="Calibri" w:hAnsiTheme="minorHAnsi" w:cstheme="minorHAnsi"/>
                <w:b/>
                <w:bCs/>
                <w:color w:val="9E001A" w:themeColor="accent1"/>
                <w:szCs w:val="16"/>
              </w:rPr>
              <w:t>4</w:t>
            </w:r>
          </w:p>
        </w:tc>
        <w:tc>
          <w:tcPr>
            <w:tcW w:w="1134" w:type="dxa"/>
            <w:tcBorders>
              <w:top w:val="single" w:sz="4" w:space="0" w:color="auto"/>
              <w:left w:val="nil"/>
              <w:bottom w:val="single" w:sz="4" w:space="0" w:color="auto"/>
              <w:right w:val="nil"/>
            </w:tcBorders>
            <w:shd w:val="clear" w:color="auto" w:fill="E9E9E9" w:themeFill="accent3" w:themeFillTint="33"/>
          </w:tcPr>
          <w:p w14:paraId="5C6DA6B2" w14:textId="77777777" w:rsidR="00591356" w:rsidRPr="00563D12"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color w:val="9E001A" w:themeColor="accent1"/>
              </w:rPr>
            </w:pPr>
            <w:r w:rsidRPr="00B0451E">
              <w:rPr>
                <w:rFonts w:asciiTheme="minorHAnsi" w:eastAsia="Calibri" w:hAnsiTheme="minorHAnsi" w:cstheme="minorHAnsi"/>
                <w:b/>
                <w:bCs/>
                <w:color w:val="9E001A" w:themeColor="accent1"/>
                <w:szCs w:val="16"/>
              </w:rPr>
              <w:t>2,1</w:t>
            </w:r>
          </w:p>
        </w:tc>
      </w:tr>
      <w:tr w:rsidR="00591356" w:rsidRPr="00767446" w14:paraId="0DD202EA" w14:textId="77777777" w:rsidTr="2EC4AF51">
        <w:trPr>
          <w:trHeight w:val="306"/>
        </w:trPr>
        <w:tc>
          <w:tcPr>
            <w:cnfStyle w:val="001000000000" w:firstRow="0" w:lastRow="0" w:firstColumn="1" w:lastColumn="0" w:oddVBand="0" w:evenVBand="0" w:oddHBand="0" w:evenHBand="0" w:firstRowFirstColumn="0" w:firstRowLastColumn="0" w:lastRowFirstColumn="0" w:lastRowLastColumn="0"/>
            <w:tcW w:w="4395" w:type="dxa"/>
            <w:noWrap/>
          </w:tcPr>
          <w:p w14:paraId="35F10B71" w14:textId="77777777" w:rsidR="00591356" w:rsidRPr="00563D12" w:rsidRDefault="00591356" w:rsidP="001115F7">
            <w:pPr>
              <w:pStyle w:val="TabelalevistolpecNAPOVED"/>
            </w:pPr>
            <w:r w:rsidRPr="00563D12">
              <w:t>Cena nafte Brent v USD / sodček</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7B50BDFF" w14:textId="77777777" w:rsidR="00591356" w:rsidRPr="00563D12" w:rsidRDefault="00591356" w:rsidP="001115F7">
            <w:pPr>
              <w:pStyle w:val="TabelaNAPOVED"/>
              <w:cnfStyle w:val="000000000000" w:firstRow="0" w:lastRow="0" w:firstColumn="0" w:lastColumn="0" w:oddVBand="0" w:evenVBand="0" w:oddHBand="0" w:evenHBand="0" w:firstRowFirstColumn="0" w:firstRowLastColumn="0" w:lastRowFirstColumn="0" w:lastRowLastColumn="0"/>
            </w:pPr>
            <w:r w:rsidRPr="00B0451E">
              <w:rPr>
                <w:rFonts w:asciiTheme="minorHAnsi" w:hAnsiTheme="minorHAnsi" w:cstheme="minorHAnsi"/>
                <w:szCs w:val="16"/>
                <w:lang w:val="it-IT"/>
              </w:rPr>
              <w:t>41,8</w:t>
            </w:r>
          </w:p>
        </w:tc>
        <w:tc>
          <w:tcPr>
            <w:tcW w:w="1134" w:type="dxa"/>
            <w:tcBorders>
              <w:top w:val="single" w:sz="4" w:space="0" w:color="auto"/>
              <w:left w:val="nil"/>
              <w:bottom w:val="single" w:sz="4" w:space="0" w:color="auto"/>
              <w:right w:val="single" w:sz="4" w:space="0" w:color="auto"/>
            </w:tcBorders>
            <w:shd w:val="clear" w:color="auto" w:fill="E9E9E9" w:themeFill="accent3" w:themeFillTint="33"/>
          </w:tcPr>
          <w:p w14:paraId="6395D892" w14:textId="77777777" w:rsidR="00591356" w:rsidRPr="00563D12"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rPr>
            </w:pPr>
            <w:r w:rsidRPr="00B0451E">
              <w:rPr>
                <w:rFonts w:asciiTheme="minorHAnsi" w:eastAsia="Calibri" w:hAnsiTheme="minorHAnsi" w:cstheme="minorHAnsi"/>
                <w:b/>
                <w:bCs/>
                <w:color w:val="9E001A" w:themeColor="accent1"/>
                <w:szCs w:val="16"/>
              </w:rPr>
              <w:t>68,1</w:t>
            </w:r>
          </w:p>
        </w:tc>
        <w:tc>
          <w:tcPr>
            <w:tcW w:w="1275" w:type="dxa"/>
            <w:tcBorders>
              <w:top w:val="single" w:sz="4" w:space="0" w:color="auto"/>
              <w:left w:val="nil"/>
              <w:bottom w:val="single" w:sz="4" w:space="0" w:color="auto"/>
              <w:right w:val="single" w:sz="4" w:space="0" w:color="auto"/>
            </w:tcBorders>
            <w:shd w:val="clear" w:color="auto" w:fill="E9E9E9" w:themeFill="accent3" w:themeFillTint="33"/>
          </w:tcPr>
          <w:p w14:paraId="06A2397A" w14:textId="77777777" w:rsidR="00591356" w:rsidRPr="00563D12"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color w:val="9E001A" w:themeColor="accent1"/>
              </w:rPr>
            </w:pPr>
            <w:r w:rsidRPr="00B0451E">
              <w:rPr>
                <w:rFonts w:asciiTheme="minorHAnsi" w:eastAsia="Calibri" w:hAnsiTheme="minorHAnsi" w:cstheme="minorHAnsi"/>
                <w:b/>
                <w:bCs/>
                <w:color w:val="9E001A" w:themeColor="accent1"/>
                <w:szCs w:val="16"/>
              </w:rPr>
              <w:t>67,3</w:t>
            </w:r>
          </w:p>
        </w:tc>
        <w:tc>
          <w:tcPr>
            <w:tcW w:w="1134" w:type="dxa"/>
            <w:tcBorders>
              <w:top w:val="single" w:sz="4" w:space="0" w:color="auto"/>
              <w:left w:val="nil"/>
              <w:bottom w:val="single" w:sz="4" w:space="0" w:color="auto"/>
              <w:right w:val="nil"/>
            </w:tcBorders>
            <w:shd w:val="clear" w:color="auto" w:fill="E9E9E9" w:themeFill="accent3" w:themeFillTint="33"/>
          </w:tcPr>
          <w:p w14:paraId="1883A808" w14:textId="77777777" w:rsidR="00591356" w:rsidRPr="00563D12"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color w:val="9E001A" w:themeColor="accent1"/>
              </w:rPr>
            </w:pPr>
            <w:r w:rsidRPr="00B0451E">
              <w:rPr>
                <w:rFonts w:asciiTheme="minorHAnsi" w:eastAsia="Calibri" w:hAnsiTheme="minorHAnsi" w:cstheme="minorHAnsi"/>
                <w:b/>
                <w:bCs/>
                <w:color w:val="9E001A" w:themeColor="accent1"/>
                <w:szCs w:val="16"/>
              </w:rPr>
              <w:t>64,0</w:t>
            </w:r>
          </w:p>
        </w:tc>
      </w:tr>
      <w:tr w:rsidR="00591356" w:rsidRPr="00767446" w14:paraId="20AF6DEC" w14:textId="77777777" w:rsidTr="2EC4AF51">
        <w:trPr>
          <w:trHeight w:val="306"/>
        </w:trPr>
        <w:tc>
          <w:tcPr>
            <w:cnfStyle w:val="001000000000" w:firstRow="0" w:lastRow="0" w:firstColumn="1" w:lastColumn="0" w:oddVBand="0" w:evenVBand="0" w:oddHBand="0" w:evenHBand="0" w:firstRowFirstColumn="0" w:firstRowLastColumn="0" w:lastRowFirstColumn="0" w:lastRowLastColumn="0"/>
            <w:tcW w:w="4395" w:type="dxa"/>
            <w:noWrap/>
          </w:tcPr>
          <w:p w14:paraId="4CC693D6" w14:textId="77777777" w:rsidR="00591356" w:rsidRPr="00563D12" w:rsidRDefault="00591356" w:rsidP="001115F7">
            <w:pPr>
              <w:pStyle w:val="TabelalevistolpecNAPOVED"/>
            </w:pPr>
            <w:r w:rsidRPr="00563D12">
              <w:t xml:space="preserve">Cene </w:t>
            </w:r>
            <w:proofErr w:type="spellStart"/>
            <w:r w:rsidRPr="00563D12">
              <w:t>neenergetskih</w:t>
            </w:r>
            <w:proofErr w:type="spellEnd"/>
            <w:r w:rsidRPr="00563D12">
              <w:t xml:space="preserve"> surovin v USD, rast</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792267DC" w14:textId="77777777" w:rsidR="00591356" w:rsidRPr="00563D12" w:rsidRDefault="00591356" w:rsidP="001115F7">
            <w:pPr>
              <w:pStyle w:val="TabelaNAPOVED"/>
              <w:cnfStyle w:val="000000000000" w:firstRow="0" w:lastRow="0" w:firstColumn="0" w:lastColumn="0" w:oddVBand="0" w:evenVBand="0" w:oddHBand="0" w:evenHBand="0" w:firstRowFirstColumn="0" w:firstRowLastColumn="0" w:lastRowFirstColumn="0" w:lastRowLastColumn="0"/>
            </w:pPr>
            <w:r w:rsidRPr="00B0451E">
              <w:rPr>
                <w:rFonts w:asciiTheme="minorHAnsi" w:hAnsiTheme="minorHAnsi" w:cstheme="minorHAnsi"/>
                <w:szCs w:val="16"/>
                <w:lang w:val="it-IT"/>
              </w:rPr>
              <w:t>3,6</w:t>
            </w:r>
          </w:p>
        </w:tc>
        <w:tc>
          <w:tcPr>
            <w:tcW w:w="1134" w:type="dxa"/>
            <w:tcBorders>
              <w:top w:val="single" w:sz="4" w:space="0" w:color="auto"/>
              <w:left w:val="nil"/>
              <w:bottom w:val="single" w:sz="4" w:space="0" w:color="auto"/>
              <w:right w:val="single" w:sz="4" w:space="0" w:color="auto"/>
            </w:tcBorders>
            <w:shd w:val="clear" w:color="auto" w:fill="E9E9E9" w:themeFill="accent3" w:themeFillTint="33"/>
          </w:tcPr>
          <w:p w14:paraId="37F74B13" w14:textId="77777777" w:rsidR="00591356" w:rsidRPr="00563D12"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rPr>
            </w:pPr>
            <w:r w:rsidRPr="00B0451E">
              <w:rPr>
                <w:rFonts w:asciiTheme="minorHAnsi" w:eastAsia="Calibri" w:hAnsiTheme="minorHAnsi" w:cstheme="minorHAnsi"/>
                <w:b/>
                <w:bCs/>
                <w:color w:val="9E001A" w:themeColor="accent1"/>
                <w:szCs w:val="16"/>
              </w:rPr>
              <w:t>35,0</w:t>
            </w:r>
          </w:p>
        </w:tc>
        <w:tc>
          <w:tcPr>
            <w:tcW w:w="1275" w:type="dxa"/>
            <w:tcBorders>
              <w:top w:val="single" w:sz="4" w:space="0" w:color="auto"/>
              <w:left w:val="nil"/>
              <w:bottom w:val="single" w:sz="4" w:space="0" w:color="auto"/>
              <w:right w:val="single" w:sz="4" w:space="0" w:color="auto"/>
            </w:tcBorders>
            <w:shd w:val="clear" w:color="auto" w:fill="E9E9E9" w:themeFill="accent3" w:themeFillTint="33"/>
          </w:tcPr>
          <w:p w14:paraId="2507DDF6" w14:textId="77777777" w:rsidR="00591356" w:rsidRPr="00563D12"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color w:val="9E001A" w:themeColor="accent1"/>
              </w:rPr>
            </w:pPr>
            <w:r w:rsidRPr="00B0451E">
              <w:rPr>
                <w:rFonts w:asciiTheme="minorHAnsi" w:eastAsia="Calibri" w:hAnsiTheme="minorHAnsi" w:cstheme="minorHAnsi"/>
                <w:b/>
                <w:bCs/>
                <w:color w:val="9E001A" w:themeColor="accent1"/>
                <w:szCs w:val="16"/>
              </w:rPr>
              <w:t>-1,0</w:t>
            </w:r>
          </w:p>
        </w:tc>
        <w:tc>
          <w:tcPr>
            <w:tcW w:w="1134" w:type="dxa"/>
            <w:tcBorders>
              <w:top w:val="single" w:sz="4" w:space="0" w:color="auto"/>
              <w:left w:val="nil"/>
              <w:bottom w:val="single" w:sz="4" w:space="0" w:color="auto"/>
              <w:right w:val="nil"/>
            </w:tcBorders>
            <w:shd w:val="clear" w:color="auto" w:fill="E9E9E9" w:themeFill="accent3" w:themeFillTint="33"/>
          </w:tcPr>
          <w:p w14:paraId="39DAF9D7" w14:textId="77777777" w:rsidR="00591356" w:rsidRPr="00563D12"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color w:val="9E001A" w:themeColor="accent1"/>
              </w:rPr>
            </w:pPr>
            <w:r w:rsidRPr="00B0451E">
              <w:rPr>
                <w:rFonts w:asciiTheme="minorHAnsi" w:eastAsia="Calibri" w:hAnsiTheme="minorHAnsi" w:cstheme="minorHAnsi"/>
                <w:b/>
                <w:bCs/>
                <w:color w:val="9E001A" w:themeColor="accent1"/>
                <w:szCs w:val="16"/>
              </w:rPr>
              <w:t>-7,0</w:t>
            </w:r>
          </w:p>
        </w:tc>
      </w:tr>
      <w:tr w:rsidR="00591356" w:rsidRPr="00767446" w14:paraId="5943224A" w14:textId="77777777" w:rsidTr="2EC4AF51">
        <w:trPr>
          <w:trHeight w:val="306"/>
        </w:trPr>
        <w:tc>
          <w:tcPr>
            <w:cnfStyle w:val="001000000000" w:firstRow="0" w:lastRow="0" w:firstColumn="1" w:lastColumn="0" w:oddVBand="0" w:evenVBand="0" w:oddHBand="0" w:evenHBand="0" w:firstRowFirstColumn="0" w:firstRowLastColumn="0" w:lastRowFirstColumn="0" w:lastRowLastColumn="0"/>
            <w:tcW w:w="4395" w:type="dxa"/>
            <w:noWrap/>
          </w:tcPr>
          <w:p w14:paraId="0518AEC9" w14:textId="77777777" w:rsidR="00591356" w:rsidRPr="00563D12" w:rsidRDefault="00591356" w:rsidP="001115F7">
            <w:pPr>
              <w:pStyle w:val="TabelalevistolpecNAPOVED"/>
            </w:pPr>
            <w:r w:rsidRPr="00563D12">
              <w:t>Razmerje USD za 1 EUR</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1EF60367" w14:textId="77777777" w:rsidR="00591356" w:rsidRPr="00563D12" w:rsidRDefault="00591356" w:rsidP="001115F7">
            <w:pPr>
              <w:pStyle w:val="TabelaNAPOVED"/>
              <w:cnfStyle w:val="000000000000" w:firstRow="0" w:lastRow="0" w:firstColumn="0" w:lastColumn="0" w:oddVBand="0" w:evenVBand="0" w:oddHBand="0" w:evenHBand="0" w:firstRowFirstColumn="0" w:firstRowLastColumn="0" w:lastRowFirstColumn="0" w:lastRowLastColumn="0"/>
            </w:pPr>
            <w:r w:rsidRPr="00B0451E">
              <w:rPr>
                <w:rFonts w:asciiTheme="minorHAnsi" w:hAnsiTheme="minorHAnsi" w:cstheme="minorHAnsi"/>
                <w:szCs w:val="16"/>
                <w:lang w:val="it-IT"/>
              </w:rPr>
              <w:t>1,141</w:t>
            </w:r>
          </w:p>
        </w:tc>
        <w:tc>
          <w:tcPr>
            <w:tcW w:w="1134" w:type="dxa"/>
            <w:tcBorders>
              <w:top w:val="single" w:sz="4" w:space="0" w:color="auto"/>
              <w:left w:val="nil"/>
              <w:bottom w:val="single" w:sz="4" w:space="0" w:color="auto"/>
              <w:right w:val="single" w:sz="4" w:space="0" w:color="auto"/>
            </w:tcBorders>
            <w:shd w:val="clear" w:color="auto" w:fill="E9E9E9" w:themeFill="accent3" w:themeFillTint="33"/>
          </w:tcPr>
          <w:p w14:paraId="5EED4A9A" w14:textId="77777777" w:rsidR="00591356" w:rsidRPr="00563D12"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rPr>
            </w:pPr>
            <w:r w:rsidRPr="00B0451E">
              <w:rPr>
                <w:rFonts w:asciiTheme="minorHAnsi" w:eastAsia="Calibri" w:hAnsiTheme="minorHAnsi" w:cstheme="minorHAnsi"/>
                <w:b/>
                <w:bCs/>
                <w:color w:val="9E001A" w:themeColor="accent1"/>
                <w:szCs w:val="16"/>
              </w:rPr>
              <w:t>1,193</w:t>
            </w:r>
          </w:p>
        </w:tc>
        <w:tc>
          <w:tcPr>
            <w:tcW w:w="1275" w:type="dxa"/>
            <w:tcBorders>
              <w:top w:val="single" w:sz="4" w:space="0" w:color="auto"/>
              <w:left w:val="nil"/>
              <w:bottom w:val="single" w:sz="4" w:space="0" w:color="auto"/>
              <w:right w:val="single" w:sz="4" w:space="0" w:color="auto"/>
            </w:tcBorders>
            <w:shd w:val="clear" w:color="auto" w:fill="E9E9E9" w:themeFill="accent3" w:themeFillTint="33"/>
          </w:tcPr>
          <w:p w14:paraId="5053DB06" w14:textId="77777777" w:rsidR="00591356" w:rsidRPr="00563D12"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color w:val="9E001A" w:themeColor="accent1"/>
              </w:rPr>
            </w:pPr>
            <w:r w:rsidRPr="00B0451E">
              <w:rPr>
                <w:rFonts w:asciiTheme="minorHAnsi" w:eastAsia="Calibri" w:hAnsiTheme="minorHAnsi" w:cstheme="minorHAnsi"/>
                <w:b/>
                <w:bCs/>
                <w:color w:val="9E001A" w:themeColor="accent1"/>
                <w:szCs w:val="16"/>
              </w:rPr>
              <w:t>1,180</w:t>
            </w:r>
          </w:p>
        </w:tc>
        <w:tc>
          <w:tcPr>
            <w:tcW w:w="1134" w:type="dxa"/>
            <w:tcBorders>
              <w:top w:val="single" w:sz="4" w:space="0" w:color="auto"/>
              <w:left w:val="nil"/>
              <w:bottom w:val="single" w:sz="4" w:space="0" w:color="auto"/>
              <w:right w:val="nil"/>
            </w:tcBorders>
            <w:shd w:val="clear" w:color="auto" w:fill="E9E9E9" w:themeFill="accent3" w:themeFillTint="33"/>
          </w:tcPr>
          <w:p w14:paraId="3C06504B" w14:textId="77777777" w:rsidR="00591356" w:rsidRPr="00563D12" w:rsidRDefault="00591356" w:rsidP="001115F7">
            <w:pPr>
              <w:pStyle w:val="TabelaNAPOVED"/>
              <w:cnfStyle w:val="000000000000" w:firstRow="0" w:lastRow="0" w:firstColumn="0" w:lastColumn="0" w:oddVBand="0" w:evenVBand="0" w:oddHBand="0" w:evenHBand="0" w:firstRowFirstColumn="0" w:firstRowLastColumn="0" w:lastRowFirstColumn="0" w:lastRowLastColumn="0"/>
              <w:rPr>
                <w:b/>
                <w:bCs/>
                <w:color w:val="9E001A" w:themeColor="accent1"/>
              </w:rPr>
            </w:pPr>
            <w:r w:rsidRPr="00B0451E">
              <w:rPr>
                <w:rFonts w:asciiTheme="minorHAnsi" w:eastAsia="Calibri" w:hAnsiTheme="minorHAnsi" w:cstheme="minorHAnsi"/>
                <w:b/>
                <w:bCs/>
                <w:color w:val="9E001A" w:themeColor="accent1"/>
                <w:szCs w:val="16"/>
              </w:rPr>
              <w:t>1,180</w:t>
            </w:r>
          </w:p>
        </w:tc>
      </w:tr>
    </w:tbl>
    <w:p w14:paraId="7F8750F0" w14:textId="56827DF8" w:rsidR="00591356" w:rsidRDefault="00591356" w:rsidP="00591356">
      <w:pPr>
        <w:pStyle w:val="VirNAPOVED"/>
      </w:pPr>
      <w:r w:rsidRPr="00BB68FF">
        <w:t xml:space="preserve">Vir: Leto 2020 </w:t>
      </w:r>
      <w:r w:rsidR="00A1774B">
        <w:fldChar w:fldCharType="begin"/>
      </w:r>
      <w:r w:rsidR="00EF5A85">
        <w:instrText xml:space="preserve"> ADDIN ZOTERO_ITEM CSL_CITATION {"citationID":"OOurQIcM","properties":{"formattedCitation":"(BS, 2021; ECB, 2021c; EIA, 2021; SURS, 2021b)","plainCitation":"(BS, 2021; ECB, 2021c; EIA, 2021; SURS, 2021b)","noteIndex":0},"citationItems":[{"id":455,"uris":["http://zotero.org/groups/4141114/items/GUZF7F2B"],"uri":["http://zotero.org/groups/4141114/items/GUZF7F2B"],"itemData":{"id":455,"type":"report","event-place":"Ljubljana","genre":"Podatkovni portal","publisher":"Banka Slovenije","publisher-place":"Ljubljana","title":"Podatkovne serije Banka Slovenije","URL":"https://px.bsi.si/pxweb/sl/serije_slo/","author":[{"family":"BS","given":""}],"accessed":{"date-parts":[["2021",9,13]]},"issued":{"date-parts":[["2021"]]}}},{"id":420,"uris":["http://zotero.org/groups/4141114/items/2N58DNPG"],"uri":["http://zotero.org/groups/4141114/items/2N58DNPG"],"itemData":{"id":420,"type":"report","event-place":"Frankfurt am Main","genre":"Baza podatkov","publisher":"Evropska centralna banka","publisher-place":"Frankfurt am Main","title":"ECB Statistical Data Warehouse","URL":"https://sdw.ecb.europa.eu/","author":[{"family":"ECB","given":""}],"accessed":{"date-parts":[["2021",9,13]]},"issued":{"date-parts":[["2021",9,13]]}}},{"id":444,"uris":["http://zotero.org/groups/4141114/items/KE7SVE7M"],"uri":["http://zotero.org/groups/4141114/items/KE7SVE7M"],"itemData":{"id":444,"type":"report","event-place":"Washington, DC","language":"en","publisher":"U.S. Energy Information Administration","publisher-place":"Washington, DC","title":"Petroleum &amp; Other Liquids Spot Prices","URL":"https://www.eia.gov/dnav/pet/pet_pri_spt_s1_d.htm","author":[{"family":"EIA","given":""}],"issued":{"date-parts":[["2021"]],"season":"Avgust"}}},{"id":347,"uris":["http://zotero.org/groups/4141114/items/3BELW5EG"],"uri":["http://zotero.org/groups/4141114/items/3BELW5EG"],"itemData":{"id":347,"type":"report","event-place":"Ljubljana","genre":"Podatkovni portal","publisher":"Statistični urad RS","publisher-place":"Ljubljana","title":"SI-STAT","URL":"https://pxweb.stat.si/SiStat/sl","author":[{"family":"SURS","given":""}],"accessed":{"date-parts":[["2021",1,2]]},"issued":{"date-parts":[["2021"]]}}}],"schema":"https://github.com/citation-style-language/schema/raw/master/csl-citation.json"} </w:instrText>
      </w:r>
      <w:r w:rsidR="00A1774B">
        <w:fldChar w:fldCharType="separate"/>
      </w:r>
      <w:r w:rsidR="00D20DBC" w:rsidRPr="00D20DBC">
        <w:rPr>
          <w:rFonts w:cs="Arial"/>
        </w:rPr>
        <w:t>(BS, 2021; ECB, 2021c; EIA, 2021; SURS, 2021b)</w:t>
      </w:r>
      <w:r w:rsidR="00A1774B">
        <w:fldChar w:fldCharType="end"/>
      </w:r>
      <w:del w:id="16" w:author="Nataša Todorović Jemec" w:date="2021-09-14T11:12:00Z">
        <w:r w:rsidRPr="00BB68FF" w:rsidDel="00A1774B">
          <w:delText>SURS</w:delText>
        </w:r>
      </w:del>
      <w:ins w:id="17" w:author="Nataša Todorović Jemec" w:date="2021-09-14T11:14:00Z">
        <w:r w:rsidR="004A4223">
          <w:t>,</w:t>
        </w:r>
      </w:ins>
      <w:ins w:id="18" w:author="Nataša Todorović Jemec" w:date="2021-09-14T11:15:00Z">
        <w:r w:rsidR="004A4223">
          <w:t xml:space="preserve"> </w:t>
        </w:r>
      </w:ins>
      <w:ins w:id="19" w:author="Nataša Todorović Jemec" w:date="2021-09-14T11:14:00Z">
        <w:r w:rsidR="004A4223">
          <w:t xml:space="preserve">za </w:t>
        </w:r>
      </w:ins>
      <w:ins w:id="20" w:author="Nataša Todorović Jemec" w:date="2021-09-14T11:15:00Z">
        <w:r w:rsidR="004A4223">
          <w:t>leta</w:t>
        </w:r>
      </w:ins>
      <w:del w:id="21" w:author="Nataša Todorović Jemec" w:date="2021-09-14T11:14:00Z">
        <w:r w:rsidRPr="00BB68FF" w:rsidDel="004A4223">
          <w:delText>, BS, ECB, EIA,</w:delText>
        </w:r>
      </w:del>
      <w:r w:rsidRPr="00BB68FF">
        <w:t xml:space="preserve"> 2021−2023 napoved UMAR. </w:t>
      </w:r>
    </w:p>
    <w:p w14:paraId="05390226" w14:textId="77777777" w:rsidR="00591356" w:rsidRDefault="00591356" w:rsidP="00591356">
      <w:pPr>
        <w:pStyle w:val="VirNAPOVED"/>
      </w:pPr>
    </w:p>
    <w:p w14:paraId="77142220" w14:textId="77777777" w:rsidR="00591356" w:rsidRPr="00767446" w:rsidRDefault="00591356" w:rsidP="00591356">
      <w:pPr>
        <w:pStyle w:val="VirNAPOVED"/>
      </w:pP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9060"/>
      </w:tblGrid>
      <w:tr w:rsidR="00591356" w:rsidRPr="0029092F" w14:paraId="4CE4FC40" w14:textId="77777777" w:rsidTr="001115F7">
        <w:tc>
          <w:tcPr>
            <w:tcW w:w="9060" w:type="dxa"/>
          </w:tcPr>
          <w:p w14:paraId="5A6E19EA" w14:textId="4BDCD64F" w:rsidR="00591356" w:rsidRPr="00767446" w:rsidRDefault="00591356" w:rsidP="001115F7">
            <w:pPr>
              <w:pStyle w:val="VirNAPOVED"/>
              <w:spacing w:before="0"/>
            </w:pPr>
            <w:r w:rsidRPr="003F621A">
              <w:t xml:space="preserve">Pri pripravi </w:t>
            </w:r>
            <w:r>
              <w:t>Jesenske</w:t>
            </w:r>
            <w:r w:rsidRPr="003F621A">
              <w:t xml:space="preserve"> napovedi so bili upoštevani statistični podatki, informacije in sprejeti ukrepi, znani </w:t>
            </w:r>
            <w:r w:rsidRPr="00397667">
              <w:t xml:space="preserve">do </w:t>
            </w:r>
            <w:r w:rsidR="00E54321">
              <w:t>9</w:t>
            </w:r>
            <w:r w:rsidRPr="00397667">
              <w:t>. septembra</w:t>
            </w:r>
            <w:r w:rsidRPr="0057239E">
              <w:t xml:space="preserve"> 2021.</w:t>
            </w:r>
          </w:p>
        </w:tc>
      </w:tr>
    </w:tbl>
    <w:p w14:paraId="07ADFFB7" w14:textId="77777777" w:rsidR="00591356" w:rsidRDefault="00591356" w:rsidP="00591356">
      <w:pPr>
        <w:pStyle w:val="Heading1"/>
      </w:pPr>
      <w:bookmarkStart w:id="22" w:name="_Toc82438210"/>
      <w:bookmarkStart w:id="23" w:name="_Hlk50645004"/>
      <w:bookmarkStart w:id="24" w:name="_Hlk50645046"/>
      <w:r w:rsidRPr="00767446">
        <w:lastRenderedPageBreak/>
        <w:t xml:space="preserve">Izhodišča </w:t>
      </w:r>
      <w:r>
        <w:t>Jesenske</w:t>
      </w:r>
      <w:r w:rsidRPr="00767446">
        <w:t xml:space="preserve"> napovedi gospodarskih gibanj 202</w:t>
      </w:r>
      <w:r>
        <w:t>1</w:t>
      </w:r>
      <w:bookmarkEnd w:id="22"/>
    </w:p>
    <w:p w14:paraId="3937C880" w14:textId="6BB990EF" w:rsidR="00591356" w:rsidRDefault="00591356" w:rsidP="00591356">
      <w:pPr>
        <w:pStyle w:val="BesediloNAPOVED"/>
        <w:rPr>
          <w:bCs/>
        </w:rPr>
      </w:pPr>
      <w:r w:rsidRPr="00E868F8">
        <w:rPr>
          <w:b/>
        </w:rPr>
        <w:t xml:space="preserve">Gospodarska aktivnost evrskega območja se je v drugem </w:t>
      </w:r>
      <w:r>
        <w:rPr>
          <w:b/>
        </w:rPr>
        <w:t xml:space="preserve">četrtletju </w:t>
      </w:r>
      <w:r w:rsidRPr="00E868F8">
        <w:rPr>
          <w:b/>
        </w:rPr>
        <w:t xml:space="preserve">ob umirjanju epidemičnih razmer </w:t>
      </w:r>
      <w:r>
        <w:rPr>
          <w:b/>
        </w:rPr>
        <w:t xml:space="preserve">izrazito </w:t>
      </w:r>
      <w:r w:rsidRPr="00E868F8">
        <w:rPr>
          <w:b/>
        </w:rPr>
        <w:t xml:space="preserve">okrepila. </w:t>
      </w:r>
      <w:r>
        <w:rPr>
          <w:bCs/>
        </w:rPr>
        <w:t>Aktivnost</w:t>
      </w:r>
      <w:r w:rsidRPr="00E868F8">
        <w:rPr>
          <w:bCs/>
        </w:rPr>
        <w:t xml:space="preserve"> </w:t>
      </w:r>
      <w:r>
        <w:rPr>
          <w:bCs/>
        </w:rPr>
        <w:t xml:space="preserve">se </w:t>
      </w:r>
      <w:r>
        <w:t xml:space="preserve">je po zaostrovanju in podaljšanju zajezitvenih ukrepov od lanske jeseni </w:t>
      </w:r>
      <w:r w:rsidRPr="00E868F8">
        <w:rPr>
          <w:bCs/>
        </w:rPr>
        <w:t xml:space="preserve">v </w:t>
      </w:r>
      <w:r>
        <w:rPr>
          <w:bCs/>
        </w:rPr>
        <w:t>prvem letošnjem</w:t>
      </w:r>
      <w:r w:rsidRPr="00E868F8">
        <w:rPr>
          <w:bCs/>
        </w:rPr>
        <w:t xml:space="preserve"> četrtletju ponovno </w:t>
      </w:r>
      <w:r>
        <w:rPr>
          <w:bCs/>
        </w:rPr>
        <w:t xml:space="preserve">nekoliko </w:t>
      </w:r>
      <w:r w:rsidRPr="00E868F8">
        <w:rPr>
          <w:bCs/>
        </w:rPr>
        <w:t>skrčil</w:t>
      </w:r>
      <w:r>
        <w:rPr>
          <w:bCs/>
        </w:rPr>
        <w:t>a</w:t>
      </w:r>
      <w:r w:rsidRPr="00E868F8">
        <w:rPr>
          <w:bCs/>
        </w:rPr>
        <w:t xml:space="preserve"> (-0,</w:t>
      </w:r>
      <w:r>
        <w:rPr>
          <w:bCs/>
        </w:rPr>
        <w:t>3</w:t>
      </w:r>
      <w:r w:rsidRPr="00E868F8">
        <w:rPr>
          <w:bCs/>
        </w:rPr>
        <w:t xml:space="preserve"> % </w:t>
      </w:r>
      <w:proofErr w:type="spellStart"/>
      <w:r w:rsidRPr="00095AA1">
        <w:rPr>
          <w:bCs/>
        </w:rPr>
        <w:t>medčetrtletno</w:t>
      </w:r>
      <w:proofErr w:type="spellEnd"/>
      <w:r w:rsidRPr="00095AA1">
        <w:rPr>
          <w:bCs/>
        </w:rPr>
        <w:t xml:space="preserve"> oz. -1,</w:t>
      </w:r>
      <w:r w:rsidR="007B0B27">
        <w:rPr>
          <w:bCs/>
        </w:rPr>
        <w:t>2</w:t>
      </w:r>
      <w:r w:rsidRPr="00095AA1">
        <w:rPr>
          <w:bCs/>
        </w:rPr>
        <w:t xml:space="preserve"> % medletno, oboje </w:t>
      </w:r>
      <w:proofErr w:type="spellStart"/>
      <w:r w:rsidRPr="00095AA1">
        <w:rPr>
          <w:bCs/>
        </w:rPr>
        <w:t>desezonirano</w:t>
      </w:r>
      <w:proofErr w:type="spellEnd"/>
      <w:r w:rsidRPr="00095AA1">
        <w:rPr>
          <w:bCs/>
        </w:rPr>
        <w:t>), nato pa v drugem ob postopnem sproščanju zajezitvenih ukrepov okrevala (2,</w:t>
      </w:r>
      <w:r w:rsidR="007B0B27">
        <w:rPr>
          <w:bCs/>
        </w:rPr>
        <w:t>2</w:t>
      </w:r>
      <w:r w:rsidRPr="00146E31">
        <w:rPr>
          <w:bCs/>
        </w:rPr>
        <w:t xml:space="preserve"> % </w:t>
      </w:r>
      <w:proofErr w:type="spellStart"/>
      <w:r w:rsidRPr="00146E31">
        <w:rPr>
          <w:bCs/>
        </w:rPr>
        <w:t>medčetrtletno</w:t>
      </w:r>
      <w:proofErr w:type="spellEnd"/>
      <w:r w:rsidRPr="00146E31">
        <w:rPr>
          <w:bCs/>
        </w:rPr>
        <w:t xml:space="preserve"> oz. 1</w:t>
      </w:r>
      <w:r w:rsidR="007B0B27">
        <w:rPr>
          <w:bCs/>
        </w:rPr>
        <w:t>4</w:t>
      </w:r>
      <w:r w:rsidRPr="00146E31">
        <w:rPr>
          <w:bCs/>
        </w:rPr>
        <w:t>,</w:t>
      </w:r>
      <w:r w:rsidR="007B0B27">
        <w:rPr>
          <w:bCs/>
        </w:rPr>
        <w:t>3</w:t>
      </w:r>
      <w:r w:rsidR="00D67E0A" w:rsidRPr="00146E31">
        <w:rPr>
          <w:bCs/>
        </w:rPr>
        <w:t> </w:t>
      </w:r>
      <w:r w:rsidRPr="00146E31">
        <w:rPr>
          <w:bCs/>
        </w:rPr>
        <w:t xml:space="preserve">% medletno, oboje </w:t>
      </w:r>
      <w:proofErr w:type="spellStart"/>
      <w:r w:rsidRPr="00146E31">
        <w:rPr>
          <w:bCs/>
        </w:rPr>
        <w:t>desezonirano</w:t>
      </w:r>
      <w:proofErr w:type="spellEnd"/>
      <w:r w:rsidRPr="00146E31">
        <w:rPr>
          <w:bCs/>
        </w:rPr>
        <w:t xml:space="preserve">). </w:t>
      </w:r>
      <w:bookmarkStart w:id="25" w:name="_Hlk81386582"/>
      <w:r w:rsidRPr="00146E31">
        <w:rPr>
          <w:bCs/>
        </w:rPr>
        <w:t>V povprečju prvega polletja je medletno zrasla za 6,</w:t>
      </w:r>
      <w:r w:rsidR="009D4C1B">
        <w:rPr>
          <w:bCs/>
        </w:rPr>
        <w:t>1</w:t>
      </w:r>
      <w:r w:rsidRPr="00146E31">
        <w:rPr>
          <w:bCs/>
        </w:rPr>
        <w:t> % (</w:t>
      </w:r>
      <w:proofErr w:type="spellStart"/>
      <w:r w:rsidRPr="00146E31">
        <w:rPr>
          <w:bCs/>
        </w:rPr>
        <w:t>desezonirano</w:t>
      </w:r>
      <w:proofErr w:type="spellEnd"/>
      <w:r w:rsidRPr="00146E31">
        <w:rPr>
          <w:bCs/>
        </w:rPr>
        <w:t>).</w:t>
      </w:r>
      <w:r w:rsidRPr="00146E31">
        <w:t xml:space="preserve"> </w:t>
      </w:r>
      <w:bookmarkEnd w:id="25"/>
      <w:r w:rsidRPr="0C370DAA">
        <w:rPr>
          <w:rFonts w:ascii="Helvetica" w:hAnsi="Helvetica"/>
          <w:color w:val="0A0A0A"/>
          <w:shd w:val="clear" w:color="auto" w:fill="FFFFFF"/>
        </w:rPr>
        <w:t xml:space="preserve">Ob nadaljevanju rasti v predelovalnih dejavnostih so se </w:t>
      </w:r>
      <w:r w:rsidR="007D69B2">
        <w:rPr>
          <w:rFonts w:ascii="Helvetica" w:hAnsi="Helvetica"/>
          <w:color w:val="0A0A0A"/>
          <w:shd w:val="clear" w:color="auto" w:fill="FFFFFF"/>
        </w:rPr>
        <w:t>s</w:t>
      </w:r>
      <w:r w:rsidR="007D69B2" w:rsidRPr="0C370DAA">
        <w:rPr>
          <w:rFonts w:ascii="Helvetica" w:hAnsi="Helvetica"/>
          <w:color w:val="0A0A0A"/>
          <w:shd w:val="clear" w:color="auto" w:fill="FFFFFF"/>
        </w:rPr>
        <w:t xml:space="preserve"> </w:t>
      </w:r>
      <w:r w:rsidRPr="0C370DAA">
        <w:rPr>
          <w:rFonts w:ascii="Helvetica" w:hAnsi="Helvetica"/>
          <w:color w:val="0A0A0A"/>
          <w:shd w:val="clear" w:color="auto" w:fill="FFFFFF"/>
        </w:rPr>
        <w:t>sproščanj</w:t>
      </w:r>
      <w:r w:rsidR="007D69B2">
        <w:rPr>
          <w:rFonts w:ascii="Helvetica" w:hAnsi="Helvetica"/>
          <w:color w:val="0A0A0A"/>
          <w:shd w:val="clear" w:color="auto" w:fill="FFFFFF"/>
        </w:rPr>
        <w:t>em</w:t>
      </w:r>
      <w:r w:rsidRPr="0C370DAA">
        <w:rPr>
          <w:rFonts w:ascii="Helvetica" w:hAnsi="Helvetica"/>
          <w:color w:val="0A0A0A"/>
          <w:shd w:val="clear" w:color="auto" w:fill="FFFFFF"/>
        </w:rPr>
        <w:t xml:space="preserve"> omejitvenih ukrepov močno izboljšale </w:t>
      </w:r>
      <w:r w:rsidR="007D69B2">
        <w:rPr>
          <w:rFonts w:ascii="Helvetica" w:hAnsi="Helvetica"/>
          <w:color w:val="0A0A0A"/>
          <w:shd w:val="clear" w:color="auto" w:fill="FFFFFF"/>
        </w:rPr>
        <w:t>tudi</w:t>
      </w:r>
      <w:r w:rsidRPr="0C370DAA">
        <w:rPr>
          <w:rFonts w:ascii="Helvetica" w:hAnsi="Helvetica"/>
          <w:color w:val="0A0A0A"/>
          <w:shd w:val="clear" w:color="auto" w:fill="FFFFFF"/>
        </w:rPr>
        <w:t xml:space="preserve"> razmere v storitvenih dejavnostih. </w:t>
      </w:r>
      <w:r w:rsidRPr="0C370DAA">
        <w:rPr>
          <w:rFonts w:cs="Arial"/>
        </w:rPr>
        <w:t>Široko osnovano okrevanje gospodarske aktivnosti je bilo v</w:t>
      </w:r>
      <w:r w:rsidRPr="00146E31">
        <w:rPr>
          <w:bCs/>
        </w:rPr>
        <w:t xml:space="preserve"> večini naših najpomembnejših trgovinskih partneric </w:t>
      </w:r>
      <w:r w:rsidR="5D84FF47" w:rsidRPr="0C370DAA">
        <w:t>hitrejše</w:t>
      </w:r>
      <w:r w:rsidRPr="00146E31">
        <w:rPr>
          <w:bCs/>
        </w:rPr>
        <w:t xml:space="preserve"> od napovedi mednarodnih institucij. Podjetja in potrošniki so se omejitvam </w:t>
      </w:r>
      <w:r w:rsidRPr="00095AA1">
        <w:rPr>
          <w:bCs/>
        </w:rPr>
        <w:t xml:space="preserve">pandemičnega okolja namreč prilagodili bolje od pričakovanj, pospešena aktivnost svetovnega gospodarstva in trgovine ter učinkoviti ukrepi podpornih politik pa so prispevali dodatni </w:t>
      </w:r>
      <w:r w:rsidRPr="00D910A2">
        <w:rPr>
          <w:bCs/>
        </w:rPr>
        <w:t>zagon. Po</w:t>
      </w:r>
      <w:r w:rsidRPr="00D910A2">
        <w:t xml:space="preserve"> razpoložljivih kazalnikih aktivnosti in razpoloženja </w:t>
      </w:r>
      <w:r w:rsidRPr="00D910A2">
        <w:rPr>
          <w:bCs/>
        </w:rPr>
        <w:t xml:space="preserve">naj bi </w:t>
      </w:r>
      <w:r w:rsidRPr="00D910A2">
        <w:t xml:space="preserve">gospodarska rast evrskega območja </w:t>
      </w:r>
      <w:r w:rsidRPr="00D910A2">
        <w:rPr>
          <w:bCs/>
        </w:rPr>
        <w:t xml:space="preserve">kljub oviram v mednarodni trgovini in slabšanju epidemične slike tudi v tretjem četrtletju ostala razmeroma visoka. </w:t>
      </w:r>
      <w:r w:rsidR="5E093169" w:rsidRPr="0C370DAA">
        <w:t>R</w:t>
      </w:r>
      <w:r w:rsidRPr="0C370DAA">
        <w:t>ast</w:t>
      </w:r>
      <w:r w:rsidRPr="00D910A2">
        <w:rPr>
          <w:bCs/>
        </w:rPr>
        <w:t xml:space="preserve"> v predelovalnih dejavnostih </w:t>
      </w:r>
      <w:r w:rsidR="4B437852" w:rsidRPr="0C370DAA">
        <w:t xml:space="preserve">se je </w:t>
      </w:r>
      <w:r w:rsidRPr="00D910A2">
        <w:rPr>
          <w:bCs/>
        </w:rPr>
        <w:t xml:space="preserve">ob omejitvah na strani ponudbe začela umirjati, rast </w:t>
      </w:r>
      <w:r w:rsidR="3E7D5B7D" w:rsidRPr="0C370DAA">
        <w:t xml:space="preserve">skupne gospodarske </w:t>
      </w:r>
      <w:r w:rsidR="3E7D5B7D" w:rsidRPr="0019C06D">
        <w:t xml:space="preserve">aktivnosti tako </w:t>
      </w:r>
      <w:r w:rsidRPr="0019C06D">
        <w:t>poganja</w:t>
      </w:r>
      <w:r w:rsidRPr="00D910A2">
        <w:rPr>
          <w:bCs/>
        </w:rPr>
        <w:t xml:space="preserve"> zlasti višja potrošnja gospodinjstev.</w:t>
      </w:r>
    </w:p>
    <w:p w14:paraId="2C13B91B" w14:textId="77777777" w:rsidR="00591356" w:rsidRDefault="00591356" w:rsidP="00591356">
      <w:pPr>
        <w:pStyle w:val="BesediloNAPOVED"/>
      </w:pPr>
    </w:p>
    <w:p w14:paraId="0BB11C26" w14:textId="47D9F304" w:rsidR="00591356" w:rsidRDefault="00591356" w:rsidP="00591356">
      <w:pPr>
        <w:pStyle w:val="BesediloNAPOVED"/>
      </w:pPr>
      <w:r w:rsidRPr="00D23C96">
        <w:rPr>
          <w:b/>
        </w:rPr>
        <w:t xml:space="preserve">Mednarodne institucije v zadnjih napovedih predpostavljajo nadaljevanje rasti gospodarske aktivnosti v naših trgovinskih partnericah v prihodnjih četrtletjih. </w:t>
      </w:r>
      <w:r w:rsidRPr="00D23C96">
        <w:rPr>
          <w:bCs/>
        </w:rPr>
        <w:t xml:space="preserve">Predpostavke za gospodarsko aktivnost evrskega območja za letos in prihodnje leto so se glede na Pomladansko napoved izboljšale, saj je </w:t>
      </w:r>
      <w:r w:rsidR="2ED97583">
        <w:t xml:space="preserve">BDP </w:t>
      </w:r>
      <w:r w:rsidRPr="00D23C96">
        <w:rPr>
          <w:bCs/>
        </w:rPr>
        <w:t xml:space="preserve">v prvi polovici leta okreval nad pričakovanji mednarodnih institucij. </w:t>
      </w:r>
      <w:r>
        <w:rPr>
          <w:bCs/>
        </w:rPr>
        <w:t xml:space="preserve">Izboljšana epidemična slika je namreč omogočila hitrejše sproščanje zajezitvenih </w:t>
      </w:r>
      <w:r w:rsidRPr="00A67EE1">
        <w:rPr>
          <w:bCs/>
        </w:rPr>
        <w:t xml:space="preserve">ukrepov, izboljšala pa so se tudi pričakovanja za pomembnejša svetovna gospodarstva, zlasti ZDA. Rast aktivnosti </w:t>
      </w:r>
      <w:r w:rsidRPr="005E622E">
        <w:rPr>
          <w:bCs/>
        </w:rPr>
        <w:t xml:space="preserve">v evrskem območju </w:t>
      </w:r>
      <w:r w:rsidRPr="00095AA1">
        <w:rPr>
          <w:bCs/>
        </w:rPr>
        <w:t>naj bi</w:t>
      </w:r>
      <w:r w:rsidRPr="005E622E">
        <w:rPr>
          <w:bCs/>
        </w:rPr>
        <w:t xml:space="preserve"> v tretjem četrtletju ostala </w:t>
      </w:r>
      <w:r w:rsidRPr="00095AA1">
        <w:rPr>
          <w:bCs/>
        </w:rPr>
        <w:t>razmeroma visoka,</w:t>
      </w:r>
      <w:r w:rsidRPr="005E622E">
        <w:rPr>
          <w:bCs/>
        </w:rPr>
        <w:t xml:space="preserve"> v zadnjem pa </w:t>
      </w:r>
      <w:r w:rsidRPr="00095AA1">
        <w:rPr>
          <w:bCs/>
        </w:rPr>
        <w:t>se bo</w:t>
      </w:r>
      <w:r w:rsidRPr="005E622E">
        <w:rPr>
          <w:bCs/>
        </w:rPr>
        <w:t xml:space="preserve"> ob</w:t>
      </w:r>
      <w:r w:rsidRPr="009444EF">
        <w:rPr>
          <w:bCs/>
        </w:rPr>
        <w:t xml:space="preserve"> predpostavljenem širjenju delta različice virusa verjetno umirila. Napovedi predpostavljajo, da se bodo gospodarski subjekti še naprej prilagajali zajezitvenim ukrepom, kar bo postopoma zmanjševalo vpliv omejitev na gospodarsko aktivnost. BDP evrskega območja naj bi po lanskem upadu letos okreval s 5</w:t>
      </w:r>
      <w:r>
        <w:rPr>
          <w:bCs/>
        </w:rPr>
        <w:t>,1</w:t>
      </w:r>
      <w:r w:rsidRPr="009444EF">
        <w:rPr>
          <w:bCs/>
        </w:rPr>
        <w:t>-odstotno rastjo, naslednje leto pa naj bi bila rast 4,</w:t>
      </w:r>
      <w:r w:rsidR="004B1CBE">
        <w:rPr>
          <w:bCs/>
        </w:rPr>
        <w:t>4</w:t>
      </w:r>
      <w:r w:rsidR="3B3C7134">
        <w:t>-odstotna</w:t>
      </w:r>
      <w:r w:rsidR="5B433535">
        <w:t>.</w:t>
      </w:r>
      <w:r w:rsidRPr="009444EF">
        <w:rPr>
          <w:bCs/>
        </w:rPr>
        <w:t xml:space="preserve"> </w:t>
      </w:r>
      <w:proofErr w:type="spellStart"/>
      <w:r w:rsidRPr="009444EF">
        <w:rPr>
          <w:bCs/>
        </w:rPr>
        <w:t>Predkrizno</w:t>
      </w:r>
      <w:proofErr w:type="spellEnd"/>
      <w:r w:rsidRPr="009444EF">
        <w:rPr>
          <w:bCs/>
        </w:rPr>
        <w:t xml:space="preserve"> raven naj bi </w:t>
      </w:r>
      <w:r w:rsidR="486435EF">
        <w:t>presegel</w:t>
      </w:r>
      <w:r w:rsidRPr="009444EF">
        <w:rPr>
          <w:bCs/>
        </w:rPr>
        <w:t xml:space="preserve"> v zadnjem letošnjem četrtletju</w:t>
      </w:r>
      <w:r>
        <w:rPr>
          <w:bCs/>
        </w:rPr>
        <w:t xml:space="preserve">. Gospodarski učinki pandemije so v državah članicah evrskega območja zelo neenakomerni in hitrost okrevanja se med njimi precej razlikuje, kar je posledica poteka epidemije in razlik v strukturi gospodarstev. </w:t>
      </w:r>
      <w:r>
        <w:t xml:space="preserve">Po pričakovanjih bosta ob nadaljnji podpori javnofinančne in monetarne politike glavni gonili rasti zasebna potrošnja in naložbe, slednje bo znatno podpiral tudi Mehanizem za okrevanje in odpornost. Močna rast v glavnih trgovinskih partnericah evrskega območja naj bi ugodno vplivala na rast izvoza blaga, ki jo bo sicer nekoliko zaviralo </w:t>
      </w:r>
      <w:r w:rsidR="19F7E0FE">
        <w:t>trenutno</w:t>
      </w:r>
      <w:r>
        <w:t xml:space="preserve"> pomanjkanje surovin in naraščajoči stroški, ki so prizadeli nekatere dele predelovalnega sektorja. Izvoz storitev pa bo še naprej okrnjen zaradi </w:t>
      </w:r>
      <w:r w:rsidR="5E7F2A71">
        <w:t xml:space="preserve">še vedno prisotnih </w:t>
      </w:r>
      <w:r>
        <w:t xml:space="preserve">omejitev </w:t>
      </w:r>
      <w:r w:rsidR="09F43AC9">
        <w:t xml:space="preserve">v </w:t>
      </w:r>
      <w:r>
        <w:t>mednarodn</w:t>
      </w:r>
      <w:r w:rsidR="4531CCB8">
        <w:t>em</w:t>
      </w:r>
      <w:r>
        <w:t xml:space="preserve"> turizm</w:t>
      </w:r>
      <w:r w:rsidR="547BC044">
        <w:t>u</w:t>
      </w:r>
      <w:r>
        <w:t xml:space="preserve">. </w:t>
      </w:r>
    </w:p>
    <w:p w14:paraId="2491A164" w14:textId="77777777" w:rsidR="00591356" w:rsidRDefault="00591356" w:rsidP="00591356">
      <w:pPr>
        <w:pStyle w:val="BesediloNAPOVED"/>
      </w:pPr>
    </w:p>
    <w:p w14:paraId="01E94D07" w14:textId="71CD3FFD" w:rsidR="00591356" w:rsidRPr="00CC3317" w:rsidRDefault="00591356" w:rsidP="00591356">
      <w:pPr>
        <w:pStyle w:val="Caption"/>
        <w:rPr>
          <w:noProof w:val="0"/>
        </w:rPr>
      </w:pPr>
      <w:r w:rsidRPr="00CC3317">
        <w:rPr>
          <w:noProof w:val="0"/>
        </w:rPr>
        <w:t xml:space="preserve">Tabela </w:t>
      </w:r>
      <w:r w:rsidRPr="00CC3317">
        <w:rPr>
          <w:color w:val="2B579A"/>
          <w:shd w:val="clear" w:color="auto" w:fill="E6E6E6"/>
        </w:rPr>
        <w:fldChar w:fldCharType="begin"/>
      </w:r>
      <w:r w:rsidRPr="00CC3317">
        <w:rPr>
          <w:noProof w:val="0"/>
        </w:rPr>
        <w:instrText xml:space="preserve"> SEQ Tabela \* ARABIC </w:instrText>
      </w:r>
      <w:r w:rsidRPr="00CC3317">
        <w:rPr>
          <w:color w:val="2B579A"/>
          <w:shd w:val="clear" w:color="auto" w:fill="E6E6E6"/>
        </w:rPr>
        <w:fldChar w:fldCharType="separate"/>
      </w:r>
      <w:r w:rsidR="00C30FBD">
        <w:t>1</w:t>
      </w:r>
      <w:r w:rsidRPr="00CC3317">
        <w:rPr>
          <w:color w:val="2B579A"/>
          <w:shd w:val="clear" w:color="auto" w:fill="E6E6E6"/>
        </w:rPr>
        <w:fldChar w:fldCharType="end"/>
      </w:r>
      <w:r w:rsidRPr="00CC3317">
        <w:rPr>
          <w:noProof w:val="0"/>
        </w:rPr>
        <w:t>: Predpostavke napovedi glede gospodarske rasti v najpomembnejših trgovinskih partnericah</w:t>
      </w:r>
    </w:p>
    <w:tbl>
      <w:tblPr>
        <w:tblW w:w="5006" w:type="pct"/>
        <w:tblInd w:w="-10" w:type="dxa"/>
        <w:tblBorders>
          <w:top w:val="single" w:sz="4" w:space="0" w:color="auto"/>
          <w:bottom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957"/>
        <w:gridCol w:w="694"/>
        <w:gridCol w:w="1368"/>
        <w:gridCol w:w="1422"/>
        <w:gridCol w:w="1090"/>
        <w:gridCol w:w="1130"/>
        <w:gridCol w:w="1420"/>
      </w:tblGrid>
      <w:tr w:rsidR="007E2F09" w:rsidRPr="00CC3317" w14:paraId="7064B91A" w14:textId="77777777" w:rsidTr="007C03A1">
        <w:trPr>
          <w:trHeight w:val="300"/>
        </w:trPr>
        <w:tc>
          <w:tcPr>
            <w:tcW w:w="1078" w:type="pct"/>
            <w:vMerge w:val="restart"/>
            <w:shd w:val="clear" w:color="auto" w:fill="auto"/>
            <w:vAlign w:val="center"/>
            <w:hideMark/>
          </w:tcPr>
          <w:p w14:paraId="6E3CB4E5" w14:textId="77777777" w:rsidR="00591356" w:rsidRPr="005B4EC5" w:rsidRDefault="00591356" w:rsidP="001115F7">
            <w:pPr>
              <w:pStyle w:val="TabelalevistolpecglavaNAPOVED"/>
              <w:rPr>
                <w:rFonts w:asciiTheme="majorHAnsi" w:hAnsiTheme="majorHAnsi" w:cstheme="majorHAnsi"/>
                <w:szCs w:val="16"/>
              </w:rPr>
            </w:pPr>
            <w:r w:rsidRPr="005B4EC5">
              <w:rPr>
                <w:rFonts w:asciiTheme="majorHAnsi" w:hAnsiTheme="majorHAnsi" w:cstheme="majorHAnsi"/>
                <w:szCs w:val="16"/>
              </w:rPr>
              <w:t>Realne stopnje rasti BDP, v %</w:t>
            </w:r>
          </w:p>
        </w:tc>
        <w:tc>
          <w:tcPr>
            <w:tcW w:w="382" w:type="pct"/>
            <w:vMerge w:val="restart"/>
            <w:shd w:val="clear" w:color="auto" w:fill="auto"/>
            <w:noWrap/>
            <w:vAlign w:val="center"/>
            <w:hideMark/>
          </w:tcPr>
          <w:p w14:paraId="29F4AD9B" w14:textId="77777777" w:rsidR="00591356" w:rsidRPr="005B4EC5" w:rsidRDefault="00591356" w:rsidP="001115F7">
            <w:pPr>
              <w:pStyle w:val="TabelaglavaNAPOVED"/>
              <w:rPr>
                <w:rFonts w:asciiTheme="majorHAnsi" w:hAnsiTheme="majorHAnsi" w:cstheme="majorHAnsi"/>
                <w:szCs w:val="16"/>
              </w:rPr>
            </w:pPr>
            <w:r w:rsidRPr="005B4EC5">
              <w:rPr>
                <w:rFonts w:asciiTheme="majorHAnsi" w:hAnsiTheme="majorHAnsi" w:cstheme="majorHAnsi"/>
                <w:szCs w:val="16"/>
              </w:rPr>
              <w:t>2020</w:t>
            </w:r>
          </w:p>
        </w:tc>
        <w:tc>
          <w:tcPr>
            <w:tcW w:w="1536" w:type="pct"/>
            <w:gridSpan w:val="2"/>
            <w:vAlign w:val="center"/>
          </w:tcPr>
          <w:p w14:paraId="2AB4D9D1" w14:textId="77777777" w:rsidR="00591356" w:rsidRPr="005B4EC5" w:rsidRDefault="00591356" w:rsidP="001115F7">
            <w:pPr>
              <w:pStyle w:val="TabelaglavaNAPOVED"/>
              <w:jc w:val="center"/>
              <w:rPr>
                <w:rFonts w:asciiTheme="majorHAnsi" w:hAnsiTheme="majorHAnsi" w:cstheme="majorHAnsi"/>
                <w:szCs w:val="16"/>
              </w:rPr>
            </w:pPr>
            <w:r w:rsidRPr="005B4EC5">
              <w:rPr>
                <w:rFonts w:asciiTheme="majorHAnsi" w:hAnsiTheme="majorHAnsi" w:cstheme="majorHAnsi"/>
                <w:szCs w:val="16"/>
              </w:rPr>
              <w:t>2021</w:t>
            </w:r>
          </w:p>
        </w:tc>
        <w:tc>
          <w:tcPr>
            <w:tcW w:w="1222" w:type="pct"/>
            <w:gridSpan w:val="2"/>
            <w:tcBorders>
              <w:right w:val="single" w:sz="4" w:space="0" w:color="auto"/>
            </w:tcBorders>
            <w:vAlign w:val="center"/>
          </w:tcPr>
          <w:p w14:paraId="7714FDD7" w14:textId="77777777" w:rsidR="00591356" w:rsidRPr="005B4EC5" w:rsidRDefault="00591356" w:rsidP="001115F7">
            <w:pPr>
              <w:pStyle w:val="TabelaglavaNAPOVED"/>
              <w:jc w:val="center"/>
              <w:rPr>
                <w:rFonts w:asciiTheme="majorHAnsi" w:hAnsiTheme="majorHAnsi" w:cstheme="majorHAnsi"/>
                <w:szCs w:val="16"/>
              </w:rPr>
            </w:pPr>
            <w:r w:rsidRPr="005B4EC5">
              <w:rPr>
                <w:rFonts w:asciiTheme="majorHAnsi" w:hAnsiTheme="majorHAnsi" w:cstheme="majorHAnsi"/>
                <w:szCs w:val="16"/>
              </w:rPr>
              <w:t>2022</w:t>
            </w:r>
          </w:p>
        </w:tc>
        <w:tc>
          <w:tcPr>
            <w:tcW w:w="782" w:type="pct"/>
            <w:tcBorders>
              <w:left w:val="single" w:sz="4" w:space="0" w:color="auto"/>
              <w:right w:val="nil"/>
            </w:tcBorders>
            <w:vAlign w:val="center"/>
          </w:tcPr>
          <w:p w14:paraId="7B5B15EA" w14:textId="77777777" w:rsidR="00591356" w:rsidRPr="005B4EC5" w:rsidRDefault="00591356" w:rsidP="001115F7">
            <w:pPr>
              <w:pStyle w:val="TabelaglavaNAPOVED"/>
              <w:rPr>
                <w:rFonts w:asciiTheme="majorHAnsi" w:hAnsiTheme="majorHAnsi" w:cstheme="majorHAnsi"/>
                <w:szCs w:val="16"/>
              </w:rPr>
            </w:pPr>
            <w:r w:rsidRPr="005B4EC5">
              <w:rPr>
                <w:rFonts w:asciiTheme="majorHAnsi" w:hAnsiTheme="majorHAnsi" w:cstheme="majorHAnsi"/>
                <w:szCs w:val="16"/>
              </w:rPr>
              <w:t>2023</w:t>
            </w:r>
          </w:p>
        </w:tc>
      </w:tr>
      <w:tr w:rsidR="008A5240" w:rsidRPr="00CC3317" w14:paraId="045A95E8" w14:textId="77777777" w:rsidTr="007C03A1">
        <w:trPr>
          <w:trHeight w:val="315"/>
        </w:trPr>
        <w:tc>
          <w:tcPr>
            <w:tcW w:w="1078" w:type="pct"/>
            <w:vMerge/>
            <w:vAlign w:val="center"/>
            <w:hideMark/>
          </w:tcPr>
          <w:p w14:paraId="631E0777" w14:textId="77777777" w:rsidR="00591356" w:rsidRPr="005B4EC5" w:rsidRDefault="00591356" w:rsidP="001115F7">
            <w:pPr>
              <w:pStyle w:val="TabelalevistolpecNAPOVED"/>
              <w:rPr>
                <w:rFonts w:asciiTheme="majorHAnsi" w:hAnsiTheme="majorHAnsi" w:cstheme="majorHAnsi"/>
                <w:szCs w:val="16"/>
              </w:rPr>
            </w:pPr>
          </w:p>
        </w:tc>
        <w:tc>
          <w:tcPr>
            <w:tcW w:w="382" w:type="pct"/>
            <w:vMerge/>
            <w:tcBorders>
              <w:bottom w:val="single" w:sz="4" w:space="0" w:color="auto"/>
            </w:tcBorders>
            <w:vAlign w:val="center"/>
            <w:hideMark/>
          </w:tcPr>
          <w:p w14:paraId="12114529" w14:textId="77777777" w:rsidR="00591356" w:rsidRPr="005B4EC5" w:rsidRDefault="00591356" w:rsidP="001115F7">
            <w:pPr>
              <w:pStyle w:val="TabelaglavaNAPOVED"/>
              <w:jc w:val="center"/>
              <w:rPr>
                <w:rFonts w:asciiTheme="majorHAnsi" w:hAnsiTheme="majorHAnsi" w:cstheme="majorHAnsi"/>
                <w:szCs w:val="16"/>
              </w:rPr>
            </w:pPr>
          </w:p>
        </w:tc>
        <w:tc>
          <w:tcPr>
            <w:tcW w:w="753" w:type="pct"/>
            <w:tcBorders>
              <w:bottom w:val="single" w:sz="4" w:space="0" w:color="auto"/>
            </w:tcBorders>
            <w:shd w:val="clear" w:color="auto" w:fill="auto"/>
            <w:vAlign w:val="center"/>
            <w:hideMark/>
          </w:tcPr>
          <w:p w14:paraId="3B970312" w14:textId="77777777" w:rsidR="00591356" w:rsidRPr="005B4EC5" w:rsidRDefault="00591356" w:rsidP="001115F7">
            <w:pPr>
              <w:pStyle w:val="TabelaglavaNAPOVED"/>
              <w:rPr>
                <w:rFonts w:asciiTheme="majorHAnsi" w:hAnsiTheme="majorHAnsi" w:cstheme="majorHAnsi"/>
                <w:szCs w:val="16"/>
              </w:rPr>
            </w:pPr>
            <w:r w:rsidRPr="005B4EC5">
              <w:rPr>
                <w:rFonts w:asciiTheme="majorHAnsi" w:hAnsiTheme="majorHAnsi" w:cstheme="majorHAnsi"/>
                <w:szCs w:val="16"/>
              </w:rPr>
              <w:t>marec 2021</w:t>
            </w:r>
          </w:p>
        </w:tc>
        <w:tc>
          <w:tcPr>
            <w:tcW w:w="783" w:type="pct"/>
            <w:tcBorders>
              <w:bottom w:val="single" w:sz="4" w:space="0" w:color="auto"/>
            </w:tcBorders>
            <w:shd w:val="clear" w:color="auto" w:fill="E9E9E9" w:themeFill="accent3" w:themeFillTint="33"/>
            <w:vAlign w:val="center"/>
          </w:tcPr>
          <w:p w14:paraId="2B5DA6D4" w14:textId="77777777" w:rsidR="00591356" w:rsidRPr="005B4EC5" w:rsidRDefault="00591356" w:rsidP="001115F7">
            <w:pPr>
              <w:pStyle w:val="TabelaglavaNAPOVED"/>
              <w:rPr>
                <w:rFonts w:asciiTheme="majorHAnsi" w:hAnsiTheme="majorHAnsi" w:cstheme="majorHAnsi"/>
                <w:color w:val="9E001A" w:themeColor="accent1"/>
                <w:szCs w:val="16"/>
              </w:rPr>
            </w:pPr>
            <w:r w:rsidRPr="005B4EC5">
              <w:rPr>
                <w:rFonts w:asciiTheme="majorHAnsi" w:hAnsiTheme="majorHAnsi" w:cstheme="majorHAnsi"/>
                <w:color w:val="9E001A" w:themeColor="accent1"/>
                <w:szCs w:val="16"/>
              </w:rPr>
              <w:t>september</w:t>
            </w:r>
          </w:p>
          <w:p w14:paraId="42D5CBF6" w14:textId="77777777" w:rsidR="00591356" w:rsidRPr="005B4EC5" w:rsidRDefault="00591356" w:rsidP="001115F7">
            <w:pPr>
              <w:pStyle w:val="TabelaglavaNAPOVED"/>
              <w:rPr>
                <w:rFonts w:asciiTheme="majorHAnsi" w:hAnsiTheme="majorHAnsi" w:cstheme="majorHAnsi"/>
                <w:color w:val="9E001A" w:themeColor="accent1"/>
                <w:szCs w:val="16"/>
              </w:rPr>
            </w:pPr>
            <w:r w:rsidRPr="005B4EC5">
              <w:rPr>
                <w:rFonts w:asciiTheme="majorHAnsi" w:hAnsiTheme="majorHAnsi" w:cstheme="majorHAnsi"/>
                <w:color w:val="9E001A" w:themeColor="accent1"/>
                <w:szCs w:val="16"/>
              </w:rPr>
              <w:t>2021</w:t>
            </w:r>
          </w:p>
        </w:tc>
        <w:tc>
          <w:tcPr>
            <w:tcW w:w="600" w:type="pct"/>
            <w:tcBorders>
              <w:bottom w:val="single" w:sz="4" w:space="0" w:color="auto"/>
            </w:tcBorders>
            <w:shd w:val="clear" w:color="auto" w:fill="auto"/>
            <w:vAlign w:val="center"/>
            <w:hideMark/>
          </w:tcPr>
          <w:p w14:paraId="1EFE7802" w14:textId="77777777" w:rsidR="00591356" w:rsidRPr="005B4EC5" w:rsidRDefault="00591356" w:rsidP="001115F7">
            <w:pPr>
              <w:pStyle w:val="TabelaglavaNAPOVED"/>
              <w:rPr>
                <w:rFonts w:asciiTheme="majorHAnsi" w:hAnsiTheme="majorHAnsi" w:cstheme="majorHAnsi"/>
                <w:szCs w:val="16"/>
              </w:rPr>
            </w:pPr>
            <w:r w:rsidRPr="005B4EC5">
              <w:rPr>
                <w:rFonts w:asciiTheme="majorHAnsi" w:hAnsiTheme="majorHAnsi" w:cstheme="majorHAnsi"/>
                <w:szCs w:val="16"/>
              </w:rPr>
              <w:t>marec 2021</w:t>
            </w:r>
          </w:p>
        </w:tc>
        <w:tc>
          <w:tcPr>
            <w:tcW w:w="622" w:type="pct"/>
            <w:tcBorders>
              <w:bottom w:val="single" w:sz="4" w:space="0" w:color="auto"/>
              <w:right w:val="single" w:sz="4" w:space="0" w:color="auto"/>
            </w:tcBorders>
            <w:shd w:val="clear" w:color="auto" w:fill="E9E9E9" w:themeFill="accent3" w:themeFillTint="33"/>
            <w:vAlign w:val="center"/>
            <w:hideMark/>
          </w:tcPr>
          <w:p w14:paraId="234E9DD3" w14:textId="77777777" w:rsidR="00591356" w:rsidRPr="005B4EC5" w:rsidRDefault="00591356" w:rsidP="001115F7">
            <w:pPr>
              <w:pStyle w:val="TabelaglavaNAPOVED"/>
              <w:rPr>
                <w:rFonts w:asciiTheme="majorHAnsi" w:hAnsiTheme="majorHAnsi" w:cstheme="majorHAnsi"/>
                <w:color w:val="9E001A" w:themeColor="accent1"/>
                <w:szCs w:val="16"/>
              </w:rPr>
            </w:pPr>
            <w:r w:rsidRPr="005B4EC5">
              <w:rPr>
                <w:rFonts w:asciiTheme="majorHAnsi" w:hAnsiTheme="majorHAnsi" w:cstheme="majorHAnsi"/>
                <w:color w:val="9E001A" w:themeColor="accent1"/>
                <w:szCs w:val="16"/>
              </w:rPr>
              <w:t>september</w:t>
            </w:r>
          </w:p>
          <w:p w14:paraId="1A096ADE" w14:textId="77777777" w:rsidR="00591356" w:rsidRPr="005B4EC5" w:rsidRDefault="00591356" w:rsidP="001115F7">
            <w:pPr>
              <w:pStyle w:val="TabelaglavaNAPOVED"/>
              <w:rPr>
                <w:rFonts w:asciiTheme="majorHAnsi" w:hAnsiTheme="majorHAnsi" w:cstheme="majorHAnsi"/>
                <w:color w:val="9E001A" w:themeColor="accent1"/>
                <w:szCs w:val="16"/>
              </w:rPr>
            </w:pPr>
            <w:r w:rsidRPr="005B4EC5">
              <w:rPr>
                <w:rFonts w:asciiTheme="majorHAnsi" w:hAnsiTheme="majorHAnsi" w:cstheme="majorHAnsi"/>
                <w:color w:val="9E001A" w:themeColor="accent1"/>
                <w:szCs w:val="16"/>
              </w:rPr>
              <w:t>2021</w:t>
            </w:r>
          </w:p>
        </w:tc>
        <w:tc>
          <w:tcPr>
            <w:tcW w:w="782" w:type="pct"/>
            <w:tcBorders>
              <w:left w:val="single" w:sz="4" w:space="0" w:color="auto"/>
              <w:bottom w:val="single" w:sz="4" w:space="0" w:color="auto"/>
              <w:right w:val="nil"/>
            </w:tcBorders>
            <w:shd w:val="clear" w:color="auto" w:fill="E9E9E9" w:themeFill="accent3" w:themeFillTint="33"/>
          </w:tcPr>
          <w:p w14:paraId="76557780" w14:textId="77777777" w:rsidR="00591356" w:rsidRPr="005B4EC5" w:rsidRDefault="00591356" w:rsidP="001115F7">
            <w:pPr>
              <w:pStyle w:val="TabelaglavaNAPOVED"/>
              <w:rPr>
                <w:rFonts w:asciiTheme="majorHAnsi" w:hAnsiTheme="majorHAnsi" w:cstheme="majorHAnsi"/>
                <w:color w:val="9E001A" w:themeColor="accent1"/>
                <w:szCs w:val="16"/>
              </w:rPr>
            </w:pPr>
            <w:r w:rsidRPr="005B4EC5">
              <w:rPr>
                <w:rFonts w:asciiTheme="majorHAnsi" w:hAnsiTheme="majorHAnsi" w:cstheme="majorHAnsi"/>
                <w:color w:val="9E001A" w:themeColor="accent1"/>
                <w:szCs w:val="16"/>
              </w:rPr>
              <w:t>september</w:t>
            </w:r>
          </w:p>
          <w:p w14:paraId="47D653D3" w14:textId="77777777" w:rsidR="00591356" w:rsidRPr="005B4EC5" w:rsidRDefault="00591356" w:rsidP="001115F7">
            <w:pPr>
              <w:pStyle w:val="TabelaglavaNAPOVED"/>
              <w:rPr>
                <w:rFonts w:asciiTheme="majorHAnsi" w:hAnsiTheme="majorHAnsi" w:cstheme="majorHAnsi"/>
                <w:szCs w:val="16"/>
              </w:rPr>
            </w:pPr>
            <w:r w:rsidRPr="005B4EC5">
              <w:rPr>
                <w:rFonts w:asciiTheme="majorHAnsi" w:hAnsiTheme="majorHAnsi" w:cstheme="majorHAnsi"/>
                <w:color w:val="9E001A" w:themeColor="accent1"/>
                <w:szCs w:val="16"/>
              </w:rPr>
              <w:t>2021</w:t>
            </w:r>
          </w:p>
        </w:tc>
      </w:tr>
      <w:tr w:rsidR="008A5240" w:rsidRPr="00CC3317" w14:paraId="2B42CCD3" w14:textId="77777777" w:rsidTr="007C03A1">
        <w:trPr>
          <w:trHeight w:val="300"/>
        </w:trPr>
        <w:tc>
          <w:tcPr>
            <w:tcW w:w="1078" w:type="pct"/>
            <w:tcBorders>
              <w:right w:val="single" w:sz="4" w:space="0" w:color="auto"/>
            </w:tcBorders>
            <w:shd w:val="clear" w:color="auto" w:fill="auto"/>
            <w:noWrap/>
            <w:vAlign w:val="center"/>
            <w:hideMark/>
          </w:tcPr>
          <w:p w14:paraId="22358700" w14:textId="77777777" w:rsidR="00591356" w:rsidRPr="005B4EC5" w:rsidRDefault="00591356" w:rsidP="001115F7">
            <w:pPr>
              <w:pStyle w:val="TabelalevistolpecNAPOVED"/>
              <w:rPr>
                <w:rFonts w:asciiTheme="majorHAnsi" w:hAnsiTheme="majorHAnsi" w:cstheme="majorHAnsi"/>
                <w:bCs/>
                <w:szCs w:val="16"/>
              </w:rPr>
            </w:pPr>
            <w:r w:rsidRPr="005B4EC5">
              <w:rPr>
                <w:rFonts w:asciiTheme="majorHAnsi" w:hAnsiTheme="majorHAnsi" w:cstheme="majorHAnsi"/>
                <w:bCs/>
                <w:szCs w:val="16"/>
              </w:rPr>
              <w:t>EU</w:t>
            </w:r>
          </w:p>
        </w:tc>
        <w:tc>
          <w:tcPr>
            <w:tcW w:w="382" w:type="pct"/>
            <w:tcBorders>
              <w:top w:val="single" w:sz="8" w:space="0" w:color="auto"/>
              <w:left w:val="single" w:sz="8" w:space="0" w:color="auto"/>
              <w:bottom w:val="single" w:sz="4" w:space="0" w:color="auto"/>
              <w:right w:val="nil"/>
            </w:tcBorders>
            <w:shd w:val="clear" w:color="auto" w:fill="auto"/>
            <w:noWrap/>
            <w:vAlign w:val="center"/>
            <w:hideMark/>
          </w:tcPr>
          <w:p w14:paraId="7A88DACC" w14:textId="1C4C68DC" w:rsidR="00591356" w:rsidRPr="005B4EC5" w:rsidRDefault="00591356" w:rsidP="001115F7">
            <w:pPr>
              <w:pStyle w:val="TabelaNAPOVED"/>
              <w:rPr>
                <w:rFonts w:asciiTheme="majorHAnsi" w:hAnsiTheme="majorHAnsi" w:cstheme="majorHAnsi"/>
                <w:bCs/>
                <w:szCs w:val="16"/>
              </w:rPr>
            </w:pPr>
            <w:r w:rsidRPr="005B4EC5">
              <w:rPr>
                <w:rFonts w:cs="Arial"/>
                <w:szCs w:val="16"/>
              </w:rPr>
              <w:t>-</w:t>
            </w:r>
            <w:r w:rsidR="00DC4113">
              <w:rPr>
                <w:rFonts w:cs="Arial"/>
                <w:szCs w:val="16"/>
              </w:rPr>
              <w:t>5,9</w:t>
            </w:r>
          </w:p>
        </w:tc>
        <w:tc>
          <w:tcPr>
            <w:tcW w:w="753" w:type="pct"/>
            <w:tcBorders>
              <w:top w:val="nil"/>
              <w:left w:val="single" w:sz="8" w:space="0" w:color="auto"/>
              <w:bottom w:val="single" w:sz="4" w:space="0" w:color="auto"/>
              <w:right w:val="single" w:sz="4" w:space="0" w:color="auto"/>
            </w:tcBorders>
            <w:shd w:val="clear" w:color="000000" w:fill="FFFFFF"/>
            <w:noWrap/>
            <w:vAlign w:val="center"/>
            <w:hideMark/>
          </w:tcPr>
          <w:p w14:paraId="6F3EAF1B" w14:textId="77777777" w:rsidR="00591356" w:rsidRPr="005B4EC5" w:rsidRDefault="00591356" w:rsidP="001115F7">
            <w:pPr>
              <w:pStyle w:val="TabelalevistolpecNAPOVED"/>
              <w:jc w:val="right"/>
              <w:rPr>
                <w:rFonts w:asciiTheme="majorHAnsi" w:hAnsiTheme="majorHAnsi" w:cstheme="majorHAnsi"/>
                <w:szCs w:val="16"/>
              </w:rPr>
            </w:pPr>
            <w:r w:rsidRPr="005B4EC5">
              <w:rPr>
                <w:rFonts w:cs="Arial"/>
                <w:b/>
                <w:bCs/>
                <w:color w:val="000000"/>
                <w:szCs w:val="16"/>
              </w:rPr>
              <w:t>3,7</w:t>
            </w:r>
          </w:p>
        </w:tc>
        <w:tc>
          <w:tcPr>
            <w:tcW w:w="783" w:type="pct"/>
            <w:tcBorders>
              <w:top w:val="nil"/>
              <w:left w:val="nil"/>
              <w:bottom w:val="single" w:sz="4" w:space="0" w:color="auto"/>
              <w:right w:val="single" w:sz="8" w:space="0" w:color="auto"/>
            </w:tcBorders>
            <w:shd w:val="clear" w:color="auto" w:fill="E9E9E9" w:themeFill="accent3" w:themeFillTint="33"/>
            <w:vAlign w:val="center"/>
          </w:tcPr>
          <w:p w14:paraId="52D08755" w14:textId="77777777" w:rsidR="00591356" w:rsidRPr="004019BF" w:rsidRDefault="00591356" w:rsidP="001115F7">
            <w:pPr>
              <w:pStyle w:val="TabelaNAPOVED"/>
              <w:rPr>
                <w:rFonts w:asciiTheme="majorHAnsi" w:hAnsiTheme="majorHAnsi" w:cstheme="majorHAnsi"/>
                <w:b/>
                <w:bCs/>
                <w:color w:val="9E001A" w:themeColor="accent1"/>
                <w:szCs w:val="16"/>
              </w:rPr>
            </w:pPr>
            <w:r w:rsidRPr="004019BF">
              <w:rPr>
                <w:rFonts w:cs="Arial"/>
                <w:b/>
                <w:bCs/>
                <w:color w:val="9E001A" w:themeColor="accent1"/>
                <w:szCs w:val="16"/>
              </w:rPr>
              <w:t>5,0</w:t>
            </w:r>
          </w:p>
        </w:tc>
        <w:tc>
          <w:tcPr>
            <w:tcW w:w="600" w:type="pct"/>
            <w:tcBorders>
              <w:top w:val="nil"/>
              <w:left w:val="single" w:sz="8" w:space="0" w:color="auto"/>
              <w:bottom w:val="single" w:sz="4" w:space="0" w:color="auto"/>
              <w:right w:val="single" w:sz="4" w:space="0" w:color="auto"/>
            </w:tcBorders>
            <w:shd w:val="clear" w:color="000000" w:fill="FFFFFF"/>
            <w:noWrap/>
            <w:vAlign w:val="center"/>
          </w:tcPr>
          <w:p w14:paraId="24E4B0B5" w14:textId="77777777" w:rsidR="00591356" w:rsidRPr="005B4EC5" w:rsidRDefault="00591356" w:rsidP="001115F7">
            <w:pPr>
              <w:pStyle w:val="TabelaNAPOVED"/>
              <w:rPr>
                <w:rFonts w:asciiTheme="majorHAnsi" w:hAnsiTheme="majorHAnsi" w:cstheme="majorHAnsi"/>
                <w:szCs w:val="16"/>
              </w:rPr>
            </w:pPr>
            <w:r w:rsidRPr="005B4EC5">
              <w:rPr>
                <w:rFonts w:cs="Arial"/>
                <w:b/>
                <w:bCs/>
                <w:color w:val="000000"/>
                <w:szCs w:val="16"/>
              </w:rPr>
              <w:t>3,9</w:t>
            </w:r>
          </w:p>
        </w:tc>
        <w:tc>
          <w:tcPr>
            <w:tcW w:w="622" w:type="pct"/>
            <w:tcBorders>
              <w:top w:val="nil"/>
              <w:left w:val="nil"/>
              <w:bottom w:val="single" w:sz="4" w:space="0" w:color="auto"/>
              <w:right w:val="single" w:sz="4" w:space="0" w:color="auto"/>
            </w:tcBorders>
            <w:shd w:val="clear" w:color="auto" w:fill="E9E9E9" w:themeFill="accent3" w:themeFillTint="33"/>
            <w:noWrap/>
            <w:vAlign w:val="center"/>
            <w:hideMark/>
          </w:tcPr>
          <w:p w14:paraId="745BC7A6" w14:textId="4DA1F7E6" w:rsidR="00591356" w:rsidRPr="004019BF" w:rsidRDefault="00591356" w:rsidP="001115F7">
            <w:pPr>
              <w:pStyle w:val="TabelaNAPOVED"/>
              <w:rPr>
                <w:rFonts w:asciiTheme="majorHAnsi" w:hAnsiTheme="majorHAnsi" w:cstheme="majorHAnsi"/>
                <w:b/>
                <w:bCs/>
                <w:color w:val="9E001A" w:themeColor="accent1"/>
                <w:szCs w:val="16"/>
              </w:rPr>
            </w:pPr>
            <w:r w:rsidRPr="004019BF">
              <w:rPr>
                <w:rFonts w:cs="Arial"/>
                <w:b/>
                <w:bCs/>
                <w:color w:val="9E001A" w:themeColor="accent1"/>
                <w:szCs w:val="16"/>
              </w:rPr>
              <w:t>4,</w:t>
            </w:r>
            <w:r w:rsidR="004B1CBE">
              <w:rPr>
                <w:rFonts w:cs="Arial"/>
                <w:b/>
                <w:bCs/>
                <w:color w:val="9E001A" w:themeColor="accent1"/>
                <w:szCs w:val="16"/>
              </w:rPr>
              <w:t>4</w:t>
            </w:r>
          </w:p>
        </w:tc>
        <w:tc>
          <w:tcPr>
            <w:tcW w:w="782" w:type="pct"/>
            <w:tcBorders>
              <w:top w:val="single" w:sz="4" w:space="0" w:color="auto"/>
              <w:left w:val="single" w:sz="4" w:space="0" w:color="auto"/>
              <w:bottom w:val="single" w:sz="4" w:space="0" w:color="auto"/>
              <w:right w:val="nil"/>
            </w:tcBorders>
            <w:shd w:val="clear" w:color="auto" w:fill="E9E9E9" w:themeFill="accent3" w:themeFillTint="33"/>
            <w:vAlign w:val="center"/>
          </w:tcPr>
          <w:p w14:paraId="0007187B" w14:textId="77777777" w:rsidR="00591356" w:rsidRPr="004019BF" w:rsidRDefault="00591356" w:rsidP="001115F7">
            <w:pPr>
              <w:pStyle w:val="TabelaNAPOVED"/>
              <w:rPr>
                <w:rFonts w:asciiTheme="majorHAnsi" w:hAnsiTheme="majorHAnsi" w:cstheme="majorHAnsi"/>
                <w:b/>
                <w:bCs/>
                <w:color w:val="9E001A" w:themeColor="accent1"/>
                <w:szCs w:val="16"/>
              </w:rPr>
            </w:pPr>
            <w:r w:rsidRPr="004019BF">
              <w:rPr>
                <w:rFonts w:cs="Arial"/>
                <w:b/>
                <w:bCs/>
                <w:color w:val="9E001A" w:themeColor="accent1"/>
                <w:szCs w:val="16"/>
              </w:rPr>
              <w:t>2,4</w:t>
            </w:r>
          </w:p>
        </w:tc>
      </w:tr>
      <w:tr w:rsidR="007E2F09" w:rsidRPr="00CC3317" w14:paraId="6A92644E" w14:textId="77777777" w:rsidTr="007C03A1">
        <w:trPr>
          <w:trHeight w:val="300"/>
        </w:trPr>
        <w:tc>
          <w:tcPr>
            <w:tcW w:w="1078" w:type="pct"/>
            <w:tcBorders>
              <w:right w:val="single" w:sz="4" w:space="0" w:color="auto"/>
            </w:tcBorders>
            <w:shd w:val="clear" w:color="auto" w:fill="auto"/>
            <w:noWrap/>
            <w:vAlign w:val="center"/>
            <w:hideMark/>
          </w:tcPr>
          <w:p w14:paraId="3CB87F97" w14:textId="77777777" w:rsidR="00591356" w:rsidRPr="005B4EC5" w:rsidRDefault="00591356" w:rsidP="001115F7">
            <w:pPr>
              <w:pStyle w:val="TabelalevistolpecNAPOVED"/>
              <w:rPr>
                <w:rFonts w:asciiTheme="majorHAnsi" w:hAnsiTheme="majorHAnsi" w:cstheme="majorHAnsi"/>
                <w:bCs/>
                <w:szCs w:val="16"/>
              </w:rPr>
            </w:pPr>
            <w:r w:rsidRPr="005B4EC5">
              <w:rPr>
                <w:rFonts w:asciiTheme="majorHAnsi" w:hAnsiTheme="majorHAnsi" w:cstheme="majorHAnsi"/>
                <w:bCs/>
                <w:szCs w:val="16"/>
              </w:rPr>
              <w:t>Evrsko območje</w:t>
            </w:r>
          </w:p>
        </w:tc>
        <w:tc>
          <w:tcPr>
            <w:tcW w:w="382" w:type="pct"/>
            <w:tcBorders>
              <w:top w:val="nil"/>
              <w:left w:val="single" w:sz="8" w:space="0" w:color="auto"/>
              <w:bottom w:val="single" w:sz="4" w:space="0" w:color="auto"/>
              <w:right w:val="nil"/>
            </w:tcBorders>
            <w:shd w:val="clear" w:color="auto" w:fill="auto"/>
            <w:noWrap/>
            <w:vAlign w:val="center"/>
            <w:hideMark/>
          </w:tcPr>
          <w:p w14:paraId="0D03892B" w14:textId="5A8DB658" w:rsidR="00591356" w:rsidRPr="005B4EC5" w:rsidRDefault="00591356" w:rsidP="001115F7">
            <w:pPr>
              <w:pStyle w:val="TabelaNAPOVED"/>
              <w:rPr>
                <w:rFonts w:asciiTheme="majorHAnsi" w:hAnsiTheme="majorHAnsi" w:cstheme="majorHAnsi"/>
                <w:bCs/>
                <w:szCs w:val="16"/>
              </w:rPr>
            </w:pPr>
            <w:r w:rsidRPr="005B4EC5">
              <w:rPr>
                <w:rFonts w:cs="Arial"/>
                <w:szCs w:val="16"/>
              </w:rPr>
              <w:t>-6,</w:t>
            </w:r>
            <w:r w:rsidR="00DC4113">
              <w:rPr>
                <w:rFonts w:cs="Arial"/>
                <w:szCs w:val="16"/>
              </w:rPr>
              <w:t>3</w:t>
            </w:r>
          </w:p>
        </w:tc>
        <w:tc>
          <w:tcPr>
            <w:tcW w:w="753" w:type="pct"/>
            <w:tcBorders>
              <w:top w:val="nil"/>
              <w:left w:val="single" w:sz="8" w:space="0" w:color="auto"/>
              <w:bottom w:val="single" w:sz="4" w:space="0" w:color="auto"/>
              <w:right w:val="single" w:sz="4" w:space="0" w:color="auto"/>
            </w:tcBorders>
            <w:shd w:val="clear" w:color="000000" w:fill="FFFFFF"/>
            <w:noWrap/>
            <w:vAlign w:val="center"/>
            <w:hideMark/>
          </w:tcPr>
          <w:p w14:paraId="5BB1EAC5" w14:textId="77777777" w:rsidR="00591356" w:rsidRPr="005B4EC5" w:rsidRDefault="00591356" w:rsidP="001115F7">
            <w:pPr>
              <w:pStyle w:val="TabelalevistolpecNAPOVED"/>
              <w:jc w:val="right"/>
              <w:rPr>
                <w:rFonts w:asciiTheme="majorHAnsi" w:hAnsiTheme="majorHAnsi" w:cstheme="majorHAnsi"/>
                <w:szCs w:val="16"/>
              </w:rPr>
            </w:pPr>
            <w:r w:rsidRPr="005B4EC5">
              <w:rPr>
                <w:rFonts w:cs="Arial"/>
                <w:b/>
                <w:bCs/>
                <w:color w:val="000000"/>
                <w:szCs w:val="16"/>
              </w:rPr>
              <w:t>3,8</w:t>
            </w:r>
          </w:p>
        </w:tc>
        <w:tc>
          <w:tcPr>
            <w:tcW w:w="783" w:type="pct"/>
            <w:tcBorders>
              <w:top w:val="nil"/>
              <w:left w:val="nil"/>
              <w:bottom w:val="single" w:sz="4" w:space="0" w:color="auto"/>
              <w:right w:val="single" w:sz="8" w:space="0" w:color="auto"/>
            </w:tcBorders>
            <w:shd w:val="clear" w:color="auto" w:fill="E9E9E9" w:themeFill="accent3" w:themeFillTint="33"/>
            <w:vAlign w:val="center"/>
          </w:tcPr>
          <w:p w14:paraId="53887197" w14:textId="77777777" w:rsidR="00591356" w:rsidRPr="004019BF" w:rsidRDefault="00591356" w:rsidP="001115F7">
            <w:pPr>
              <w:pStyle w:val="TabelaNAPOVED"/>
              <w:rPr>
                <w:rFonts w:asciiTheme="majorHAnsi" w:hAnsiTheme="majorHAnsi" w:cstheme="majorHAnsi"/>
                <w:b/>
                <w:bCs/>
                <w:color w:val="9E001A" w:themeColor="accent1"/>
                <w:szCs w:val="16"/>
              </w:rPr>
            </w:pPr>
            <w:r w:rsidRPr="004019BF">
              <w:rPr>
                <w:rFonts w:cs="Arial"/>
                <w:b/>
                <w:bCs/>
                <w:color w:val="9E001A" w:themeColor="accent1"/>
                <w:szCs w:val="16"/>
              </w:rPr>
              <w:t>5,1</w:t>
            </w:r>
          </w:p>
        </w:tc>
        <w:tc>
          <w:tcPr>
            <w:tcW w:w="600" w:type="pct"/>
            <w:tcBorders>
              <w:top w:val="nil"/>
              <w:left w:val="single" w:sz="8" w:space="0" w:color="auto"/>
              <w:bottom w:val="single" w:sz="4" w:space="0" w:color="auto"/>
              <w:right w:val="single" w:sz="4" w:space="0" w:color="auto"/>
            </w:tcBorders>
            <w:shd w:val="clear" w:color="000000" w:fill="FFFFFF"/>
            <w:noWrap/>
            <w:vAlign w:val="center"/>
          </w:tcPr>
          <w:p w14:paraId="347A8885" w14:textId="77777777" w:rsidR="00591356" w:rsidRPr="005B4EC5" w:rsidRDefault="00591356" w:rsidP="001115F7">
            <w:pPr>
              <w:pStyle w:val="TabelaNAPOVED"/>
              <w:rPr>
                <w:rFonts w:asciiTheme="majorHAnsi" w:hAnsiTheme="majorHAnsi" w:cstheme="majorHAnsi"/>
                <w:szCs w:val="16"/>
              </w:rPr>
            </w:pPr>
            <w:r w:rsidRPr="005B4EC5">
              <w:rPr>
                <w:rFonts w:cs="Arial"/>
                <w:b/>
                <w:bCs/>
                <w:szCs w:val="16"/>
              </w:rPr>
              <w:t>3,8</w:t>
            </w:r>
          </w:p>
        </w:tc>
        <w:tc>
          <w:tcPr>
            <w:tcW w:w="622" w:type="pct"/>
            <w:tcBorders>
              <w:top w:val="nil"/>
              <w:left w:val="nil"/>
              <w:bottom w:val="single" w:sz="4" w:space="0" w:color="auto"/>
              <w:right w:val="single" w:sz="4" w:space="0" w:color="auto"/>
            </w:tcBorders>
            <w:shd w:val="clear" w:color="auto" w:fill="E9E9E9" w:themeFill="accent3" w:themeFillTint="33"/>
            <w:noWrap/>
            <w:vAlign w:val="center"/>
            <w:hideMark/>
          </w:tcPr>
          <w:p w14:paraId="5BD427E9" w14:textId="59B0214C" w:rsidR="00591356" w:rsidRPr="004019BF" w:rsidRDefault="00591356" w:rsidP="001115F7">
            <w:pPr>
              <w:pStyle w:val="TabelaNAPOVED"/>
              <w:rPr>
                <w:rFonts w:asciiTheme="majorHAnsi" w:hAnsiTheme="majorHAnsi" w:cstheme="majorHAnsi"/>
                <w:b/>
                <w:bCs/>
                <w:color w:val="9E001A" w:themeColor="accent1"/>
                <w:szCs w:val="16"/>
              </w:rPr>
            </w:pPr>
            <w:r w:rsidRPr="004019BF">
              <w:rPr>
                <w:rFonts w:cs="Arial"/>
                <w:b/>
                <w:bCs/>
                <w:color w:val="9E001A" w:themeColor="accent1"/>
                <w:szCs w:val="16"/>
              </w:rPr>
              <w:t>4,</w:t>
            </w:r>
            <w:r w:rsidR="004B1CBE">
              <w:rPr>
                <w:rFonts w:cs="Arial"/>
                <w:b/>
                <w:bCs/>
                <w:color w:val="9E001A" w:themeColor="accent1"/>
                <w:szCs w:val="16"/>
              </w:rPr>
              <w:t>4</w:t>
            </w:r>
          </w:p>
        </w:tc>
        <w:tc>
          <w:tcPr>
            <w:tcW w:w="782" w:type="pct"/>
            <w:tcBorders>
              <w:top w:val="single" w:sz="4" w:space="0" w:color="auto"/>
              <w:left w:val="single" w:sz="4" w:space="0" w:color="auto"/>
              <w:bottom w:val="single" w:sz="4" w:space="0" w:color="auto"/>
              <w:right w:val="nil"/>
            </w:tcBorders>
            <w:shd w:val="clear" w:color="auto" w:fill="E9E9E9" w:themeFill="accent3" w:themeFillTint="33"/>
            <w:vAlign w:val="center"/>
          </w:tcPr>
          <w:p w14:paraId="750C0E6D" w14:textId="77777777" w:rsidR="00591356" w:rsidRPr="004019BF" w:rsidRDefault="00591356" w:rsidP="001115F7">
            <w:pPr>
              <w:pStyle w:val="TabelaNAPOVED"/>
              <w:rPr>
                <w:rFonts w:asciiTheme="majorHAnsi" w:hAnsiTheme="majorHAnsi" w:cstheme="majorHAnsi"/>
                <w:b/>
                <w:bCs/>
                <w:color w:val="9E001A" w:themeColor="accent1"/>
                <w:szCs w:val="16"/>
              </w:rPr>
            </w:pPr>
            <w:r w:rsidRPr="004019BF">
              <w:rPr>
                <w:rFonts w:cs="Arial"/>
                <w:b/>
                <w:bCs/>
                <w:color w:val="9E001A" w:themeColor="accent1"/>
                <w:szCs w:val="16"/>
              </w:rPr>
              <w:t>2,1</w:t>
            </w:r>
          </w:p>
        </w:tc>
      </w:tr>
      <w:tr w:rsidR="007E2F09" w:rsidRPr="00CC3317" w14:paraId="19C148DD" w14:textId="77777777" w:rsidTr="007C03A1">
        <w:trPr>
          <w:trHeight w:val="300"/>
        </w:trPr>
        <w:tc>
          <w:tcPr>
            <w:tcW w:w="1078" w:type="pct"/>
            <w:tcBorders>
              <w:right w:val="single" w:sz="4" w:space="0" w:color="auto"/>
            </w:tcBorders>
            <w:shd w:val="clear" w:color="auto" w:fill="auto"/>
            <w:noWrap/>
            <w:vAlign w:val="center"/>
            <w:hideMark/>
          </w:tcPr>
          <w:p w14:paraId="0D1EF628" w14:textId="77777777" w:rsidR="00591356" w:rsidRPr="005B4EC5" w:rsidRDefault="00591356" w:rsidP="001115F7">
            <w:pPr>
              <w:pStyle w:val="TabelalevistolpecNAPOVED"/>
              <w:rPr>
                <w:rFonts w:asciiTheme="majorHAnsi" w:hAnsiTheme="majorHAnsi" w:cstheme="majorHAnsi"/>
                <w:bCs/>
                <w:szCs w:val="16"/>
              </w:rPr>
            </w:pPr>
            <w:r w:rsidRPr="005B4EC5">
              <w:rPr>
                <w:rFonts w:asciiTheme="majorHAnsi" w:hAnsiTheme="majorHAnsi" w:cstheme="majorHAnsi"/>
                <w:bCs/>
                <w:szCs w:val="16"/>
              </w:rPr>
              <w:t xml:space="preserve">   Nemčija</w:t>
            </w:r>
          </w:p>
        </w:tc>
        <w:tc>
          <w:tcPr>
            <w:tcW w:w="382" w:type="pct"/>
            <w:tcBorders>
              <w:top w:val="nil"/>
              <w:left w:val="single" w:sz="8" w:space="0" w:color="auto"/>
              <w:bottom w:val="single" w:sz="4" w:space="0" w:color="auto"/>
              <w:right w:val="nil"/>
            </w:tcBorders>
            <w:shd w:val="clear" w:color="auto" w:fill="auto"/>
            <w:noWrap/>
            <w:vAlign w:val="center"/>
            <w:hideMark/>
          </w:tcPr>
          <w:p w14:paraId="77D60CA2" w14:textId="77777777" w:rsidR="00591356" w:rsidRPr="005B4EC5" w:rsidRDefault="00591356" w:rsidP="001115F7">
            <w:pPr>
              <w:pStyle w:val="TabelaNAPOVED"/>
              <w:rPr>
                <w:rFonts w:asciiTheme="majorHAnsi" w:hAnsiTheme="majorHAnsi" w:cstheme="majorHAnsi"/>
                <w:bCs/>
                <w:szCs w:val="16"/>
              </w:rPr>
            </w:pPr>
            <w:r w:rsidRPr="005B4EC5">
              <w:rPr>
                <w:rFonts w:cs="Arial"/>
                <w:szCs w:val="16"/>
              </w:rPr>
              <w:t>-4,6</w:t>
            </w:r>
          </w:p>
        </w:tc>
        <w:tc>
          <w:tcPr>
            <w:tcW w:w="753" w:type="pct"/>
            <w:tcBorders>
              <w:top w:val="nil"/>
              <w:left w:val="single" w:sz="8" w:space="0" w:color="auto"/>
              <w:bottom w:val="single" w:sz="4" w:space="0" w:color="auto"/>
              <w:right w:val="single" w:sz="4" w:space="0" w:color="auto"/>
            </w:tcBorders>
            <w:shd w:val="clear" w:color="000000" w:fill="FFFFFF"/>
            <w:noWrap/>
            <w:vAlign w:val="center"/>
            <w:hideMark/>
          </w:tcPr>
          <w:p w14:paraId="69AF9437" w14:textId="77777777" w:rsidR="00591356" w:rsidRPr="005B4EC5" w:rsidRDefault="00591356" w:rsidP="001115F7">
            <w:pPr>
              <w:pStyle w:val="TabelalevistolpecNAPOVED"/>
              <w:jc w:val="right"/>
              <w:rPr>
                <w:rFonts w:asciiTheme="majorHAnsi" w:hAnsiTheme="majorHAnsi" w:cstheme="majorHAnsi"/>
                <w:szCs w:val="16"/>
              </w:rPr>
            </w:pPr>
            <w:r w:rsidRPr="005B4EC5">
              <w:rPr>
                <w:rFonts w:cs="Arial"/>
                <w:b/>
                <w:bCs/>
                <w:color w:val="000000"/>
                <w:szCs w:val="16"/>
              </w:rPr>
              <w:t>3,4</w:t>
            </w:r>
          </w:p>
        </w:tc>
        <w:tc>
          <w:tcPr>
            <w:tcW w:w="783" w:type="pct"/>
            <w:tcBorders>
              <w:top w:val="nil"/>
              <w:left w:val="nil"/>
              <w:bottom w:val="single" w:sz="4" w:space="0" w:color="auto"/>
              <w:right w:val="single" w:sz="8" w:space="0" w:color="auto"/>
            </w:tcBorders>
            <w:shd w:val="clear" w:color="auto" w:fill="E9E9E9" w:themeFill="accent3" w:themeFillTint="33"/>
            <w:vAlign w:val="center"/>
          </w:tcPr>
          <w:p w14:paraId="0FD5FB71" w14:textId="77777777" w:rsidR="00591356" w:rsidRPr="004019BF" w:rsidRDefault="00591356" w:rsidP="001115F7">
            <w:pPr>
              <w:pStyle w:val="TabelaNAPOVED"/>
              <w:rPr>
                <w:rFonts w:asciiTheme="majorHAnsi" w:hAnsiTheme="majorHAnsi" w:cstheme="majorHAnsi"/>
                <w:b/>
                <w:bCs/>
                <w:color w:val="9E001A" w:themeColor="accent1"/>
                <w:szCs w:val="16"/>
              </w:rPr>
            </w:pPr>
            <w:r w:rsidRPr="004019BF">
              <w:rPr>
                <w:rFonts w:cs="Arial"/>
                <w:b/>
                <w:bCs/>
                <w:color w:val="9E001A" w:themeColor="accent1"/>
                <w:szCs w:val="16"/>
              </w:rPr>
              <w:t>3,4</w:t>
            </w:r>
          </w:p>
        </w:tc>
        <w:tc>
          <w:tcPr>
            <w:tcW w:w="600" w:type="pct"/>
            <w:tcBorders>
              <w:top w:val="nil"/>
              <w:left w:val="single" w:sz="8" w:space="0" w:color="auto"/>
              <w:bottom w:val="single" w:sz="4" w:space="0" w:color="auto"/>
              <w:right w:val="single" w:sz="4" w:space="0" w:color="auto"/>
            </w:tcBorders>
            <w:shd w:val="clear" w:color="000000" w:fill="FFFFFF"/>
            <w:noWrap/>
            <w:vAlign w:val="center"/>
          </w:tcPr>
          <w:p w14:paraId="1F1BE263" w14:textId="77777777" w:rsidR="00591356" w:rsidRPr="005B4EC5" w:rsidRDefault="00591356" w:rsidP="001115F7">
            <w:pPr>
              <w:pStyle w:val="TabelaNAPOVED"/>
              <w:rPr>
                <w:rFonts w:asciiTheme="majorHAnsi" w:hAnsiTheme="majorHAnsi" w:cstheme="majorHAnsi"/>
                <w:szCs w:val="16"/>
              </w:rPr>
            </w:pPr>
            <w:r w:rsidRPr="005B4EC5">
              <w:rPr>
                <w:rFonts w:cs="Arial"/>
                <w:b/>
                <w:bCs/>
                <w:color w:val="000000"/>
                <w:szCs w:val="16"/>
              </w:rPr>
              <w:t>3,1</w:t>
            </w:r>
          </w:p>
        </w:tc>
        <w:tc>
          <w:tcPr>
            <w:tcW w:w="622" w:type="pct"/>
            <w:tcBorders>
              <w:top w:val="nil"/>
              <w:left w:val="nil"/>
              <w:bottom w:val="single" w:sz="4" w:space="0" w:color="auto"/>
              <w:right w:val="single" w:sz="4" w:space="0" w:color="auto"/>
            </w:tcBorders>
            <w:shd w:val="clear" w:color="auto" w:fill="E9E9E9" w:themeFill="accent3" w:themeFillTint="33"/>
            <w:noWrap/>
            <w:vAlign w:val="center"/>
            <w:hideMark/>
          </w:tcPr>
          <w:p w14:paraId="0BC8BC9F" w14:textId="77777777" w:rsidR="00591356" w:rsidRPr="004019BF" w:rsidRDefault="00591356" w:rsidP="001115F7">
            <w:pPr>
              <w:pStyle w:val="TabelaNAPOVED"/>
              <w:rPr>
                <w:rFonts w:asciiTheme="majorHAnsi" w:hAnsiTheme="majorHAnsi" w:cstheme="majorHAnsi"/>
                <w:b/>
                <w:bCs/>
                <w:color w:val="9E001A" w:themeColor="accent1"/>
                <w:szCs w:val="16"/>
              </w:rPr>
            </w:pPr>
            <w:r w:rsidRPr="004019BF">
              <w:rPr>
                <w:rFonts w:cs="Arial"/>
                <w:b/>
                <w:bCs/>
                <w:color w:val="9E001A" w:themeColor="accent1"/>
                <w:szCs w:val="16"/>
              </w:rPr>
              <w:t>4,4</w:t>
            </w:r>
          </w:p>
        </w:tc>
        <w:tc>
          <w:tcPr>
            <w:tcW w:w="782" w:type="pct"/>
            <w:tcBorders>
              <w:top w:val="single" w:sz="4" w:space="0" w:color="auto"/>
              <w:left w:val="single" w:sz="4" w:space="0" w:color="auto"/>
              <w:bottom w:val="single" w:sz="4" w:space="0" w:color="auto"/>
              <w:right w:val="nil"/>
            </w:tcBorders>
            <w:shd w:val="clear" w:color="auto" w:fill="E9E9E9" w:themeFill="accent3" w:themeFillTint="33"/>
            <w:vAlign w:val="center"/>
          </w:tcPr>
          <w:p w14:paraId="2EF8CC45" w14:textId="77777777" w:rsidR="00591356" w:rsidRPr="004019BF" w:rsidRDefault="00591356" w:rsidP="001115F7">
            <w:pPr>
              <w:pStyle w:val="TabelaNAPOVED"/>
              <w:rPr>
                <w:rFonts w:asciiTheme="majorHAnsi" w:hAnsiTheme="majorHAnsi" w:cstheme="majorHAnsi"/>
                <w:b/>
                <w:bCs/>
                <w:color w:val="9E001A" w:themeColor="accent1"/>
                <w:szCs w:val="16"/>
              </w:rPr>
            </w:pPr>
            <w:r w:rsidRPr="004019BF">
              <w:rPr>
                <w:rFonts w:cs="Arial"/>
                <w:b/>
                <w:bCs/>
                <w:color w:val="9E001A" w:themeColor="accent1"/>
                <w:szCs w:val="16"/>
              </w:rPr>
              <w:t>1,9</w:t>
            </w:r>
          </w:p>
        </w:tc>
      </w:tr>
      <w:tr w:rsidR="007E2F09" w:rsidRPr="00CC3317" w14:paraId="6DDBB973" w14:textId="77777777" w:rsidTr="007C03A1">
        <w:trPr>
          <w:trHeight w:val="300"/>
        </w:trPr>
        <w:tc>
          <w:tcPr>
            <w:tcW w:w="1078" w:type="pct"/>
            <w:tcBorders>
              <w:right w:val="single" w:sz="4" w:space="0" w:color="auto"/>
            </w:tcBorders>
            <w:shd w:val="clear" w:color="auto" w:fill="auto"/>
            <w:noWrap/>
            <w:vAlign w:val="center"/>
            <w:hideMark/>
          </w:tcPr>
          <w:p w14:paraId="2714F8F0" w14:textId="77777777" w:rsidR="00591356" w:rsidRPr="005B4EC5" w:rsidRDefault="00591356" w:rsidP="001115F7">
            <w:pPr>
              <w:pStyle w:val="TabelalevistolpecNAPOVED"/>
              <w:rPr>
                <w:rFonts w:asciiTheme="majorHAnsi" w:hAnsiTheme="majorHAnsi" w:cstheme="majorHAnsi"/>
                <w:bCs/>
                <w:szCs w:val="16"/>
              </w:rPr>
            </w:pPr>
            <w:r w:rsidRPr="005B4EC5">
              <w:rPr>
                <w:rFonts w:asciiTheme="majorHAnsi" w:hAnsiTheme="majorHAnsi" w:cstheme="majorHAnsi"/>
                <w:bCs/>
                <w:szCs w:val="16"/>
              </w:rPr>
              <w:t xml:space="preserve">   Italija</w:t>
            </w:r>
          </w:p>
        </w:tc>
        <w:tc>
          <w:tcPr>
            <w:tcW w:w="382" w:type="pct"/>
            <w:tcBorders>
              <w:top w:val="nil"/>
              <w:left w:val="single" w:sz="8" w:space="0" w:color="auto"/>
              <w:bottom w:val="single" w:sz="4" w:space="0" w:color="auto"/>
              <w:right w:val="nil"/>
            </w:tcBorders>
            <w:shd w:val="clear" w:color="auto" w:fill="auto"/>
            <w:noWrap/>
            <w:vAlign w:val="center"/>
            <w:hideMark/>
          </w:tcPr>
          <w:p w14:paraId="6A9EE0EF" w14:textId="77777777" w:rsidR="00591356" w:rsidRPr="005B4EC5" w:rsidRDefault="00591356" w:rsidP="001115F7">
            <w:pPr>
              <w:pStyle w:val="TabelaNAPOVED"/>
              <w:rPr>
                <w:rFonts w:asciiTheme="majorHAnsi" w:hAnsiTheme="majorHAnsi" w:cstheme="majorHAnsi"/>
                <w:bCs/>
                <w:szCs w:val="16"/>
              </w:rPr>
            </w:pPr>
            <w:r w:rsidRPr="005B4EC5">
              <w:rPr>
                <w:rFonts w:cs="Arial"/>
                <w:szCs w:val="16"/>
              </w:rPr>
              <w:t>-8,9</w:t>
            </w:r>
          </w:p>
        </w:tc>
        <w:tc>
          <w:tcPr>
            <w:tcW w:w="753" w:type="pct"/>
            <w:tcBorders>
              <w:top w:val="nil"/>
              <w:left w:val="single" w:sz="8" w:space="0" w:color="auto"/>
              <w:bottom w:val="single" w:sz="4" w:space="0" w:color="auto"/>
              <w:right w:val="single" w:sz="4" w:space="0" w:color="auto"/>
            </w:tcBorders>
            <w:shd w:val="clear" w:color="000000" w:fill="FFFFFF"/>
            <w:noWrap/>
            <w:vAlign w:val="center"/>
            <w:hideMark/>
          </w:tcPr>
          <w:p w14:paraId="6C28112E" w14:textId="77777777" w:rsidR="00591356" w:rsidRPr="005B4EC5" w:rsidRDefault="00591356" w:rsidP="001115F7">
            <w:pPr>
              <w:pStyle w:val="TabelalevistolpecNAPOVED"/>
              <w:jc w:val="right"/>
              <w:rPr>
                <w:rFonts w:asciiTheme="majorHAnsi" w:hAnsiTheme="majorHAnsi" w:cstheme="majorHAnsi"/>
                <w:szCs w:val="16"/>
              </w:rPr>
            </w:pPr>
            <w:r w:rsidRPr="005B4EC5">
              <w:rPr>
                <w:rFonts w:cs="Arial"/>
                <w:b/>
                <w:bCs/>
                <w:color w:val="000000"/>
                <w:szCs w:val="16"/>
              </w:rPr>
              <w:t>3,4</w:t>
            </w:r>
          </w:p>
        </w:tc>
        <w:tc>
          <w:tcPr>
            <w:tcW w:w="783" w:type="pct"/>
            <w:tcBorders>
              <w:top w:val="nil"/>
              <w:left w:val="nil"/>
              <w:bottom w:val="single" w:sz="4" w:space="0" w:color="auto"/>
              <w:right w:val="single" w:sz="8" w:space="0" w:color="auto"/>
            </w:tcBorders>
            <w:shd w:val="clear" w:color="auto" w:fill="E9E9E9" w:themeFill="accent3" w:themeFillTint="33"/>
            <w:vAlign w:val="center"/>
          </w:tcPr>
          <w:p w14:paraId="5828022D" w14:textId="77777777" w:rsidR="00591356" w:rsidRPr="004019BF" w:rsidRDefault="00591356" w:rsidP="001115F7">
            <w:pPr>
              <w:pStyle w:val="TabelaNAPOVED"/>
              <w:rPr>
                <w:rFonts w:asciiTheme="majorHAnsi" w:hAnsiTheme="majorHAnsi" w:cstheme="majorHAnsi"/>
                <w:b/>
                <w:bCs/>
                <w:color w:val="9E001A" w:themeColor="accent1"/>
                <w:szCs w:val="16"/>
              </w:rPr>
            </w:pPr>
            <w:r w:rsidRPr="004019BF">
              <w:rPr>
                <w:rFonts w:cs="Arial"/>
                <w:b/>
                <w:bCs/>
                <w:color w:val="9E001A" w:themeColor="accent1"/>
                <w:szCs w:val="16"/>
              </w:rPr>
              <w:t>6,2</w:t>
            </w:r>
          </w:p>
        </w:tc>
        <w:tc>
          <w:tcPr>
            <w:tcW w:w="600" w:type="pct"/>
            <w:tcBorders>
              <w:top w:val="nil"/>
              <w:left w:val="single" w:sz="8" w:space="0" w:color="auto"/>
              <w:bottom w:val="single" w:sz="4" w:space="0" w:color="auto"/>
              <w:right w:val="single" w:sz="4" w:space="0" w:color="auto"/>
            </w:tcBorders>
            <w:shd w:val="clear" w:color="000000" w:fill="FFFFFF"/>
            <w:noWrap/>
            <w:vAlign w:val="center"/>
          </w:tcPr>
          <w:p w14:paraId="11E86AEB" w14:textId="77777777" w:rsidR="00591356" w:rsidRPr="005B4EC5" w:rsidRDefault="00591356" w:rsidP="001115F7">
            <w:pPr>
              <w:pStyle w:val="TabelaNAPOVED"/>
              <w:rPr>
                <w:rFonts w:asciiTheme="majorHAnsi" w:hAnsiTheme="majorHAnsi" w:cstheme="majorHAnsi"/>
                <w:szCs w:val="16"/>
              </w:rPr>
            </w:pPr>
            <w:r w:rsidRPr="005B4EC5">
              <w:rPr>
                <w:rFonts w:cs="Arial"/>
                <w:b/>
                <w:bCs/>
                <w:color w:val="000000"/>
                <w:szCs w:val="16"/>
              </w:rPr>
              <w:t>3,5</w:t>
            </w:r>
          </w:p>
        </w:tc>
        <w:tc>
          <w:tcPr>
            <w:tcW w:w="622" w:type="pct"/>
            <w:tcBorders>
              <w:top w:val="nil"/>
              <w:left w:val="nil"/>
              <w:bottom w:val="single" w:sz="4" w:space="0" w:color="auto"/>
              <w:right w:val="single" w:sz="4" w:space="0" w:color="auto"/>
            </w:tcBorders>
            <w:shd w:val="clear" w:color="auto" w:fill="E9E9E9" w:themeFill="accent3" w:themeFillTint="33"/>
            <w:noWrap/>
            <w:vAlign w:val="center"/>
            <w:hideMark/>
          </w:tcPr>
          <w:p w14:paraId="1C5A626F" w14:textId="77777777" w:rsidR="00591356" w:rsidRPr="004019BF" w:rsidRDefault="00591356" w:rsidP="001115F7">
            <w:pPr>
              <w:pStyle w:val="TabelaNAPOVED"/>
              <w:rPr>
                <w:rFonts w:asciiTheme="majorHAnsi" w:hAnsiTheme="majorHAnsi" w:cstheme="majorHAnsi"/>
                <w:b/>
                <w:bCs/>
                <w:color w:val="9E001A" w:themeColor="accent1"/>
                <w:szCs w:val="16"/>
              </w:rPr>
            </w:pPr>
            <w:r w:rsidRPr="004019BF">
              <w:rPr>
                <w:rFonts w:cs="Arial"/>
                <w:b/>
                <w:bCs/>
                <w:color w:val="9E001A" w:themeColor="accent1"/>
                <w:szCs w:val="16"/>
              </w:rPr>
              <w:t>4,3</w:t>
            </w:r>
          </w:p>
        </w:tc>
        <w:tc>
          <w:tcPr>
            <w:tcW w:w="782" w:type="pct"/>
            <w:tcBorders>
              <w:top w:val="single" w:sz="4" w:space="0" w:color="auto"/>
              <w:left w:val="single" w:sz="4" w:space="0" w:color="auto"/>
              <w:bottom w:val="single" w:sz="4" w:space="0" w:color="auto"/>
              <w:right w:val="nil"/>
            </w:tcBorders>
            <w:shd w:val="clear" w:color="auto" w:fill="E9E9E9" w:themeFill="accent3" w:themeFillTint="33"/>
            <w:vAlign w:val="center"/>
          </w:tcPr>
          <w:p w14:paraId="527F047B" w14:textId="77777777" w:rsidR="00591356" w:rsidRPr="004019BF" w:rsidRDefault="00591356" w:rsidP="001115F7">
            <w:pPr>
              <w:pStyle w:val="TabelaNAPOVED"/>
              <w:rPr>
                <w:rFonts w:asciiTheme="majorHAnsi" w:hAnsiTheme="majorHAnsi" w:cstheme="majorHAnsi"/>
                <w:b/>
                <w:bCs/>
                <w:color w:val="9E001A" w:themeColor="accent1"/>
                <w:szCs w:val="16"/>
              </w:rPr>
            </w:pPr>
            <w:r w:rsidRPr="004019BF">
              <w:rPr>
                <w:rFonts w:cs="Arial"/>
                <w:b/>
                <w:bCs/>
                <w:color w:val="9E001A" w:themeColor="accent1"/>
                <w:szCs w:val="16"/>
              </w:rPr>
              <w:t>2,1</w:t>
            </w:r>
          </w:p>
        </w:tc>
      </w:tr>
      <w:tr w:rsidR="007E2F09" w:rsidRPr="00CC3317" w14:paraId="21A42B13" w14:textId="77777777" w:rsidTr="007C03A1">
        <w:trPr>
          <w:trHeight w:val="300"/>
        </w:trPr>
        <w:tc>
          <w:tcPr>
            <w:tcW w:w="1078" w:type="pct"/>
            <w:tcBorders>
              <w:right w:val="single" w:sz="4" w:space="0" w:color="auto"/>
            </w:tcBorders>
            <w:shd w:val="clear" w:color="auto" w:fill="auto"/>
            <w:noWrap/>
            <w:vAlign w:val="center"/>
            <w:hideMark/>
          </w:tcPr>
          <w:p w14:paraId="216657A8" w14:textId="77777777" w:rsidR="00591356" w:rsidRPr="005B4EC5" w:rsidRDefault="00591356" w:rsidP="001115F7">
            <w:pPr>
              <w:pStyle w:val="TabelalevistolpecNAPOVED"/>
              <w:rPr>
                <w:rFonts w:asciiTheme="majorHAnsi" w:hAnsiTheme="majorHAnsi" w:cstheme="majorHAnsi"/>
                <w:bCs/>
                <w:szCs w:val="16"/>
              </w:rPr>
            </w:pPr>
            <w:r w:rsidRPr="005B4EC5">
              <w:rPr>
                <w:rFonts w:asciiTheme="majorHAnsi" w:hAnsiTheme="majorHAnsi" w:cstheme="majorHAnsi"/>
                <w:bCs/>
                <w:szCs w:val="16"/>
              </w:rPr>
              <w:t xml:space="preserve">   Avstrija</w:t>
            </w:r>
          </w:p>
        </w:tc>
        <w:tc>
          <w:tcPr>
            <w:tcW w:w="382" w:type="pct"/>
            <w:tcBorders>
              <w:top w:val="nil"/>
              <w:left w:val="single" w:sz="8" w:space="0" w:color="auto"/>
              <w:bottom w:val="single" w:sz="4" w:space="0" w:color="auto"/>
              <w:right w:val="nil"/>
            </w:tcBorders>
            <w:shd w:val="clear" w:color="auto" w:fill="auto"/>
            <w:noWrap/>
            <w:vAlign w:val="center"/>
            <w:hideMark/>
          </w:tcPr>
          <w:p w14:paraId="6E3D8AA4" w14:textId="77777777" w:rsidR="00591356" w:rsidRPr="005B4EC5" w:rsidRDefault="00591356" w:rsidP="001115F7">
            <w:pPr>
              <w:pStyle w:val="TabelaNAPOVED"/>
              <w:rPr>
                <w:rFonts w:asciiTheme="majorHAnsi" w:hAnsiTheme="majorHAnsi" w:cstheme="majorHAnsi"/>
                <w:bCs/>
                <w:szCs w:val="16"/>
              </w:rPr>
            </w:pPr>
            <w:r w:rsidRPr="005B4EC5">
              <w:rPr>
                <w:rFonts w:cs="Arial"/>
                <w:szCs w:val="16"/>
              </w:rPr>
              <w:t>-6,3</w:t>
            </w:r>
          </w:p>
        </w:tc>
        <w:tc>
          <w:tcPr>
            <w:tcW w:w="753" w:type="pct"/>
            <w:tcBorders>
              <w:top w:val="nil"/>
              <w:left w:val="single" w:sz="8" w:space="0" w:color="auto"/>
              <w:bottom w:val="single" w:sz="4" w:space="0" w:color="auto"/>
              <w:right w:val="single" w:sz="4" w:space="0" w:color="auto"/>
            </w:tcBorders>
            <w:shd w:val="clear" w:color="000000" w:fill="FFFFFF"/>
            <w:noWrap/>
            <w:vAlign w:val="center"/>
            <w:hideMark/>
          </w:tcPr>
          <w:p w14:paraId="49FCA1C6" w14:textId="77777777" w:rsidR="00591356" w:rsidRPr="005B4EC5" w:rsidRDefault="00591356" w:rsidP="001115F7">
            <w:pPr>
              <w:pStyle w:val="TabelalevistolpecNAPOVED"/>
              <w:jc w:val="right"/>
              <w:rPr>
                <w:rFonts w:asciiTheme="majorHAnsi" w:hAnsiTheme="majorHAnsi" w:cstheme="majorHAnsi"/>
                <w:szCs w:val="16"/>
              </w:rPr>
            </w:pPr>
            <w:r w:rsidRPr="005B4EC5">
              <w:rPr>
                <w:rFonts w:cs="Arial"/>
                <w:b/>
                <w:bCs/>
                <w:color w:val="000000"/>
                <w:szCs w:val="16"/>
              </w:rPr>
              <w:t>2,0</w:t>
            </w:r>
          </w:p>
        </w:tc>
        <w:tc>
          <w:tcPr>
            <w:tcW w:w="783" w:type="pct"/>
            <w:tcBorders>
              <w:top w:val="nil"/>
              <w:left w:val="nil"/>
              <w:bottom w:val="single" w:sz="4" w:space="0" w:color="auto"/>
              <w:right w:val="single" w:sz="8" w:space="0" w:color="auto"/>
            </w:tcBorders>
            <w:shd w:val="clear" w:color="auto" w:fill="E9E9E9" w:themeFill="accent3" w:themeFillTint="33"/>
            <w:vAlign w:val="center"/>
          </w:tcPr>
          <w:p w14:paraId="7BD70DDB" w14:textId="77777777" w:rsidR="00591356" w:rsidRPr="004019BF" w:rsidRDefault="00591356" w:rsidP="001115F7">
            <w:pPr>
              <w:pStyle w:val="TabelaNAPOVED"/>
              <w:rPr>
                <w:rFonts w:asciiTheme="majorHAnsi" w:hAnsiTheme="majorHAnsi" w:cstheme="majorHAnsi"/>
                <w:b/>
                <w:bCs/>
                <w:color w:val="9E001A" w:themeColor="accent1"/>
                <w:szCs w:val="16"/>
              </w:rPr>
            </w:pPr>
            <w:r w:rsidRPr="004019BF">
              <w:rPr>
                <w:rFonts w:cs="Arial"/>
                <w:b/>
                <w:bCs/>
                <w:color w:val="9E001A" w:themeColor="accent1"/>
                <w:szCs w:val="16"/>
              </w:rPr>
              <w:t>4,0</w:t>
            </w:r>
          </w:p>
        </w:tc>
        <w:tc>
          <w:tcPr>
            <w:tcW w:w="600" w:type="pct"/>
            <w:tcBorders>
              <w:top w:val="nil"/>
              <w:left w:val="single" w:sz="8" w:space="0" w:color="auto"/>
              <w:bottom w:val="single" w:sz="4" w:space="0" w:color="auto"/>
              <w:right w:val="single" w:sz="4" w:space="0" w:color="auto"/>
            </w:tcBorders>
            <w:shd w:val="clear" w:color="000000" w:fill="FFFFFF"/>
            <w:noWrap/>
            <w:vAlign w:val="center"/>
          </w:tcPr>
          <w:p w14:paraId="043B7E1A" w14:textId="77777777" w:rsidR="00591356" w:rsidRPr="005B4EC5" w:rsidRDefault="00591356" w:rsidP="001115F7">
            <w:pPr>
              <w:pStyle w:val="TabelaNAPOVED"/>
              <w:rPr>
                <w:rFonts w:asciiTheme="majorHAnsi" w:hAnsiTheme="majorHAnsi" w:cstheme="majorHAnsi"/>
                <w:szCs w:val="16"/>
              </w:rPr>
            </w:pPr>
            <w:r w:rsidRPr="005B4EC5">
              <w:rPr>
                <w:rFonts w:cs="Arial"/>
                <w:b/>
                <w:bCs/>
                <w:color w:val="000000"/>
                <w:szCs w:val="16"/>
              </w:rPr>
              <w:t>5,1</w:t>
            </w:r>
          </w:p>
        </w:tc>
        <w:tc>
          <w:tcPr>
            <w:tcW w:w="622" w:type="pct"/>
            <w:tcBorders>
              <w:top w:val="nil"/>
              <w:left w:val="nil"/>
              <w:bottom w:val="single" w:sz="4" w:space="0" w:color="auto"/>
              <w:right w:val="single" w:sz="4" w:space="0" w:color="auto"/>
            </w:tcBorders>
            <w:shd w:val="clear" w:color="auto" w:fill="E9E9E9" w:themeFill="accent3" w:themeFillTint="33"/>
            <w:noWrap/>
            <w:vAlign w:val="center"/>
            <w:hideMark/>
          </w:tcPr>
          <w:p w14:paraId="79616284" w14:textId="77777777" w:rsidR="00591356" w:rsidRPr="004019BF" w:rsidRDefault="00591356" w:rsidP="001115F7">
            <w:pPr>
              <w:pStyle w:val="TabelaNAPOVED"/>
              <w:rPr>
                <w:rFonts w:asciiTheme="majorHAnsi" w:hAnsiTheme="majorHAnsi" w:cstheme="majorHAnsi"/>
                <w:b/>
                <w:bCs/>
                <w:color w:val="9E001A" w:themeColor="accent1"/>
                <w:szCs w:val="16"/>
              </w:rPr>
            </w:pPr>
            <w:r w:rsidRPr="004019BF">
              <w:rPr>
                <w:rFonts w:cs="Arial"/>
                <w:b/>
                <w:bCs/>
                <w:color w:val="9E001A" w:themeColor="accent1"/>
                <w:szCs w:val="16"/>
              </w:rPr>
              <w:t>4,4</w:t>
            </w:r>
          </w:p>
        </w:tc>
        <w:tc>
          <w:tcPr>
            <w:tcW w:w="782" w:type="pct"/>
            <w:tcBorders>
              <w:top w:val="single" w:sz="4" w:space="0" w:color="auto"/>
              <w:left w:val="single" w:sz="4" w:space="0" w:color="auto"/>
              <w:bottom w:val="single" w:sz="4" w:space="0" w:color="auto"/>
              <w:right w:val="nil"/>
            </w:tcBorders>
            <w:shd w:val="clear" w:color="auto" w:fill="E9E9E9" w:themeFill="accent3" w:themeFillTint="33"/>
            <w:vAlign w:val="center"/>
          </w:tcPr>
          <w:p w14:paraId="280D4F33" w14:textId="77777777" w:rsidR="00591356" w:rsidRPr="004019BF" w:rsidRDefault="00591356" w:rsidP="001115F7">
            <w:pPr>
              <w:pStyle w:val="TabelaNAPOVED"/>
              <w:rPr>
                <w:rFonts w:asciiTheme="majorHAnsi" w:hAnsiTheme="majorHAnsi" w:cstheme="majorHAnsi"/>
                <w:b/>
                <w:bCs/>
                <w:color w:val="9E001A" w:themeColor="accent1"/>
                <w:szCs w:val="16"/>
              </w:rPr>
            </w:pPr>
            <w:r w:rsidRPr="004019BF">
              <w:rPr>
                <w:rFonts w:cs="Arial"/>
                <w:b/>
                <w:bCs/>
                <w:color w:val="9E001A" w:themeColor="accent1"/>
                <w:szCs w:val="16"/>
              </w:rPr>
              <w:t>2,4</w:t>
            </w:r>
          </w:p>
        </w:tc>
      </w:tr>
      <w:tr w:rsidR="007E2F09" w:rsidRPr="00CC3317" w14:paraId="2D27B986" w14:textId="77777777" w:rsidTr="007C03A1">
        <w:trPr>
          <w:trHeight w:val="300"/>
        </w:trPr>
        <w:tc>
          <w:tcPr>
            <w:tcW w:w="1078" w:type="pct"/>
            <w:tcBorders>
              <w:right w:val="single" w:sz="4" w:space="0" w:color="auto"/>
            </w:tcBorders>
            <w:shd w:val="clear" w:color="auto" w:fill="auto"/>
            <w:noWrap/>
            <w:vAlign w:val="center"/>
            <w:hideMark/>
          </w:tcPr>
          <w:p w14:paraId="32153FAF" w14:textId="77777777" w:rsidR="00591356" w:rsidRPr="005B4EC5" w:rsidRDefault="00591356" w:rsidP="001115F7">
            <w:pPr>
              <w:pStyle w:val="TabelalevistolpecNAPOVED"/>
              <w:rPr>
                <w:rFonts w:asciiTheme="majorHAnsi" w:hAnsiTheme="majorHAnsi" w:cstheme="majorHAnsi"/>
                <w:bCs/>
                <w:szCs w:val="16"/>
              </w:rPr>
            </w:pPr>
            <w:r w:rsidRPr="005B4EC5">
              <w:rPr>
                <w:rFonts w:asciiTheme="majorHAnsi" w:hAnsiTheme="majorHAnsi" w:cstheme="majorHAnsi"/>
                <w:bCs/>
                <w:szCs w:val="16"/>
              </w:rPr>
              <w:t xml:space="preserve">   Francija</w:t>
            </w:r>
          </w:p>
        </w:tc>
        <w:tc>
          <w:tcPr>
            <w:tcW w:w="382" w:type="pct"/>
            <w:tcBorders>
              <w:top w:val="nil"/>
              <w:left w:val="single" w:sz="8" w:space="0" w:color="auto"/>
              <w:bottom w:val="single" w:sz="4" w:space="0" w:color="auto"/>
              <w:right w:val="nil"/>
            </w:tcBorders>
            <w:shd w:val="clear" w:color="auto" w:fill="auto"/>
            <w:noWrap/>
            <w:vAlign w:val="center"/>
            <w:hideMark/>
          </w:tcPr>
          <w:p w14:paraId="7438F6DC" w14:textId="77777777" w:rsidR="00591356" w:rsidRPr="005B4EC5" w:rsidRDefault="00591356" w:rsidP="001115F7">
            <w:pPr>
              <w:pStyle w:val="TabelaNAPOVED"/>
              <w:rPr>
                <w:rFonts w:asciiTheme="majorHAnsi" w:hAnsiTheme="majorHAnsi" w:cstheme="majorHAnsi"/>
                <w:bCs/>
                <w:szCs w:val="16"/>
              </w:rPr>
            </w:pPr>
            <w:r w:rsidRPr="005B4EC5">
              <w:rPr>
                <w:rFonts w:cs="Arial"/>
                <w:szCs w:val="16"/>
              </w:rPr>
              <w:t>-7,9</w:t>
            </w:r>
          </w:p>
        </w:tc>
        <w:tc>
          <w:tcPr>
            <w:tcW w:w="753" w:type="pct"/>
            <w:tcBorders>
              <w:top w:val="nil"/>
              <w:left w:val="single" w:sz="8" w:space="0" w:color="auto"/>
              <w:bottom w:val="single" w:sz="4" w:space="0" w:color="auto"/>
              <w:right w:val="single" w:sz="4" w:space="0" w:color="auto"/>
            </w:tcBorders>
            <w:shd w:val="clear" w:color="000000" w:fill="FFFFFF"/>
            <w:noWrap/>
            <w:vAlign w:val="center"/>
            <w:hideMark/>
          </w:tcPr>
          <w:p w14:paraId="48635167" w14:textId="77777777" w:rsidR="00591356" w:rsidRPr="005B4EC5" w:rsidRDefault="00591356" w:rsidP="001115F7">
            <w:pPr>
              <w:pStyle w:val="TabelalevistolpecNAPOVED"/>
              <w:jc w:val="right"/>
              <w:rPr>
                <w:rFonts w:asciiTheme="majorHAnsi" w:hAnsiTheme="majorHAnsi" w:cstheme="majorHAnsi"/>
                <w:szCs w:val="16"/>
              </w:rPr>
            </w:pPr>
            <w:r w:rsidRPr="005B4EC5">
              <w:rPr>
                <w:rFonts w:cs="Arial"/>
                <w:b/>
                <w:bCs/>
                <w:color w:val="000000"/>
                <w:szCs w:val="16"/>
              </w:rPr>
              <w:t>5,5</w:t>
            </w:r>
          </w:p>
        </w:tc>
        <w:tc>
          <w:tcPr>
            <w:tcW w:w="783" w:type="pct"/>
            <w:tcBorders>
              <w:top w:val="nil"/>
              <w:left w:val="nil"/>
              <w:bottom w:val="single" w:sz="4" w:space="0" w:color="auto"/>
              <w:right w:val="single" w:sz="8" w:space="0" w:color="auto"/>
            </w:tcBorders>
            <w:shd w:val="clear" w:color="auto" w:fill="E9E9E9" w:themeFill="accent3" w:themeFillTint="33"/>
            <w:vAlign w:val="center"/>
          </w:tcPr>
          <w:p w14:paraId="2536C372" w14:textId="77777777" w:rsidR="00591356" w:rsidRPr="004019BF" w:rsidRDefault="00591356" w:rsidP="001115F7">
            <w:pPr>
              <w:pStyle w:val="TabelaNAPOVED"/>
              <w:rPr>
                <w:rFonts w:asciiTheme="majorHAnsi" w:hAnsiTheme="majorHAnsi" w:cstheme="majorHAnsi"/>
                <w:b/>
                <w:bCs/>
                <w:color w:val="9E001A" w:themeColor="accent1"/>
                <w:szCs w:val="16"/>
              </w:rPr>
            </w:pPr>
            <w:r w:rsidRPr="004019BF">
              <w:rPr>
                <w:rFonts w:cs="Arial"/>
                <w:b/>
                <w:bCs/>
                <w:color w:val="9E001A" w:themeColor="accent1"/>
                <w:szCs w:val="16"/>
              </w:rPr>
              <w:t>6,3</w:t>
            </w:r>
          </w:p>
        </w:tc>
        <w:tc>
          <w:tcPr>
            <w:tcW w:w="600" w:type="pct"/>
            <w:tcBorders>
              <w:top w:val="nil"/>
              <w:left w:val="single" w:sz="8" w:space="0" w:color="auto"/>
              <w:bottom w:val="single" w:sz="4" w:space="0" w:color="auto"/>
              <w:right w:val="single" w:sz="4" w:space="0" w:color="auto"/>
            </w:tcBorders>
            <w:shd w:val="clear" w:color="000000" w:fill="FFFFFF"/>
            <w:noWrap/>
            <w:vAlign w:val="center"/>
          </w:tcPr>
          <w:p w14:paraId="40F4BCE3" w14:textId="77777777" w:rsidR="00591356" w:rsidRPr="005B4EC5" w:rsidRDefault="00591356" w:rsidP="001115F7">
            <w:pPr>
              <w:pStyle w:val="TabelaNAPOVED"/>
              <w:rPr>
                <w:rFonts w:asciiTheme="majorHAnsi" w:hAnsiTheme="majorHAnsi" w:cstheme="majorHAnsi"/>
                <w:szCs w:val="16"/>
              </w:rPr>
            </w:pPr>
            <w:r w:rsidRPr="005B4EC5">
              <w:rPr>
                <w:rFonts w:cs="Arial"/>
                <w:b/>
                <w:bCs/>
                <w:color w:val="000000"/>
                <w:szCs w:val="16"/>
              </w:rPr>
              <w:t>4,4</w:t>
            </w:r>
          </w:p>
        </w:tc>
        <w:tc>
          <w:tcPr>
            <w:tcW w:w="622" w:type="pct"/>
            <w:tcBorders>
              <w:top w:val="nil"/>
              <w:left w:val="nil"/>
              <w:bottom w:val="single" w:sz="4" w:space="0" w:color="auto"/>
              <w:right w:val="single" w:sz="4" w:space="0" w:color="auto"/>
            </w:tcBorders>
            <w:shd w:val="clear" w:color="auto" w:fill="E9E9E9" w:themeFill="accent3" w:themeFillTint="33"/>
            <w:noWrap/>
            <w:vAlign w:val="center"/>
            <w:hideMark/>
          </w:tcPr>
          <w:p w14:paraId="07FF2D74" w14:textId="77777777" w:rsidR="00591356" w:rsidRPr="004019BF" w:rsidRDefault="00591356" w:rsidP="001115F7">
            <w:pPr>
              <w:pStyle w:val="TabelaNAPOVED"/>
              <w:rPr>
                <w:rFonts w:asciiTheme="majorHAnsi" w:hAnsiTheme="majorHAnsi" w:cstheme="majorHAnsi"/>
                <w:b/>
                <w:bCs/>
                <w:color w:val="9E001A" w:themeColor="accent1"/>
                <w:szCs w:val="16"/>
              </w:rPr>
            </w:pPr>
            <w:r w:rsidRPr="004019BF">
              <w:rPr>
                <w:rFonts w:cs="Arial"/>
                <w:b/>
                <w:bCs/>
                <w:color w:val="9E001A" w:themeColor="accent1"/>
                <w:szCs w:val="16"/>
              </w:rPr>
              <w:t>3,9</w:t>
            </w:r>
          </w:p>
        </w:tc>
        <w:tc>
          <w:tcPr>
            <w:tcW w:w="782" w:type="pct"/>
            <w:tcBorders>
              <w:top w:val="single" w:sz="4" w:space="0" w:color="auto"/>
              <w:left w:val="single" w:sz="4" w:space="0" w:color="auto"/>
              <w:bottom w:val="single" w:sz="4" w:space="0" w:color="auto"/>
              <w:right w:val="nil"/>
            </w:tcBorders>
            <w:shd w:val="clear" w:color="auto" w:fill="E9E9E9" w:themeFill="accent3" w:themeFillTint="33"/>
            <w:vAlign w:val="center"/>
          </w:tcPr>
          <w:p w14:paraId="637F7E93" w14:textId="77777777" w:rsidR="00591356" w:rsidRPr="004019BF" w:rsidRDefault="00591356" w:rsidP="001115F7">
            <w:pPr>
              <w:pStyle w:val="TabelaNAPOVED"/>
              <w:rPr>
                <w:rFonts w:asciiTheme="majorHAnsi" w:hAnsiTheme="majorHAnsi" w:cstheme="majorHAnsi"/>
                <w:b/>
                <w:bCs/>
                <w:color w:val="9E001A" w:themeColor="accent1"/>
                <w:szCs w:val="16"/>
              </w:rPr>
            </w:pPr>
            <w:r w:rsidRPr="004019BF">
              <w:rPr>
                <w:rFonts w:cs="Arial"/>
                <w:b/>
                <w:bCs/>
                <w:color w:val="9E001A" w:themeColor="accent1"/>
                <w:szCs w:val="16"/>
              </w:rPr>
              <w:t>2,2</w:t>
            </w:r>
          </w:p>
        </w:tc>
      </w:tr>
      <w:tr w:rsidR="007E2F09" w:rsidRPr="00CC3317" w14:paraId="28304917" w14:textId="77777777" w:rsidTr="007C03A1">
        <w:trPr>
          <w:trHeight w:val="300"/>
        </w:trPr>
        <w:tc>
          <w:tcPr>
            <w:tcW w:w="1078" w:type="pct"/>
            <w:tcBorders>
              <w:right w:val="single" w:sz="4" w:space="0" w:color="auto"/>
            </w:tcBorders>
            <w:shd w:val="clear" w:color="auto" w:fill="auto"/>
            <w:noWrap/>
            <w:vAlign w:val="center"/>
            <w:hideMark/>
          </w:tcPr>
          <w:p w14:paraId="680527A3" w14:textId="77777777" w:rsidR="00591356" w:rsidRPr="005B4EC5" w:rsidRDefault="00591356" w:rsidP="001115F7">
            <w:pPr>
              <w:pStyle w:val="TabelalevistolpecNAPOVED"/>
              <w:rPr>
                <w:rFonts w:asciiTheme="majorHAnsi" w:hAnsiTheme="majorHAnsi" w:cstheme="majorHAnsi"/>
                <w:bCs/>
                <w:szCs w:val="16"/>
              </w:rPr>
            </w:pPr>
            <w:r w:rsidRPr="005B4EC5">
              <w:rPr>
                <w:rFonts w:asciiTheme="majorHAnsi" w:hAnsiTheme="majorHAnsi" w:cstheme="majorHAnsi"/>
                <w:bCs/>
                <w:szCs w:val="16"/>
              </w:rPr>
              <w:t>Hrvaška</w:t>
            </w:r>
          </w:p>
        </w:tc>
        <w:tc>
          <w:tcPr>
            <w:tcW w:w="382" w:type="pct"/>
            <w:tcBorders>
              <w:top w:val="nil"/>
              <w:left w:val="single" w:sz="8" w:space="0" w:color="auto"/>
              <w:bottom w:val="single" w:sz="4" w:space="0" w:color="auto"/>
              <w:right w:val="nil"/>
            </w:tcBorders>
            <w:shd w:val="clear" w:color="auto" w:fill="auto"/>
            <w:noWrap/>
            <w:vAlign w:val="center"/>
            <w:hideMark/>
          </w:tcPr>
          <w:p w14:paraId="28CE8FE1" w14:textId="77777777" w:rsidR="00591356" w:rsidRPr="005B4EC5" w:rsidRDefault="00591356" w:rsidP="001115F7">
            <w:pPr>
              <w:pStyle w:val="TabelaNAPOVED"/>
              <w:rPr>
                <w:rFonts w:asciiTheme="majorHAnsi" w:hAnsiTheme="majorHAnsi" w:cstheme="majorHAnsi"/>
                <w:bCs/>
                <w:szCs w:val="16"/>
              </w:rPr>
            </w:pPr>
            <w:r w:rsidRPr="005B4EC5">
              <w:rPr>
                <w:rFonts w:cs="Arial"/>
                <w:szCs w:val="16"/>
              </w:rPr>
              <w:t>-8,0</w:t>
            </w:r>
          </w:p>
        </w:tc>
        <w:tc>
          <w:tcPr>
            <w:tcW w:w="753" w:type="pct"/>
            <w:tcBorders>
              <w:top w:val="nil"/>
              <w:left w:val="single" w:sz="8" w:space="0" w:color="auto"/>
              <w:bottom w:val="single" w:sz="4" w:space="0" w:color="auto"/>
              <w:right w:val="single" w:sz="4" w:space="0" w:color="auto"/>
            </w:tcBorders>
            <w:shd w:val="clear" w:color="000000" w:fill="FFFFFF"/>
            <w:noWrap/>
            <w:vAlign w:val="center"/>
            <w:hideMark/>
          </w:tcPr>
          <w:p w14:paraId="1772614A" w14:textId="77777777" w:rsidR="00591356" w:rsidRPr="005B4EC5" w:rsidRDefault="00591356" w:rsidP="001115F7">
            <w:pPr>
              <w:pStyle w:val="TabelalevistolpecNAPOVED"/>
              <w:jc w:val="right"/>
              <w:rPr>
                <w:rFonts w:asciiTheme="majorHAnsi" w:hAnsiTheme="majorHAnsi" w:cstheme="majorHAnsi"/>
                <w:szCs w:val="16"/>
              </w:rPr>
            </w:pPr>
            <w:r w:rsidRPr="005B4EC5">
              <w:rPr>
                <w:rFonts w:cs="Arial"/>
                <w:b/>
                <w:bCs/>
                <w:color w:val="000000"/>
                <w:szCs w:val="16"/>
              </w:rPr>
              <w:t>5,3</w:t>
            </w:r>
          </w:p>
        </w:tc>
        <w:tc>
          <w:tcPr>
            <w:tcW w:w="783" w:type="pct"/>
            <w:tcBorders>
              <w:top w:val="nil"/>
              <w:left w:val="nil"/>
              <w:bottom w:val="single" w:sz="4" w:space="0" w:color="auto"/>
              <w:right w:val="single" w:sz="8" w:space="0" w:color="auto"/>
            </w:tcBorders>
            <w:shd w:val="clear" w:color="auto" w:fill="E9E9E9" w:themeFill="accent3" w:themeFillTint="33"/>
            <w:vAlign w:val="center"/>
          </w:tcPr>
          <w:p w14:paraId="1A0B105A" w14:textId="77777777" w:rsidR="00591356" w:rsidRPr="004019BF" w:rsidRDefault="00591356" w:rsidP="001115F7">
            <w:pPr>
              <w:pStyle w:val="TabelaNAPOVED"/>
              <w:rPr>
                <w:rFonts w:asciiTheme="majorHAnsi" w:hAnsiTheme="majorHAnsi" w:cstheme="majorHAnsi"/>
                <w:b/>
                <w:bCs/>
                <w:color w:val="9E001A" w:themeColor="accent1"/>
                <w:szCs w:val="16"/>
              </w:rPr>
            </w:pPr>
            <w:r w:rsidRPr="004019BF">
              <w:rPr>
                <w:rFonts w:cs="Arial"/>
                <w:b/>
                <w:bCs/>
                <w:color w:val="9E001A" w:themeColor="accent1"/>
                <w:szCs w:val="16"/>
              </w:rPr>
              <w:t>8,7</w:t>
            </w:r>
          </w:p>
        </w:tc>
        <w:tc>
          <w:tcPr>
            <w:tcW w:w="600" w:type="pct"/>
            <w:tcBorders>
              <w:top w:val="nil"/>
              <w:left w:val="single" w:sz="8" w:space="0" w:color="auto"/>
              <w:bottom w:val="single" w:sz="4" w:space="0" w:color="auto"/>
              <w:right w:val="single" w:sz="4" w:space="0" w:color="auto"/>
            </w:tcBorders>
            <w:shd w:val="clear" w:color="000000" w:fill="FFFFFF"/>
            <w:noWrap/>
            <w:vAlign w:val="center"/>
          </w:tcPr>
          <w:p w14:paraId="357F1693" w14:textId="77777777" w:rsidR="00591356" w:rsidRPr="005B4EC5" w:rsidRDefault="00591356" w:rsidP="001115F7">
            <w:pPr>
              <w:pStyle w:val="TabelaNAPOVED"/>
              <w:rPr>
                <w:rFonts w:asciiTheme="majorHAnsi" w:hAnsiTheme="majorHAnsi" w:cstheme="majorHAnsi"/>
                <w:szCs w:val="16"/>
              </w:rPr>
            </w:pPr>
            <w:r w:rsidRPr="005B4EC5">
              <w:rPr>
                <w:rFonts w:cs="Arial"/>
                <w:b/>
                <w:bCs/>
                <w:color w:val="000000"/>
                <w:szCs w:val="16"/>
              </w:rPr>
              <w:t>4,6</w:t>
            </w:r>
          </w:p>
        </w:tc>
        <w:tc>
          <w:tcPr>
            <w:tcW w:w="622" w:type="pct"/>
            <w:tcBorders>
              <w:top w:val="nil"/>
              <w:left w:val="nil"/>
              <w:bottom w:val="single" w:sz="4" w:space="0" w:color="auto"/>
              <w:right w:val="single" w:sz="4" w:space="0" w:color="auto"/>
            </w:tcBorders>
            <w:shd w:val="clear" w:color="auto" w:fill="E9E9E9" w:themeFill="accent3" w:themeFillTint="33"/>
            <w:noWrap/>
            <w:vAlign w:val="center"/>
            <w:hideMark/>
          </w:tcPr>
          <w:p w14:paraId="6791E2FC" w14:textId="77777777" w:rsidR="00591356" w:rsidRPr="004019BF" w:rsidRDefault="00591356" w:rsidP="001115F7">
            <w:pPr>
              <w:pStyle w:val="TabelaNAPOVED"/>
              <w:rPr>
                <w:rFonts w:asciiTheme="majorHAnsi" w:hAnsiTheme="majorHAnsi" w:cstheme="majorHAnsi"/>
                <w:b/>
                <w:bCs/>
                <w:color w:val="9E001A" w:themeColor="accent1"/>
                <w:szCs w:val="16"/>
              </w:rPr>
            </w:pPr>
            <w:r w:rsidRPr="004019BF">
              <w:rPr>
                <w:rFonts w:cs="Arial"/>
                <w:b/>
                <w:bCs/>
                <w:color w:val="9E001A" w:themeColor="accent1"/>
                <w:szCs w:val="16"/>
              </w:rPr>
              <w:t>4,4</w:t>
            </w:r>
          </w:p>
        </w:tc>
        <w:tc>
          <w:tcPr>
            <w:tcW w:w="782" w:type="pct"/>
            <w:tcBorders>
              <w:top w:val="single" w:sz="4" w:space="0" w:color="auto"/>
              <w:left w:val="single" w:sz="4" w:space="0" w:color="auto"/>
              <w:bottom w:val="single" w:sz="4" w:space="0" w:color="auto"/>
              <w:right w:val="nil"/>
            </w:tcBorders>
            <w:shd w:val="clear" w:color="auto" w:fill="E9E9E9" w:themeFill="accent3" w:themeFillTint="33"/>
            <w:vAlign w:val="center"/>
          </w:tcPr>
          <w:p w14:paraId="62BDD8BA" w14:textId="77777777" w:rsidR="00591356" w:rsidRPr="004019BF" w:rsidRDefault="00591356" w:rsidP="001115F7">
            <w:pPr>
              <w:pStyle w:val="TabelaNAPOVED"/>
              <w:rPr>
                <w:rFonts w:asciiTheme="majorHAnsi" w:hAnsiTheme="majorHAnsi" w:cstheme="majorHAnsi"/>
                <w:b/>
                <w:bCs/>
                <w:color w:val="9E001A" w:themeColor="accent1"/>
                <w:szCs w:val="16"/>
              </w:rPr>
            </w:pPr>
            <w:r w:rsidRPr="004019BF">
              <w:rPr>
                <w:rFonts w:cs="Arial"/>
                <w:b/>
                <w:bCs/>
                <w:color w:val="9E001A" w:themeColor="accent1"/>
                <w:szCs w:val="16"/>
              </w:rPr>
              <w:t>3,4</w:t>
            </w:r>
          </w:p>
        </w:tc>
      </w:tr>
      <w:tr w:rsidR="007E2F09" w:rsidRPr="00CC3317" w14:paraId="546BA700" w14:textId="77777777" w:rsidTr="007C03A1">
        <w:trPr>
          <w:trHeight w:val="315"/>
        </w:trPr>
        <w:tc>
          <w:tcPr>
            <w:tcW w:w="1078" w:type="pct"/>
            <w:tcBorders>
              <w:right w:val="single" w:sz="4" w:space="0" w:color="auto"/>
            </w:tcBorders>
            <w:shd w:val="clear" w:color="auto" w:fill="auto"/>
            <w:noWrap/>
            <w:vAlign w:val="center"/>
            <w:hideMark/>
          </w:tcPr>
          <w:p w14:paraId="5F70B1F3" w14:textId="77777777" w:rsidR="00591356" w:rsidRPr="005B4EC5" w:rsidRDefault="00591356" w:rsidP="001115F7">
            <w:pPr>
              <w:pStyle w:val="TabelalevistolpecNAPOVED"/>
              <w:rPr>
                <w:rFonts w:asciiTheme="majorHAnsi" w:hAnsiTheme="majorHAnsi" w:cstheme="majorHAnsi"/>
                <w:bCs/>
                <w:szCs w:val="16"/>
              </w:rPr>
            </w:pPr>
            <w:r w:rsidRPr="005B4EC5">
              <w:rPr>
                <w:rFonts w:asciiTheme="majorHAnsi" w:hAnsiTheme="majorHAnsi" w:cstheme="majorHAnsi"/>
                <w:bCs/>
                <w:szCs w:val="16"/>
              </w:rPr>
              <w:t>Rusija</w:t>
            </w:r>
          </w:p>
        </w:tc>
        <w:tc>
          <w:tcPr>
            <w:tcW w:w="382" w:type="pct"/>
            <w:tcBorders>
              <w:top w:val="nil"/>
              <w:left w:val="single" w:sz="8" w:space="0" w:color="auto"/>
              <w:bottom w:val="single" w:sz="8" w:space="0" w:color="auto"/>
              <w:right w:val="nil"/>
            </w:tcBorders>
            <w:shd w:val="clear" w:color="auto" w:fill="auto"/>
            <w:noWrap/>
            <w:vAlign w:val="center"/>
            <w:hideMark/>
          </w:tcPr>
          <w:p w14:paraId="016792C5" w14:textId="77777777" w:rsidR="00591356" w:rsidRPr="005B4EC5" w:rsidRDefault="00591356" w:rsidP="001115F7">
            <w:pPr>
              <w:pStyle w:val="TabelaNAPOVED"/>
              <w:rPr>
                <w:rFonts w:asciiTheme="majorHAnsi" w:hAnsiTheme="majorHAnsi" w:cstheme="majorHAnsi"/>
                <w:bCs/>
                <w:szCs w:val="16"/>
              </w:rPr>
            </w:pPr>
            <w:r w:rsidRPr="005B4EC5">
              <w:rPr>
                <w:rFonts w:cs="Arial"/>
                <w:szCs w:val="16"/>
              </w:rPr>
              <w:t>-3,0</w:t>
            </w:r>
          </w:p>
        </w:tc>
        <w:tc>
          <w:tcPr>
            <w:tcW w:w="753" w:type="pct"/>
            <w:tcBorders>
              <w:top w:val="nil"/>
              <w:left w:val="single" w:sz="8" w:space="0" w:color="auto"/>
              <w:bottom w:val="single" w:sz="8" w:space="0" w:color="auto"/>
              <w:right w:val="single" w:sz="4" w:space="0" w:color="auto"/>
            </w:tcBorders>
            <w:shd w:val="clear" w:color="000000" w:fill="FFFFFF"/>
            <w:noWrap/>
            <w:vAlign w:val="center"/>
            <w:hideMark/>
          </w:tcPr>
          <w:p w14:paraId="7D763AB9" w14:textId="77777777" w:rsidR="00591356" w:rsidRPr="005B4EC5" w:rsidRDefault="00591356" w:rsidP="001115F7">
            <w:pPr>
              <w:pStyle w:val="TabelalevistolpecNAPOVED"/>
              <w:jc w:val="right"/>
              <w:rPr>
                <w:rFonts w:asciiTheme="majorHAnsi" w:hAnsiTheme="majorHAnsi" w:cstheme="majorHAnsi"/>
                <w:szCs w:val="16"/>
              </w:rPr>
            </w:pPr>
            <w:r w:rsidRPr="005B4EC5">
              <w:rPr>
                <w:rFonts w:cs="Arial"/>
                <w:b/>
                <w:bCs/>
                <w:color w:val="000000"/>
                <w:szCs w:val="16"/>
              </w:rPr>
              <w:t>2,9</w:t>
            </w:r>
          </w:p>
        </w:tc>
        <w:tc>
          <w:tcPr>
            <w:tcW w:w="783" w:type="pct"/>
            <w:tcBorders>
              <w:top w:val="nil"/>
              <w:left w:val="nil"/>
              <w:bottom w:val="single" w:sz="8" w:space="0" w:color="auto"/>
              <w:right w:val="single" w:sz="8" w:space="0" w:color="auto"/>
            </w:tcBorders>
            <w:shd w:val="clear" w:color="auto" w:fill="E9E9E9" w:themeFill="accent3" w:themeFillTint="33"/>
            <w:vAlign w:val="center"/>
          </w:tcPr>
          <w:p w14:paraId="3BB7BD06" w14:textId="77777777" w:rsidR="00591356" w:rsidRPr="004019BF" w:rsidRDefault="00591356" w:rsidP="001115F7">
            <w:pPr>
              <w:pStyle w:val="TabelaNAPOVED"/>
              <w:rPr>
                <w:rFonts w:asciiTheme="majorHAnsi" w:hAnsiTheme="majorHAnsi" w:cstheme="majorHAnsi"/>
                <w:b/>
                <w:bCs/>
                <w:color w:val="9E001A" w:themeColor="accent1"/>
                <w:szCs w:val="16"/>
              </w:rPr>
            </w:pPr>
            <w:r w:rsidRPr="004019BF">
              <w:rPr>
                <w:rFonts w:cs="Arial"/>
                <w:b/>
                <w:bCs/>
                <w:color w:val="9E001A" w:themeColor="accent1"/>
                <w:szCs w:val="16"/>
              </w:rPr>
              <w:t>3,8</w:t>
            </w:r>
          </w:p>
        </w:tc>
        <w:tc>
          <w:tcPr>
            <w:tcW w:w="600" w:type="pct"/>
            <w:tcBorders>
              <w:top w:val="nil"/>
              <w:left w:val="single" w:sz="8" w:space="0" w:color="auto"/>
              <w:bottom w:val="single" w:sz="8" w:space="0" w:color="auto"/>
              <w:right w:val="single" w:sz="4" w:space="0" w:color="auto"/>
            </w:tcBorders>
            <w:shd w:val="clear" w:color="000000" w:fill="FFFFFF"/>
            <w:noWrap/>
            <w:vAlign w:val="center"/>
          </w:tcPr>
          <w:p w14:paraId="12DB7144" w14:textId="77777777" w:rsidR="00591356" w:rsidRPr="005B4EC5" w:rsidRDefault="00591356" w:rsidP="001115F7">
            <w:pPr>
              <w:pStyle w:val="TabelaNAPOVED"/>
              <w:rPr>
                <w:rFonts w:asciiTheme="majorHAnsi" w:hAnsiTheme="majorHAnsi" w:cstheme="majorHAnsi"/>
                <w:szCs w:val="16"/>
              </w:rPr>
            </w:pPr>
            <w:r w:rsidRPr="005B4EC5">
              <w:rPr>
                <w:rFonts w:cs="Arial"/>
                <w:b/>
                <w:bCs/>
                <w:color w:val="000000"/>
                <w:szCs w:val="16"/>
              </w:rPr>
              <w:t>3,9</w:t>
            </w:r>
          </w:p>
        </w:tc>
        <w:tc>
          <w:tcPr>
            <w:tcW w:w="622" w:type="pct"/>
            <w:tcBorders>
              <w:top w:val="nil"/>
              <w:left w:val="nil"/>
              <w:bottom w:val="single" w:sz="8" w:space="0" w:color="auto"/>
              <w:right w:val="single" w:sz="4" w:space="0" w:color="auto"/>
            </w:tcBorders>
            <w:shd w:val="clear" w:color="auto" w:fill="E9E9E9" w:themeFill="accent3" w:themeFillTint="33"/>
            <w:noWrap/>
            <w:vAlign w:val="center"/>
            <w:hideMark/>
          </w:tcPr>
          <w:p w14:paraId="0794E844" w14:textId="77777777" w:rsidR="00591356" w:rsidRPr="004019BF" w:rsidRDefault="00591356" w:rsidP="001115F7">
            <w:pPr>
              <w:pStyle w:val="TabelaNAPOVED"/>
              <w:rPr>
                <w:rFonts w:asciiTheme="majorHAnsi" w:hAnsiTheme="majorHAnsi" w:cstheme="majorHAnsi"/>
                <w:b/>
                <w:bCs/>
                <w:color w:val="9E001A" w:themeColor="accent1"/>
                <w:szCs w:val="16"/>
              </w:rPr>
            </w:pPr>
            <w:r w:rsidRPr="004019BF">
              <w:rPr>
                <w:rFonts w:cs="Arial"/>
                <w:b/>
                <w:bCs/>
                <w:color w:val="9E001A" w:themeColor="accent1"/>
                <w:szCs w:val="16"/>
              </w:rPr>
              <w:t>2,8</w:t>
            </w:r>
          </w:p>
        </w:tc>
        <w:tc>
          <w:tcPr>
            <w:tcW w:w="782" w:type="pct"/>
            <w:tcBorders>
              <w:top w:val="single" w:sz="4" w:space="0" w:color="auto"/>
              <w:left w:val="single" w:sz="4" w:space="0" w:color="auto"/>
              <w:bottom w:val="single" w:sz="8" w:space="0" w:color="auto"/>
              <w:right w:val="nil"/>
            </w:tcBorders>
            <w:shd w:val="clear" w:color="auto" w:fill="E9E9E9" w:themeFill="accent3" w:themeFillTint="33"/>
            <w:vAlign w:val="center"/>
          </w:tcPr>
          <w:p w14:paraId="769F32C5" w14:textId="77777777" w:rsidR="00591356" w:rsidRPr="004019BF" w:rsidRDefault="00591356" w:rsidP="001115F7">
            <w:pPr>
              <w:pStyle w:val="TabelaNAPOVED"/>
              <w:rPr>
                <w:rFonts w:asciiTheme="majorHAnsi" w:hAnsiTheme="majorHAnsi" w:cstheme="majorHAnsi"/>
                <w:b/>
                <w:bCs/>
                <w:color w:val="9E001A" w:themeColor="accent1"/>
                <w:szCs w:val="16"/>
              </w:rPr>
            </w:pPr>
            <w:r w:rsidRPr="004019BF">
              <w:rPr>
                <w:rFonts w:cs="Arial"/>
                <w:b/>
                <w:bCs/>
                <w:color w:val="9E001A" w:themeColor="accent1"/>
                <w:szCs w:val="16"/>
              </w:rPr>
              <w:t>2,1</w:t>
            </w:r>
          </w:p>
        </w:tc>
      </w:tr>
    </w:tbl>
    <w:p w14:paraId="40F29985" w14:textId="763A99B3" w:rsidR="0019258C" w:rsidRPr="0019258C" w:rsidRDefault="00591356" w:rsidP="0019258C">
      <w:pPr>
        <w:pStyle w:val="VirNAPOVED"/>
      </w:pPr>
      <w:r w:rsidRPr="0030101B">
        <w:t>Vir: za leto 2020</w:t>
      </w:r>
      <w:ins w:id="26" w:author="Nataša Todorović Jemec" w:date="2021-09-14T11:16:00Z">
        <w:r w:rsidR="004A4223">
          <w:t xml:space="preserve"> </w:t>
        </w:r>
      </w:ins>
      <w:ins w:id="27" w:author="Nataša Todorović Jemec" w:date="2021-09-14T11:36:00Z">
        <w:r w:rsidR="00E57D07">
          <w:t xml:space="preserve">Eurostat </w:t>
        </w:r>
      </w:ins>
      <w:r w:rsidR="004A4223">
        <w:fldChar w:fldCharType="begin"/>
      </w:r>
      <w:r w:rsidR="00EF5A85">
        <w:instrText xml:space="preserve"> ADDIN ZOTERO_ITEM CSL_CITATION {"citationID":"etNWaeXP","properties":{"formattedCitation":"(2021)","plainCitation":"(2021)","noteIndex":0},"citationItems":[{"id":432,"uris":["http://zotero.org/groups/4141114/items/J7F5FUJF"],"uri":["http://zotero.org/groups/4141114/items/J7F5FUJF"],"itemData":{"id":432,"type":"report","event-place":"Luksemburg","genre":"Podatkovni portal","publisher":"Evropska Komisija","publisher-place":"Luksemburg","title":"Eurostat","URL":"https://ec.europa.eu/eurostat/data/database","author":[{"family":"Eurostat","given":""}],"accessed":{"date-parts":[["2021",9,13]]},"issued":{"date-parts":[["2021"]]}},"suppress-author":true}],"schema":"https://github.com/citation-style-language/schema/raw/master/csl-citation.json"} </w:instrText>
      </w:r>
      <w:r w:rsidR="004A4223">
        <w:fldChar w:fldCharType="separate"/>
      </w:r>
      <w:r w:rsidR="00E57D07" w:rsidRPr="00E57D07">
        <w:rPr>
          <w:rFonts w:cs="Arial"/>
        </w:rPr>
        <w:t>(2021)</w:t>
      </w:r>
      <w:r w:rsidR="004A4223">
        <w:fldChar w:fldCharType="end"/>
      </w:r>
      <w:del w:id="28" w:author="Nataša Todorović Jemec" w:date="2021-09-14T11:16:00Z">
        <w:r w:rsidRPr="0030101B" w:rsidDel="004A4223">
          <w:delText xml:space="preserve"> Eurostat</w:delText>
        </w:r>
      </w:del>
      <w:r w:rsidRPr="0030101B">
        <w:t xml:space="preserve">; za ostala leta </w:t>
      </w:r>
      <w:proofErr w:type="spellStart"/>
      <w:ins w:id="29" w:author="Nataša Todorović Jemec" w:date="2021-09-14T11:36:00Z">
        <w:r w:rsidR="00E57D07">
          <w:t>Consensus</w:t>
        </w:r>
        <w:proofErr w:type="spellEnd"/>
        <w:r w:rsidR="00E57D07">
          <w:t xml:space="preserve"> </w:t>
        </w:r>
        <w:proofErr w:type="spellStart"/>
        <w:r w:rsidR="00E57D07">
          <w:t>Economics</w:t>
        </w:r>
        <w:proofErr w:type="spellEnd"/>
        <w:r w:rsidR="00E57D07">
          <w:t xml:space="preserve"> </w:t>
        </w:r>
        <w:proofErr w:type="spellStart"/>
        <w:r w:rsidR="00E57D07">
          <w:t>Inc</w:t>
        </w:r>
        <w:proofErr w:type="spellEnd"/>
        <w:r w:rsidR="00E57D07">
          <w:t xml:space="preserve"> </w:t>
        </w:r>
      </w:ins>
      <w:r w:rsidR="00E57D07">
        <w:fldChar w:fldCharType="begin"/>
      </w:r>
      <w:r w:rsidR="00EF5A85">
        <w:instrText xml:space="preserve"> ADDIN ZOTERO_ITEM CSL_CITATION {"citationID":"H4vDGi8s","properties":{"formattedCitation":"(2021a, 2021b)","plainCitation":"(2021a, 2021b)","noteIndex":0},"citationItems":[{"id":438,"uris":["http://zotero.org/groups/4141114/items/APX37VIC"],"uri":["http://zotero.org/groups/4141114/items/APX37VIC"],"itemData":{"id":438,"type":"report","collection-title":"Consensus Forecasts","event-place":"London","language":"en","publisher":"Consensus Economics Inc.","publisher-place":"London","title":"Consensus Forecasts","author":[{"family":"Consensus Economics","given":""}],"issued":{"date-parts":[["2021"]],"season":"Avgust"}},"suppress-author":true},{"id":439,"uris":["http://zotero.org/groups/4141114/items/GGKUBQP2"],"uri":["http://zotero.org/groups/4141114/items/GGKUBQP2"],"itemData":{"id":439,"type":"report","collection-title":"Eastern Europe Consensus Forecasts","event-place":"London","language":"en","publisher":"Consensus Economics Inc.","publisher-place":"London","title":"Eastern Europe Consensus Forecasts","author":[{"family":"Consensus Economics","given":""}],"issued":{"date-parts":[["2021"]],"season":"Avgust"}},"suppress-author":true}],"schema":"https://github.com/citation-style-language/schema/raw/master/csl-citation.json"} </w:instrText>
      </w:r>
      <w:r w:rsidR="00E57D07">
        <w:fldChar w:fldCharType="separate"/>
      </w:r>
      <w:r w:rsidR="00031EAB" w:rsidRPr="00031EAB">
        <w:rPr>
          <w:rFonts w:cs="Arial"/>
        </w:rPr>
        <w:t>(2021a, 2021b)</w:t>
      </w:r>
      <w:r w:rsidR="00E57D07">
        <w:fldChar w:fldCharType="end"/>
      </w:r>
      <w:ins w:id="30" w:author="Nataša Todorović Jemec" w:date="2021-09-14T11:37:00Z">
        <w:r w:rsidR="00E57D07">
          <w:t xml:space="preserve">, EK </w:t>
        </w:r>
      </w:ins>
      <w:r w:rsidR="00E57D07">
        <w:fldChar w:fldCharType="begin"/>
      </w:r>
      <w:r w:rsidR="00EF5A85">
        <w:instrText xml:space="preserve"> ADDIN ZOTERO_ITEM CSL_CITATION {"citationID":"mp80qtPR","properties":{"formattedCitation":"(2021c)","plainCitation":"(2021c)","noteIndex":0},"citationItems":[{"id":425,"uris":["http://zotero.org/groups/4141114/items/FTD9TJNX"],"uri":["http://zotero.org/groups/4141114/items/FTD9TJNX"],"itemData":{"id":425,"type":"report","event-place":"Luksemburg","genre":"Institutional Paper","language":"en","number":"156","publisher":"Evropska komisija, Generalni direktorat za gospodarske in finančne zadeve","publisher-place":"Luksemburg","source":"DOI.org (CSL JSON)","title":"European economic forecast: Summer 2021 (Interim).","title-short":"European economic forecast","URL":"https://data.europa.eu/doi/10.2765/614387","author":[{"literal":"EK"}],"accessed":{"date-parts":[["2021",9,13]]},"issued":{"date-parts":[["2021"]]}},"suppress-author":true}],"schema":"https://github.com/citation-style-language/schema/raw/master/csl-citation.json"} </w:instrText>
      </w:r>
      <w:r w:rsidR="00E57D07">
        <w:fldChar w:fldCharType="separate"/>
      </w:r>
      <w:r w:rsidR="00915CA6" w:rsidRPr="00915CA6">
        <w:rPr>
          <w:rFonts w:cs="Arial"/>
        </w:rPr>
        <w:t>(2021c)</w:t>
      </w:r>
      <w:r w:rsidR="00E57D07">
        <w:fldChar w:fldCharType="end"/>
      </w:r>
      <w:ins w:id="31" w:author="Nataša Todorović Jemec" w:date="2021-09-14T11:37:00Z">
        <w:r w:rsidR="00E57D07">
          <w:t xml:space="preserve">, </w:t>
        </w:r>
        <w:proofErr w:type="spellStart"/>
        <w:r w:rsidR="00E57D07">
          <w:t>FocusEconomics</w:t>
        </w:r>
        <w:proofErr w:type="spellEnd"/>
        <w:r w:rsidR="00E57D07">
          <w:t xml:space="preserve"> </w:t>
        </w:r>
      </w:ins>
      <w:r w:rsidR="00E57D07">
        <w:fldChar w:fldCharType="begin"/>
      </w:r>
      <w:r w:rsidR="00EF5A85">
        <w:instrText xml:space="preserve"> ADDIN ZOTERO_ITEM CSL_CITATION {"citationID":"0wLoxbbR","properties":{"formattedCitation":"(2021a, 2021b)","plainCitation":"(2021a, 2021b)","noteIndex":0},"citationItems":[{"id":436,"uris":["http://zotero.org/groups/4141114/items/JYFSNF9J"],"uri":["http://zotero.org/groups/4141114/items/JYFSNF9J"],"itemData":{"id":436,"type":"report","call-number":"Focus Economics Consensus Forecast","event-place":"Barcelona","language":"en","publisher":"FocusEconomics S.L.U.","publisher-place":"Barcelona","title":"Focus Economics Consensus Forecast Euro Area, September 2021","author":[{"family":"FocusEconomics","given":""}],"issued":{"date-parts":[["2021"]]}},"suppress-author":true},{"id":441,"uris":["http://zotero.org/groups/4141114/items/YPT6UTQJ"],"uri":["http://zotero.org/groups/4141114/items/YPT6UTQJ"],"itemData":{"id":441,"type":"report","event-place":"Barcelona","language":"en","publisher":"FocusEconomics S.L.U.","publisher-place":"Barcelona","title":"Focus Economics Consensus Forecasts, Central&amp;Eastern Europe","author":[{"family":"FocusEconomics","given":""}],"issued":{"date-parts":[["2021"]]}},"suppress-author":true}],"schema":"https://github.com/citation-style-language/schema/raw/master/csl-citation.json"} </w:instrText>
      </w:r>
      <w:r w:rsidR="00E57D07">
        <w:fldChar w:fldCharType="separate"/>
      </w:r>
      <w:r w:rsidR="00E57D07" w:rsidRPr="00E57D07">
        <w:rPr>
          <w:rFonts w:cs="Arial"/>
        </w:rPr>
        <w:t>(2021a, 2021b)</w:t>
      </w:r>
      <w:r w:rsidR="00E57D07">
        <w:fldChar w:fldCharType="end"/>
      </w:r>
      <w:ins w:id="32" w:author="Nataša Todorović Jemec" w:date="2021-09-14T11:38:00Z">
        <w:r w:rsidR="00E57D07">
          <w:t xml:space="preserve">, IMF </w:t>
        </w:r>
      </w:ins>
      <w:r w:rsidR="00E57D07">
        <w:fldChar w:fldCharType="begin"/>
      </w:r>
      <w:r w:rsidR="00EF5A85">
        <w:instrText xml:space="preserve"> ADDIN ZOTERO_ITEM CSL_CITATION {"citationID":"o9Vco3yw","properties":{"formattedCitation":"(2021b)","plainCitation":"(2021b)","noteIndex":0},"citationItems":[{"id":437,"uris":["http://zotero.org/groups/4141114/items/KMMZLBBX"],"uri":["http://zotero.org/groups/4141114/items/KMMZLBBX"],"itemData":{"id":437,"type":"report","event-place":"Washington, DC","language":"en","publisher":"International Monetary Fund","publisher-place":"Washington, DC","title":"World Economic Outlook Update","URL":"https://www.imf.org/en/Publications/WEO/Issues/2021/07/27/world-economic-outlook-update-july-2021","author":[{"family":"IMF","given":""}],"issued":{"date-parts":[["2021",7]]}},"suppress-author":true}],"schema":"https://github.com/citation-style-language/schema/raw/master/csl-citation.json"} </w:instrText>
      </w:r>
      <w:r w:rsidR="00E57D07">
        <w:fldChar w:fldCharType="separate"/>
      </w:r>
      <w:r w:rsidR="00E57D07" w:rsidRPr="00E57D07">
        <w:rPr>
          <w:rFonts w:cs="Arial"/>
        </w:rPr>
        <w:t>(2021b)</w:t>
      </w:r>
      <w:r w:rsidR="00E57D07">
        <w:fldChar w:fldCharType="end"/>
      </w:r>
      <w:del w:id="33" w:author="Nataša Todorović Jemec" w:date="2021-09-14T11:38:00Z">
        <w:r w:rsidR="00BA4E6B" w:rsidDel="00E57D07">
          <w:fldChar w:fldCharType="begin"/>
        </w:r>
        <w:r w:rsidR="00BA4E6B" w:rsidDel="00E57D07">
          <w:delInstrText xml:space="preserve"> ADDIN ZOTERO_ITEM CSL_CITATION {"citationID":"wYslHagw","properties":{"formattedCitation":"(Consensus Economics Inc., 2021b, 2021a; EK, 2021b; FocusEconomics, 2021a, 2021b; IMF, 2021b)","plainCitation":"(Consensus Economics Inc., 2021b, 2021a; EK, 2021b; FocusEconomics, 2021a, 2021b; IMF, 2021b)","noteIndex":0},"citationItems":[{"id":203,"uris":["http://zotero.org/groups/4141114/items/GGKUBQP2"],"uri":["http://zotero.org/groups/4141114/items/GGKUBQP2"],"itemData":{"id":203,"type":"report","collection-title":"Eastern Europe Consensus Forecasts","event-place":"London","language":"en","publisher":"Consensus Economics Inc.","publisher-place":"London","title":"Eastern Europe Consensus Forecasts","author":[{"family":"Consensus Economics Inc.","given":""}],"issued":{"date-parts":[["2021"]],"season":"Avgust"}}},{"id":205,"uris":["http://zotero.org/groups/4141114/items/APX37VIC"],"uri":["http://zotero.org/groups/4141114/items/APX37VIC"],"itemData":{"id":205,"type":"report","collection-title":"Consensus Forecasts","event-place":"London","language":"en","publisher":"Consensus Economics Inc.","publisher-place":"London","title":"Consensus Forecasts","author":[{"family":"Consensus Economics Inc.","given":""}],"issued":{"date-parts":[["2021"]],"season":"Avgust"}}},{"id":214,"uris":["http://zotero.org/groups/4141114/items/FTD9TJNX"],"uri":["http://zotero.org/groups/4141114/items/FTD9TJNX"],"itemData":{"id":214,"type":"report","event-place":"Luksemburg","genre":"Institutional Paper","language":"en","number":"156","publisher":"Evropska komisija, Generalni direktorat za gospodarske in finančne zadeve","publisher-place":"Luksemburg","source":"DOI.org (CSL JSON)","title":"European economic forecast: Summer 2021 (Interim).","title-short":"European economic forecast","URL":"https://data.europa.eu/doi/10.2765/614387","author":[{"literal":"EK"}],"accessed":{"date-parts":[["2021",9,13]]},"issued":{"date-parts":[["2021"]]}}},{"id":194,"uris":["http://zotero.org/groups/4141114/items/JYFSNF9J"],"uri":["http://zotero.org/groups/4141114/items/JYFSNF9J"],"itemData":{"id":194,"type":"report","call-number":"Focus Economics Consensus Forecast","event-place":"Barcelona","language":"en","publisher":"FocusEconomics S.L.U.","publisher-place":"Barcelona","title":"Focus Economics Consensus Forecast Euro Area, September 2021","author":[{"family":"FocusEconomics","given":""}],"issued":{"date-parts":[["2021"]]}}},{"id":202,"uris":["http://zotero.org/groups/4141114/items/YPT6UTQJ"],"uri":["http://zotero.org/groups/4141114/items/YPT6UTQJ"],"itemData":{"id":202,"type":"report","event-place":"Barcelona","language":"en","publisher":"FocusEconomics S.L.U.","publisher-place":"Barcelona","title":"Focus Economics Consensus Forecasts, Central&amp;Eastern Europe","author":[{"family":"FocusEconomics","given":""}],"issued":{"date-parts":[["2021"]]}}},{"id":204,"uris":["http://zotero.org/groups/4141114/items/KMMZLBBX"],"uri":["http://zotero.org/groups/4141114/items/KMMZLBBX"],"itemData":{"id":204,"type":"report","event-place":"Washington, DC","language":"en","publisher":"International Monetary Fund","publisher-place":"Washington, DC","title":"World Economic Outlook Update","URL":"https://www.imf.org/en/Publications/WEO/Issues/2021/07/27/world-economic-outlook-update-july-2021","author":[{"family":"IMF","given":""}],"issued":{"date-parts":[["2021",7]]}}}],"schema":"https://github.com/citation-style-language/schema/raw/master/csl-citation.json"} </w:delInstrText>
        </w:r>
        <w:r w:rsidR="00BA4E6B" w:rsidDel="00E57D07">
          <w:fldChar w:fldCharType="separate"/>
        </w:r>
        <w:r w:rsidR="00BA4E6B" w:rsidRPr="00BA4E6B" w:rsidDel="00E57D07">
          <w:rPr>
            <w:rFonts w:cs="Arial"/>
          </w:rPr>
          <w:delText>(Consensus Economics Inc., 2021b, 2021a; EK, 2021b; FocusEconomics, 2021a, 2021b; IMF, 2021b)</w:delText>
        </w:r>
        <w:r w:rsidR="00BA4E6B" w:rsidDel="00E57D07">
          <w:fldChar w:fldCharType="end"/>
        </w:r>
      </w:del>
      <w:ins w:id="34" w:author="Nataša Todorović Jemec" w:date="2021-09-14T11:27:00Z">
        <w:r w:rsidR="00BA4E6B">
          <w:t>;</w:t>
        </w:r>
      </w:ins>
      <w:ins w:id="35" w:author="Nataša Todorović Jemec" w:date="2021-09-14T11:26:00Z">
        <w:r w:rsidR="00BA4E6B">
          <w:t xml:space="preserve"> </w:t>
        </w:r>
      </w:ins>
      <w:del w:id="36" w:author="Nataša Todorović Jemec" w:date="2021-09-14T11:25:00Z">
        <w:r w:rsidR="004A4223" w:rsidDel="00BA4E6B">
          <w:fldChar w:fldCharType="begin"/>
        </w:r>
        <w:r w:rsidR="00BA4E6B" w:rsidDel="00BA4E6B">
          <w:delInstrText xml:space="preserve"> ADDIN ZOTERO_ITEM CSL_CITATION {"citationID":"gcPdYonx","properties":{"formattedCitation":"(Consensus Economics Inc., 2021b, 2021a; EK, 2021b; FocusEconomics, 2021, 2021; IMF, 2021b)","plainCitation":"(Consensus Economics Inc., 2021b, 2021a; EK, 2021b; FocusEconomics, 2021, 2021; IMF, 2021b)","noteIndex":0},"citationItems":[{"id":203,"uris":["http://zotero.org/groups/4141114/items/GGKUBQP2"],"uri":["http://zotero.org/groups/4141114/items/GGKUBQP2"],"itemData":{"id":203,"type":"report","collection-title":"Eastern Europe Consensus Forecasts","event-place":"London","language":"en","publisher":"Consensus Economics Inc.","publisher-place":"London","title":"Eastern Europe Consensus Forecasts","author":[{"family":"Consensus Economics Inc.","given":""}],"issued":{"date-parts":[["2021"]],"season":"Avgust"}}},{"id":205,"uris":["http://zotero.org/groups/4141114/items/APX37VIC"],"uri":["http://zotero.org/groups/4141114/items/APX37VIC"],"itemData":{"id":205,"type":"report","collection-title":"Consensus Forecasts","event-place":"London","language":"en","publisher":"Consensus Economics Inc.","publisher-place":"London","title":"Consensus Forecasts","author":[{"family":"Consensus Economics Inc.","given":""}],"issued":{"date-parts":[["2021"]],"season":"Avgust"}}},{"id":214,"uris":["http://zotero.org/groups/4141114/items/FTD9TJNX"],"uri":["http://zotero.org/groups/4141114/items/FTD9TJNX"],"itemData":{"id":214,"type":"report","event-place":"Luksemburg","genre":"Institutional Paper","language":"en","number":"156","publisher":"Evropska komisija, Generalni direktorat za gospodarske in finančne zadeve","publisher-place":"Luksemburg","source":"DOI.org (CSL JSON)","title":"European economic forecast: Summer 2021 (Interim).","title-short":"European economic forecast","URL":"https://data.europa.eu/doi/10.2765/614387","author":[{"literal":"EK"}],"accessed":{"date-parts":[["2021",9,13]]},"issued":{"date-parts":[["2021"]]}}},{"id":194,"uris":["http://zotero.org/groups/4141114/items/JYFSNF9J"],"uri":["http://zotero.org/groups/4141114/items/JYFSNF9J"],"itemData":{"id":194,"type":"report","call-number":"Focus Economics Consensus Forecast","event-place":"Barcelona","language":"en","publisher":"FocusEconomics S.L.U.","publisher-place":"Barcelona","title":"Focus Economics Consensus Forecast Euro Area, September 2021","author":[{"family":"FocusEconomics","given":""}],"issued":{"date-parts":[["2021"]]}}},{"id":202,"uris":["http://zotero.org/groups/4141114/items/YPT6UTQJ"],"uri":["http://zotero.org/groups/4141114/items/YPT6UTQJ"],"itemData":{"id":202,"type":"report","event-place":"Barcelona","language":"en","publisher":"FocusEconomics S.L.U.","publisher-place":"Barcelona","title":"Focus Economics Consensus Forecasts, Central&amp;Eastern Europe","author":[{"family":"FocusEconomics","given":""}],"issued":{"date-parts":[["2021"]]}}},{"id":204,"uris":["http://zotero.org/groups/4141114/items/KMMZLBBX"],"uri":["http://zotero.org/groups/4141114/items/KMMZLBBX"],"itemData":{"id":204,"type":"report","event-place":"Washington, DC","language":"en","publisher":"International Monetary Fund","publisher-place":"Washington, DC","title":"World Economic Outlook Update","URL":"https://www.imf.org/en/Publications/WEO/Issues/2021/07/27/world-economic-outlook-update-july-2021","author":[{"family":"IMF","given":""}],"issued":{"date-parts":[["2021",7]]}}}],"schema":"https://github.com/citation-style-language/schema/raw/master/csl-citation.json"} </w:delInstrText>
        </w:r>
        <w:r w:rsidR="004A4223" w:rsidDel="00BA4E6B">
          <w:fldChar w:fldCharType="separate"/>
        </w:r>
        <w:r w:rsidR="00BA4E6B" w:rsidRPr="00BA4E6B" w:rsidDel="00BA4E6B">
          <w:rPr>
            <w:rFonts w:cs="Arial"/>
          </w:rPr>
          <w:delText>(Consensus Economics Inc., 2021b, 2021a; EK, 2021b; FocusEconomics, 2021, 2021; IMF, 2021b)</w:delText>
        </w:r>
        <w:r w:rsidR="004A4223" w:rsidDel="00BA4E6B">
          <w:fldChar w:fldCharType="end"/>
        </w:r>
      </w:del>
      <w:del w:id="37" w:author="Nataša Todorović Jemec" w:date="2021-09-14T11:18:00Z">
        <w:r w:rsidRPr="0030101B" w:rsidDel="004A4223">
          <w:delText>Consensus Forecasts, avgust 2021; Eastern Consensus Forecasts, avgust 2021; EC Summer Forecast, julij 2021; Focus Economics Consensus Forecast, Central&amp;Eastern Europe, avgust 2021; Focus Economics Consensus Forecast, Euro Area, september 2021; IMF World Economic Outlook Update, julij 2021;</w:delText>
        </w:r>
      </w:del>
      <w:del w:id="38" w:author="Nataša Todorović Jemec" w:date="2021-09-14T11:25:00Z">
        <w:r w:rsidRPr="0030101B" w:rsidDel="00BA4E6B">
          <w:delText xml:space="preserve"> </w:delText>
        </w:r>
      </w:del>
      <w:r w:rsidRPr="0030101B">
        <w:t>ocena UMAR.</w:t>
      </w:r>
    </w:p>
    <w:tbl>
      <w:tblPr>
        <w:tblStyle w:val="TableGrid"/>
        <w:tblW w:w="135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70" w:type="dxa"/>
          <w:right w:w="70" w:type="dxa"/>
        </w:tblCellMar>
        <w:tblLook w:val="04A0" w:firstRow="1" w:lastRow="0" w:firstColumn="1" w:lastColumn="0" w:noHBand="0" w:noVBand="1"/>
      </w:tblPr>
      <w:tblGrid>
        <w:gridCol w:w="4530"/>
        <w:gridCol w:w="4530"/>
        <w:gridCol w:w="4530"/>
      </w:tblGrid>
      <w:tr w:rsidR="00591356" w:rsidRPr="00767446" w14:paraId="1763CA5E" w14:textId="77777777" w:rsidTr="001115F7">
        <w:tc>
          <w:tcPr>
            <w:tcW w:w="4530" w:type="dxa"/>
          </w:tcPr>
          <w:p w14:paraId="13A4BE82" w14:textId="041B288C" w:rsidR="00591356" w:rsidRPr="004115F7" w:rsidRDefault="00591356" w:rsidP="004115F7">
            <w:pPr>
              <w:pStyle w:val="Caption"/>
            </w:pPr>
            <w:r w:rsidRPr="004115F7">
              <w:lastRenderedPageBreak/>
              <w:t xml:space="preserve">Slika </w:t>
            </w:r>
            <w:r w:rsidRPr="004115F7">
              <w:fldChar w:fldCharType="begin"/>
            </w:r>
            <w:r w:rsidRPr="004115F7">
              <w:instrText xml:space="preserve"> SEQ Slika \* ARABIC </w:instrText>
            </w:r>
            <w:r w:rsidRPr="004115F7">
              <w:fldChar w:fldCharType="separate"/>
            </w:r>
            <w:r w:rsidR="00C30FBD">
              <w:t>1</w:t>
            </w:r>
            <w:r w:rsidRPr="004115F7">
              <w:fldChar w:fldCharType="end"/>
            </w:r>
            <w:r w:rsidRPr="004115F7">
              <w:t xml:space="preserve">: Kazalniki razpoloženja v evrskem območju nakazujejo, da bo rast v tretjem četrtletju podobna kot v drugem  </w:t>
            </w:r>
          </w:p>
          <w:p w14:paraId="322D43C4" w14:textId="77777777" w:rsidR="00591356" w:rsidRPr="004115F7" w:rsidRDefault="00591356" w:rsidP="004115F7">
            <w:pPr>
              <w:pStyle w:val="Caption"/>
            </w:pPr>
          </w:p>
          <w:p w14:paraId="0D8D7512" w14:textId="77777777" w:rsidR="00591356" w:rsidRPr="004115F7" w:rsidRDefault="00591356" w:rsidP="004115F7">
            <w:pPr>
              <w:pStyle w:val="Caption"/>
            </w:pPr>
            <w:r w:rsidRPr="004115F7">
              <w:drawing>
                <wp:inline distT="0" distB="0" distL="0" distR="0" wp14:anchorId="7521135D" wp14:editId="10F0D9C3">
                  <wp:extent cx="2786380" cy="22771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86380" cy="2277110"/>
                          </a:xfrm>
                          <a:prstGeom prst="rect">
                            <a:avLst/>
                          </a:prstGeom>
                          <a:noFill/>
                          <a:ln>
                            <a:noFill/>
                          </a:ln>
                        </pic:spPr>
                      </pic:pic>
                    </a:graphicData>
                  </a:graphic>
                </wp:inline>
              </w:drawing>
            </w:r>
          </w:p>
          <w:p w14:paraId="06D0F63B" w14:textId="77777777" w:rsidR="00591356" w:rsidRPr="004115F7" w:rsidRDefault="00591356" w:rsidP="004115F7">
            <w:pPr>
              <w:pStyle w:val="Caption"/>
            </w:pPr>
          </w:p>
        </w:tc>
        <w:tc>
          <w:tcPr>
            <w:tcW w:w="4530" w:type="dxa"/>
          </w:tcPr>
          <w:p w14:paraId="1982DBE0" w14:textId="397F145E" w:rsidR="00591356" w:rsidRPr="004115F7" w:rsidRDefault="00591356" w:rsidP="004115F7">
            <w:pPr>
              <w:pStyle w:val="Caption"/>
            </w:pPr>
            <w:r w:rsidRPr="004115F7">
              <w:t xml:space="preserve">Slika </w:t>
            </w:r>
            <w:r w:rsidRPr="004115F7">
              <w:fldChar w:fldCharType="begin"/>
            </w:r>
            <w:r w:rsidRPr="004115F7">
              <w:instrText xml:space="preserve"> SEQ Slika \* ARABIC </w:instrText>
            </w:r>
            <w:r w:rsidRPr="004115F7">
              <w:fldChar w:fldCharType="separate"/>
            </w:r>
            <w:r w:rsidR="00C30FBD">
              <w:t>2</w:t>
            </w:r>
            <w:r w:rsidRPr="004115F7">
              <w:fldChar w:fldCharType="end"/>
            </w:r>
            <w:r w:rsidRPr="004115F7">
              <w:t>: Cene nafte in neenergetskih surovin</w:t>
            </w:r>
          </w:p>
          <w:p w14:paraId="4C39DAD2" w14:textId="77777777" w:rsidR="00591356" w:rsidRPr="004115F7" w:rsidRDefault="00591356" w:rsidP="004115F7">
            <w:pPr>
              <w:pStyle w:val="Caption"/>
            </w:pPr>
          </w:p>
          <w:p w14:paraId="628C77D7" w14:textId="77777777" w:rsidR="00591356" w:rsidRPr="004115F7" w:rsidRDefault="00591356" w:rsidP="004115F7">
            <w:pPr>
              <w:pStyle w:val="Caption"/>
            </w:pPr>
          </w:p>
          <w:p w14:paraId="41DE4CDF" w14:textId="77777777" w:rsidR="00591356" w:rsidRPr="004115F7" w:rsidRDefault="00591356" w:rsidP="004115F7">
            <w:pPr>
              <w:pStyle w:val="Caption"/>
            </w:pPr>
          </w:p>
          <w:p w14:paraId="0837D1B8" w14:textId="77777777" w:rsidR="00591356" w:rsidRPr="004115F7" w:rsidRDefault="00591356" w:rsidP="004115F7">
            <w:pPr>
              <w:pStyle w:val="Caption"/>
            </w:pPr>
            <w:r w:rsidRPr="004115F7">
              <w:drawing>
                <wp:inline distT="0" distB="0" distL="0" distR="0" wp14:anchorId="02DED4CD" wp14:editId="39967079">
                  <wp:extent cx="2786380" cy="22428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86380" cy="2242820"/>
                          </a:xfrm>
                          <a:prstGeom prst="rect">
                            <a:avLst/>
                          </a:prstGeom>
                          <a:noFill/>
                          <a:ln>
                            <a:noFill/>
                          </a:ln>
                        </pic:spPr>
                      </pic:pic>
                    </a:graphicData>
                  </a:graphic>
                </wp:inline>
              </w:drawing>
            </w:r>
          </w:p>
        </w:tc>
        <w:tc>
          <w:tcPr>
            <w:tcW w:w="4530" w:type="dxa"/>
          </w:tcPr>
          <w:p w14:paraId="607536FD" w14:textId="77777777" w:rsidR="00591356" w:rsidRPr="00B52E08" w:rsidRDefault="00591356" w:rsidP="001115F7">
            <w:pPr>
              <w:pStyle w:val="Caption"/>
              <w:rPr>
                <w:noProof w:val="0"/>
                <w:lang w:eastAsia="sl-SI"/>
              </w:rPr>
            </w:pPr>
          </w:p>
          <w:p w14:paraId="0BCB7C21" w14:textId="77777777" w:rsidR="00591356" w:rsidRPr="00B52E08" w:rsidRDefault="00591356" w:rsidP="00C772BD">
            <w:pPr>
              <w:pStyle w:val="Caption"/>
              <w:rPr>
                <w:lang w:eastAsia="sl-SI"/>
              </w:rPr>
            </w:pPr>
          </w:p>
          <w:p w14:paraId="1865A6E7" w14:textId="77777777" w:rsidR="00591356" w:rsidRPr="00B52E08" w:rsidRDefault="00591356" w:rsidP="001115F7">
            <w:pPr>
              <w:pStyle w:val="Caption"/>
              <w:rPr>
                <w:rFonts w:ascii="Myriad Pro" w:hAnsi="Myriad Pro"/>
                <w:noProof w:val="0"/>
                <w:lang w:eastAsia="sl-SI"/>
              </w:rPr>
            </w:pPr>
          </w:p>
          <w:p w14:paraId="0EC0A624" w14:textId="77777777" w:rsidR="00591356" w:rsidRPr="00B52E08" w:rsidRDefault="00591356" w:rsidP="001115F7">
            <w:pPr>
              <w:pStyle w:val="Caption"/>
              <w:rPr>
                <w:rFonts w:ascii="Myriad Pro" w:hAnsi="Myriad Pro"/>
                <w:noProof w:val="0"/>
                <w:lang w:eastAsia="en-GB"/>
              </w:rPr>
            </w:pPr>
          </w:p>
          <w:p w14:paraId="0FB26BBA" w14:textId="77777777" w:rsidR="00591356" w:rsidRPr="00B52E08" w:rsidRDefault="00591356" w:rsidP="00C772BD">
            <w:pPr>
              <w:pStyle w:val="Caption"/>
              <w:rPr>
                <w:lang w:eastAsia="en-GB"/>
              </w:rPr>
            </w:pPr>
          </w:p>
          <w:p w14:paraId="4ADB7E55" w14:textId="77777777" w:rsidR="00591356" w:rsidRPr="00B52E08" w:rsidRDefault="00591356" w:rsidP="00C772BD">
            <w:pPr>
              <w:pStyle w:val="Caption"/>
              <w:rPr>
                <w:lang w:eastAsia="en-GB"/>
              </w:rPr>
            </w:pPr>
          </w:p>
          <w:p w14:paraId="618A72D2" w14:textId="77777777" w:rsidR="00591356" w:rsidRPr="00B52E08" w:rsidRDefault="00591356" w:rsidP="00C772BD">
            <w:pPr>
              <w:pStyle w:val="Caption"/>
              <w:rPr>
                <w:lang w:eastAsia="en-GB"/>
              </w:rPr>
            </w:pPr>
          </w:p>
        </w:tc>
      </w:tr>
      <w:tr w:rsidR="00591356" w:rsidRPr="005B7C12" w14:paraId="6D7D4179" w14:textId="77777777" w:rsidTr="001115F7">
        <w:tblPrEx>
          <w:tblCellMar>
            <w:left w:w="108" w:type="dxa"/>
            <w:right w:w="108" w:type="dxa"/>
          </w:tblCellMar>
        </w:tblPrEx>
        <w:trPr>
          <w:gridAfter w:val="1"/>
          <w:wAfter w:w="4530" w:type="dxa"/>
        </w:trPr>
        <w:tc>
          <w:tcPr>
            <w:tcW w:w="4530" w:type="dxa"/>
          </w:tcPr>
          <w:p w14:paraId="6A573716" w14:textId="2E68D827" w:rsidR="00591356" w:rsidRPr="005B7C12" w:rsidRDefault="00591356" w:rsidP="004115F7">
            <w:pPr>
              <w:pStyle w:val="Caption"/>
            </w:pPr>
            <w:r w:rsidRPr="005B7C12">
              <w:t xml:space="preserve">Slika </w:t>
            </w:r>
            <w:r w:rsidRPr="005B7C12">
              <w:rPr>
                <w:color w:val="2B579A"/>
                <w:shd w:val="clear" w:color="auto" w:fill="E6E6E6"/>
              </w:rPr>
              <w:fldChar w:fldCharType="begin"/>
            </w:r>
            <w:r w:rsidRPr="005B7C12">
              <w:instrText xml:space="preserve"> SEQ Slika \* ARABIC </w:instrText>
            </w:r>
            <w:r w:rsidRPr="005B7C12">
              <w:rPr>
                <w:color w:val="2B579A"/>
                <w:shd w:val="clear" w:color="auto" w:fill="E6E6E6"/>
              </w:rPr>
              <w:fldChar w:fldCharType="separate"/>
            </w:r>
            <w:r w:rsidR="00C30FBD">
              <w:t>3</w:t>
            </w:r>
            <w:r w:rsidRPr="005B7C12">
              <w:rPr>
                <w:color w:val="2B579A"/>
                <w:shd w:val="clear" w:color="auto" w:fill="E6E6E6"/>
              </w:rPr>
              <w:fldChar w:fldCharType="end"/>
            </w:r>
            <w:r w:rsidRPr="005B7C12">
              <w:t>: Po lanskem globokem padcu predpostavljamo okrevanje v evrskem območju</w:t>
            </w:r>
            <w:r w:rsidR="3D1691B3">
              <w:t>, ki presega pomladanska pričakovanja</w:t>
            </w:r>
          </w:p>
          <w:p w14:paraId="2EE93703" w14:textId="77777777" w:rsidR="00591356" w:rsidRPr="005B7C12" w:rsidRDefault="00591356" w:rsidP="004115F7">
            <w:pPr>
              <w:pStyle w:val="Caption"/>
            </w:pPr>
          </w:p>
          <w:p w14:paraId="43F036C5" w14:textId="7F3B5AA5" w:rsidR="00591356" w:rsidRPr="005B7C12" w:rsidRDefault="00AA34B4" w:rsidP="004115F7">
            <w:pPr>
              <w:pStyle w:val="Caption"/>
            </w:pPr>
            <w:r w:rsidRPr="00AA34B4">
              <w:rPr>
                <w:color w:val="2B579A"/>
                <w:shd w:val="clear" w:color="auto" w:fill="E6E6E6"/>
                <w:lang w:eastAsia="sl-SI"/>
              </w:rPr>
              <w:drawing>
                <wp:inline distT="0" distB="0" distL="0" distR="0" wp14:anchorId="1168532C" wp14:editId="2138A06B">
                  <wp:extent cx="2733675" cy="22383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33675" cy="2238375"/>
                          </a:xfrm>
                          <a:prstGeom prst="rect">
                            <a:avLst/>
                          </a:prstGeom>
                          <a:noFill/>
                          <a:ln>
                            <a:noFill/>
                          </a:ln>
                        </pic:spPr>
                      </pic:pic>
                    </a:graphicData>
                  </a:graphic>
                </wp:inline>
              </w:drawing>
            </w:r>
          </w:p>
          <w:p w14:paraId="717204BF" w14:textId="77777777" w:rsidR="00591356" w:rsidRPr="005B7C12" w:rsidRDefault="00591356" w:rsidP="004115F7">
            <w:pPr>
              <w:pStyle w:val="Caption"/>
            </w:pPr>
          </w:p>
        </w:tc>
        <w:tc>
          <w:tcPr>
            <w:tcW w:w="4530" w:type="dxa"/>
          </w:tcPr>
          <w:p w14:paraId="3E2D03C8" w14:textId="1DAF8AEE" w:rsidR="00591356" w:rsidRPr="005B7C12" w:rsidRDefault="00591356" w:rsidP="004115F7">
            <w:pPr>
              <w:pStyle w:val="Caption"/>
            </w:pPr>
            <w:r w:rsidRPr="005B7C12">
              <w:t xml:space="preserve">Slika </w:t>
            </w:r>
            <w:r w:rsidRPr="005B7C12">
              <w:rPr>
                <w:color w:val="2B579A"/>
                <w:shd w:val="clear" w:color="auto" w:fill="E6E6E6"/>
              </w:rPr>
              <w:fldChar w:fldCharType="begin"/>
            </w:r>
            <w:r w:rsidRPr="005B7C12">
              <w:instrText xml:space="preserve"> SEQ Slika \* ARABIC </w:instrText>
            </w:r>
            <w:r w:rsidRPr="005B7C12">
              <w:rPr>
                <w:color w:val="2B579A"/>
                <w:shd w:val="clear" w:color="auto" w:fill="E6E6E6"/>
              </w:rPr>
              <w:fldChar w:fldCharType="separate"/>
            </w:r>
            <w:r w:rsidR="00C30FBD">
              <w:t>4</w:t>
            </w:r>
            <w:r w:rsidRPr="005B7C12">
              <w:rPr>
                <w:color w:val="2B579A"/>
                <w:shd w:val="clear" w:color="auto" w:fill="E6E6E6"/>
              </w:rPr>
              <w:fldChar w:fldCharType="end"/>
            </w:r>
            <w:r w:rsidRPr="005B7C12">
              <w:t xml:space="preserve">: Rast povpraševanja po </w:t>
            </w:r>
          </w:p>
          <w:p w14:paraId="5FF6D4D0" w14:textId="47006CBF" w:rsidR="00591356" w:rsidRPr="005B7C12" w:rsidRDefault="00591356" w:rsidP="004115F7">
            <w:pPr>
              <w:pStyle w:val="Caption"/>
            </w:pPr>
            <w:r w:rsidRPr="005B7C12">
              <w:t>slovenskem izvozu</w:t>
            </w:r>
            <w:r w:rsidR="6FC7C0F6">
              <w:t xml:space="preserve"> bo visoka</w:t>
            </w:r>
          </w:p>
          <w:p w14:paraId="1B4F2281" w14:textId="77777777" w:rsidR="00591356" w:rsidRPr="005B7C12" w:rsidRDefault="00591356" w:rsidP="004115F7">
            <w:pPr>
              <w:pStyle w:val="Caption"/>
            </w:pPr>
          </w:p>
          <w:p w14:paraId="45EB7AC4" w14:textId="77777777" w:rsidR="00591356" w:rsidRPr="005B7C12" w:rsidRDefault="00591356" w:rsidP="004115F7">
            <w:pPr>
              <w:pStyle w:val="Caption"/>
            </w:pPr>
          </w:p>
          <w:p w14:paraId="43434A85" w14:textId="77777777" w:rsidR="00BE13FB" w:rsidRPr="008D261F" w:rsidRDefault="00BE13FB" w:rsidP="004115F7">
            <w:pPr>
              <w:pStyle w:val="Caption"/>
            </w:pPr>
          </w:p>
          <w:p w14:paraId="75D18B1D" w14:textId="77777777" w:rsidR="00591356" w:rsidRPr="005B7C12" w:rsidRDefault="00591356" w:rsidP="004115F7">
            <w:pPr>
              <w:pStyle w:val="Caption"/>
            </w:pPr>
            <w:r w:rsidRPr="005B7C12">
              <w:rPr>
                <w:color w:val="2B579A"/>
                <w:shd w:val="clear" w:color="auto" w:fill="E6E6E6"/>
                <w:lang w:eastAsia="sl-SI"/>
              </w:rPr>
              <w:drawing>
                <wp:inline distT="0" distB="0" distL="0" distR="0" wp14:anchorId="4164ED10" wp14:editId="57E7591A">
                  <wp:extent cx="2734310" cy="2242820"/>
                  <wp:effectExtent l="0" t="0" r="889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34310" cy="2242820"/>
                          </a:xfrm>
                          <a:prstGeom prst="rect">
                            <a:avLst/>
                          </a:prstGeom>
                          <a:noFill/>
                          <a:ln>
                            <a:noFill/>
                          </a:ln>
                        </pic:spPr>
                      </pic:pic>
                    </a:graphicData>
                  </a:graphic>
                </wp:inline>
              </w:drawing>
            </w:r>
          </w:p>
          <w:p w14:paraId="02D2D68B" w14:textId="77777777" w:rsidR="00591356" w:rsidRPr="005B7C12" w:rsidRDefault="00591356" w:rsidP="004115F7">
            <w:pPr>
              <w:pStyle w:val="Caption"/>
            </w:pPr>
          </w:p>
        </w:tc>
      </w:tr>
    </w:tbl>
    <w:p w14:paraId="7945BAE3" w14:textId="12BF757C" w:rsidR="00591356" w:rsidRDefault="00591356" w:rsidP="00591356">
      <w:pPr>
        <w:pStyle w:val="BesediloNAPOVED"/>
      </w:pPr>
      <w:r w:rsidRPr="00321897">
        <w:rPr>
          <w:b/>
        </w:rPr>
        <w:t xml:space="preserve">V letu 2021 </w:t>
      </w:r>
      <w:r w:rsidR="14A7DAD0" w:rsidRPr="362D503D">
        <w:rPr>
          <w:b/>
          <w:bCs/>
        </w:rPr>
        <w:t>s</w:t>
      </w:r>
      <w:r w:rsidR="5FFCAEC5" w:rsidRPr="362D503D">
        <w:rPr>
          <w:b/>
          <w:bCs/>
        </w:rPr>
        <w:t>o se</w:t>
      </w:r>
      <w:r w:rsidRPr="00321897">
        <w:rPr>
          <w:b/>
        </w:rPr>
        <w:t xml:space="preserve"> </w:t>
      </w:r>
      <w:r>
        <w:rPr>
          <w:b/>
        </w:rPr>
        <w:t xml:space="preserve">izrazito </w:t>
      </w:r>
      <w:r w:rsidRPr="362D503D">
        <w:rPr>
          <w:b/>
          <w:bCs/>
        </w:rPr>
        <w:t>poviša</w:t>
      </w:r>
      <w:r w:rsidR="3D3EF56C" w:rsidRPr="362D503D">
        <w:rPr>
          <w:b/>
          <w:bCs/>
        </w:rPr>
        <w:t>le</w:t>
      </w:r>
      <w:r w:rsidRPr="362D503D">
        <w:rPr>
          <w:b/>
          <w:bCs/>
        </w:rPr>
        <w:t xml:space="preserve"> cen</w:t>
      </w:r>
      <w:r w:rsidR="6682AFFC" w:rsidRPr="362D503D">
        <w:rPr>
          <w:b/>
          <w:bCs/>
        </w:rPr>
        <w:t>e</w:t>
      </w:r>
      <w:r w:rsidRPr="362D503D">
        <w:rPr>
          <w:b/>
          <w:bCs/>
        </w:rPr>
        <w:t xml:space="preserve"> nafte </w:t>
      </w:r>
      <w:r>
        <w:rPr>
          <w:b/>
        </w:rPr>
        <w:t xml:space="preserve">Brent </w:t>
      </w:r>
      <w:r w:rsidRPr="00321897">
        <w:rPr>
          <w:b/>
        </w:rPr>
        <w:t xml:space="preserve">in </w:t>
      </w:r>
      <w:proofErr w:type="spellStart"/>
      <w:r w:rsidRPr="00321897">
        <w:rPr>
          <w:b/>
        </w:rPr>
        <w:t>neenergetskega</w:t>
      </w:r>
      <w:proofErr w:type="spellEnd"/>
      <w:r w:rsidRPr="00321897">
        <w:rPr>
          <w:b/>
        </w:rPr>
        <w:t xml:space="preserve"> blaga, v prihodnjih letih pa </w:t>
      </w:r>
      <w:r w:rsidR="6F03B394" w:rsidRPr="362D503D">
        <w:rPr>
          <w:b/>
          <w:bCs/>
        </w:rPr>
        <w:t xml:space="preserve">predpostavljamo </w:t>
      </w:r>
      <w:r w:rsidRPr="00321897">
        <w:rPr>
          <w:b/>
        </w:rPr>
        <w:t xml:space="preserve">bolj umirjena gibanja. </w:t>
      </w:r>
      <w:r w:rsidRPr="00321897">
        <w:t xml:space="preserve">Na podlagi </w:t>
      </w:r>
      <w:r>
        <w:t>tržnih pričakovanj na terminskih trgih v dvotedenskem obdobju do presečnega datuma</w:t>
      </w:r>
      <w:r w:rsidRPr="00321897">
        <w:rPr>
          <w:b/>
          <w:vertAlign w:val="superscript"/>
        </w:rPr>
        <w:footnoteReference w:id="2"/>
      </w:r>
      <w:r>
        <w:t xml:space="preserve"> </w:t>
      </w:r>
      <w:r w:rsidRPr="00321897">
        <w:t xml:space="preserve">smo za leto 2021 upoštevali tehnično predpostavko za povprečno ceno soda nafte </w:t>
      </w:r>
      <w:r w:rsidR="74835B92">
        <w:t>B</w:t>
      </w:r>
      <w:r w:rsidRPr="00321897">
        <w:t xml:space="preserve">rent v višini 68,1 USD/sod, kar glede na predhodno leto pomeni izrazito povečanje (za 63 %). To je v večji meri posledica povečanja svetovnega povpraševanja po nafti zaradi okrevanja svetovnega gospodarstva ter začasnega zmanjšanja proizvodnje nafte, za katero so se dogovorile države članice OPEC+. </w:t>
      </w:r>
      <w:r w:rsidR="2BA63E22" w:rsidRPr="00321897">
        <w:t xml:space="preserve">Tehnična predpostavka </w:t>
      </w:r>
      <w:r w:rsidR="320CD486" w:rsidRPr="00321897">
        <w:t>za</w:t>
      </w:r>
      <w:r w:rsidRPr="00321897">
        <w:t xml:space="preserve"> cen</w:t>
      </w:r>
      <w:r w:rsidR="7743A64B" w:rsidRPr="00321897">
        <w:t>o</w:t>
      </w:r>
      <w:r w:rsidRPr="00321897">
        <w:t xml:space="preserve"> nafte </w:t>
      </w:r>
      <w:r w:rsidR="00614451">
        <w:t xml:space="preserve">se do </w:t>
      </w:r>
      <w:r w:rsidR="507685F7" w:rsidRPr="00321897">
        <w:t>let</w:t>
      </w:r>
      <w:r w:rsidR="00614451">
        <w:t>a</w:t>
      </w:r>
      <w:r w:rsidR="507685F7" w:rsidRPr="00321897">
        <w:t xml:space="preserve"> 2023 </w:t>
      </w:r>
      <w:r w:rsidR="00614451">
        <w:t>zniža na</w:t>
      </w:r>
      <w:r w:rsidRPr="00321897">
        <w:t xml:space="preserve"> 64,0 USD/sod. Evrske cene nafte se bodo, upoštevajoč tehnično predpostavko tečaja evra do dolarja,</w:t>
      </w:r>
      <w:r w:rsidRPr="00321897">
        <w:rPr>
          <w:vertAlign w:val="superscript"/>
        </w:rPr>
        <w:footnoteReference w:id="3"/>
      </w:r>
      <w:r w:rsidRPr="00321897">
        <w:t xml:space="preserve"> </w:t>
      </w:r>
      <w:r>
        <w:t xml:space="preserve">letos </w:t>
      </w:r>
      <w:r w:rsidRPr="00321897">
        <w:t xml:space="preserve">povečale za 56,3 %. V letošnjem letu smo predpostavili 35-odstotno zvišanje dolarskih cen </w:t>
      </w:r>
      <w:proofErr w:type="spellStart"/>
      <w:r w:rsidRPr="00321897">
        <w:t>neenergetskih</w:t>
      </w:r>
      <w:proofErr w:type="spellEnd"/>
      <w:r w:rsidRPr="00321897">
        <w:t xml:space="preserve"> surovin, v nasledn</w:t>
      </w:r>
      <w:r>
        <w:t>jem letu stabiliz</w:t>
      </w:r>
      <w:r w:rsidR="1DA841C5">
        <w:t xml:space="preserve">acijo </w:t>
      </w:r>
      <w:r>
        <w:t>in leta 2023 zniža</w:t>
      </w:r>
      <w:r w:rsidR="0F5C1EFA">
        <w:t>nje</w:t>
      </w:r>
      <w:r>
        <w:t xml:space="preserve"> za 7 %.</w:t>
      </w:r>
    </w:p>
    <w:p w14:paraId="6E17AD8A" w14:textId="7174E1BD" w:rsidR="00591356" w:rsidRPr="00767446" w:rsidRDefault="00591356" w:rsidP="00591356">
      <w:pPr>
        <w:pStyle w:val="Caption"/>
        <w:rPr>
          <w:noProof w:val="0"/>
        </w:rPr>
      </w:pPr>
      <w:r w:rsidRPr="00041FA0">
        <w:rPr>
          <w:noProof w:val="0"/>
        </w:rPr>
        <w:lastRenderedPageBreak/>
        <w:t xml:space="preserve">Tabela </w:t>
      </w:r>
      <w:r w:rsidRPr="00041FA0">
        <w:rPr>
          <w:color w:val="2B579A"/>
          <w:shd w:val="clear" w:color="auto" w:fill="E6E6E6"/>
        </w:rPr>
        <w:fldChar w:fldCharType="begin"/>
      </w:r>
      <w:r w:rsidRPr="00041FA0">
        <w:rPr>
          <w:noProof w:val="0"/>
        </w:rPr>
        <w:instrText xml:space="preserve"> SEQ Tabela \* ARABIC </w:instrText>
      </w:r>
      <w:r w:rsidRPr="00041FA0">
        <w:rPr>
          <w:color w:val="2B579A"/>
          <w:shd w:val="clear" w:color="auto" w:fill="E6E6E6"/>
        </w:rPr>
        <w:fldChar w:fldCharType="separate"/>
      </w:r>
      <w:r w:rsidR="00C30FBD">
        <w:t>2</w:t>
      </w:r>
      <w:r w:rsidRPr="00041FA0">
        <w:rPr>
          <w:color w:val="2B579A"/>
          <w:shd w:val="clear" w:color="auto" w:fill="E6E6E6"/>
        </w:rPr>
        <w:fldChar w:fldCharType="end"/>
      </w:r>
      <w:r w:rsidRPr="00041FA0">
        <w:rPr>
          <w:noProof w:val="0"/>
        </w:rPr>
        <w:t xml:space="preserve">: Predpostavke cene nafte, </w:t>
      </w:r>
      <w:proofErr w:type="spellStart"/>
      <w:r w:rsidRPr="00041FA0">
        <w:rPr>
          <w:noProof w:val="0"/>
        </w:rPr>
        <w:t>neenergetskih</w:t>
      </w:r>
      <w:proofErr w:type="spellEnd"/>
      <w:r w:rsidRPr="00041FA0">
        <w:rPr>
          <w:noProof w:val="0"/>
        </w:rPr>
        <w:t xml:space="preserve"> surovin in tečaja USD/EUR</w:t>
      </w:r>
      <w:r w:rsidRPr="00767446">
        <w:rPr>
          <w:noProof w:val="0"/>
        </w:rPr>
        <w:t xml:space="preserve">  </w:t>
      </w:r>
    </w:p>
    <w:tbl>
      <w:tblPr>
        <w:tblW w:w="5000" w:type="pct"/>
        <w:tblBorders>
          <w:top w:val="single" w:sz="4" w:space="0" w:color="auto"/>
          <w:bottom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279"/>
        <w:gridCol w:w="591"/>
        <w:gridCol w:w="1094"/>
        <w:gridCol w:w="990"/>
        <w:gridCol w:w="1126"/>
        <w:gridCol w:w="996"/>
        <w:gridCol w:w="994"/>
      </w:tblGrid>
      <w:tr w:rsidR="00591356" w:rsidRPr="007E5B4A" w14:paraId="2BC528A3" w14:textId="77777777" w:rsidTr="001115F7">
        <w:trPr>
          <w:trHeight w:val="285"/>
        </w:trPr>
        <w:tc>
          <w:tcPr>
            <w:tcW w:w="1807" w:type="pct"/>
            <w:vMerge w:val="restart"/>
            <w:tcBorders>
              <w:top w:val="single" w:sz="4" w:space="0" w:color="auto"/>
              <w:left w:val="nil"/>
              <w:bottom w:val="single" w:sz="4" w:space="0" w:color="auto"/>
              <w:right w:val="single" w:sz="4" w:space="0" w:color="auto"/>
            </w:tcBorders>
            <w:vAlign w:val="center"/>
            <w:hideMark/>
          </w:tcPr>
          <w:p w14:paraId="1D696A0B" w14:textId="77777777" w:rsidR="00591356" w:rsidRPr="00767446" w:rsidRDefault="00591356" w:rsidP="001115F7">
            <w:pPr>
              <w:pStyle w:val="TabelalevistolpecglavaNAPOVED"/>
              <w:rPr>
                <w:szCs w:val="16"/>
              </w:rPr>
            </w:pPr>
            <w:r w:rsidRPr="00767446">
              <w:rPr>
                <w:szCs w:val="16"/>
              </w:rPr>
              <w:t> </w:t>
            </w:r>
          </w:p>
        </w:tc>
        <w:tc>
          <w:tcPr>
            <w:tcW w:w="326" w:type="pct"/>
            <w:vMerge w:val="restart"/>
            <w:shd w:val="clear" w:color="auto" w:fill="auto"/>
            <w:vAlign w:val="center"/>
            <w:hideMark/>
          </w:tcPr>
          <w:p w14:paraId="7015E98E" w14:textId="77777777" w:rsidR="00591356" w:rsidRPr="007E5B4A" w:rsidRDefault="00591356" w:rsidP="001115F7">
            <w:pPr>
              <w:pStyle w:val="TabelaglavaNAPOVED"/>
              <w:rPr>
                <w:szCs w:val="16"/>
              </w:rPr>
            </w:pPr>
            <w:r w:rsidRPr="007E5B4A">
              <w:rPr>
                <w:rFonts w:asciiTheme="majorHAnsi" w:hAnsiTheme="majorHAnsi" w:cstheme="majorHAnsi"/>
                <w:szCs w:val="16"/>
              </w:rPr>
              <w:t>2020</w:t>
            </w:r>
          </w:p>
        </w:tc>
        <w:tc>
          <w:tcPr>
            <w:tcW w:w="1149" w:type="pct"/>
            <w:gridSpan w:val="2"/>
            <w:vAlign w:val="center"/>
            <w:hideMark/>
          </w:tcPr>
          <w:p w14:paraId="13ADEA52" w14:textId="77777777" w:rsidR="00591356" w:rsidRPr="007E5B4A" w:rsidRDefault="00591356" w:rsidP="001115F7">
            <w:pPr>
              <w:pStyle w:val="TabelaglavaNAPOVED"/>
              <w:jc w:val="center"/>
              <w:rPr>
                <w:szCs w:val="16"/>
              </w:rPr>
            </w:pPr>
            <w:r w:rsidRPr="007E5B4A">
              <w:rPr>
                <w:rFonts w:asciiTheme="majorHAnsi" w:hAnsiTheme="majorHAnsi" w:cstheme="majorHAnsi"/>
                <w:szCs w:val="16"/>
              </w:rPr>
              <w:t>2021</w:t>
            </w:r>
          </w:p>
        </w:tc>
        <w:tc>
          <w:tcPr>
            <w:tcW w:w="1170" w:type="pct"/>
            <w:gridSpan w:val="2"/>
            <w:vAlign w:val="center"/>
          </w:tcPr>
          <w:p w14:paraId="1202F77A" w14:textId="77777777" w:rsidR="00591356" w:rsidRPr="007E5B4A" w:rsidRDefault="00591356" w:rsidP="001115F7">
            <w:pPr>
              <w:pStyle w:val="TabelaglavaNAPOVED"/>
              <w:jc w:val="center"/>
              <w:rPr>
                <w:szCs w:val="16"/>
              </w:rPr>
            </w:pPr>
            <w:r w:rsidRPr="007E5B4A">
              <w:rPr>
                <w:rFonts w:asciiTheme="majorHAnsi" w:hAnsiTheme="majorHAnsi" w:cstheme="majorHAnsi"/>
                <w:szCs w:val="16"/>
              </w:rPr>
              <w:t>2022</w:t>
            </w:r>
          </w:p>
        </w:tc>
        <w:tc>
          <w:tcPr>
            <w:tcW w:w="548" w:type="pct"/>
            <w:vAlign w:val="center"/>
          </w:tcPr>
          <w:p w14:paraId="16DCB2D4" w14:textId="77777777" w:rsidR="00591356" w:rsidRPr="007E5B4A" w:rsidRDefault="00591356" w:rsidP="001115F7">
            <w:pPr>
              <w:pStyle w:val="TabelaglavaNAPOVED"/>
              <w:rPr>
                <w:szCs w:val="16"/>
              </w:rPr>
            </w:pPr>
            <w:r w:rsidRPr="007E5B4A">
              <w:rPr>
                <w:rFonts w:asciiTheme="majorHAnsi" w:hAnsiTheme="majorHAnsi" w:cstheme="majorHAnsi"/>
                <w:szCs w:val="16"/>
              </w:rPr>
              <w:t>2023</w:t>
            </w:r>
          </w:p>
        </w:tc>
      </w:tr>
      <w:tr w:rsidR="00591356" w:rsidRPr="007E5B4A" w14:paraId="10F4D5A8" w14:textId="77777777" w:rsidTr="5B59F653">
        <w:trPr>
          <w:trHeight w:val="315"/>
        </w:trPr>
        <w:tc>
          <w:tcPr>
            <w:tcW w:w="1807" w:type="pct"/>
            <w:vMerge/>
            <w:vAlign w:val="center"/>
            <w:hideMark/>
          </w:tcPr>
          <w:p w14:paraId="45B4C2D7" w14:textId="77777777" w:rsidR="00591356" w:rsidRPr="007E5B4A" w:rsidRDefault="00591356" w:rsidP="001115F7">
            <w:pPr>
              <w:pStyle w:val="TabelalevistolpecNAPOVED"/>
              <w:rPr>
                <w:szCs w:val="16"/>
              </w:rPr>
            </w:pPr>
          </w:p>
        </w:tc>
        <w:tc>
          <w:tcPr>
            <w:tcW w:w="326" w:type="pct"/>
            <w:vMerge/>
            <w:vAlign w:val="center"/>
            <w:hideMark/>
          </w:tcPr>
          <w:p w14:paraId="42A392D7" w14:textId="77777777" w:rsidR="00591356" w:rsidRPr="007E5B4A" w:rsidRDefault="00591356" w:rsidP="001115F7">
            <w:pPr>
              <w:pStyle w:val="TabelaglavaNAPOVED"/>
              <w:jc w:val="center"/>
              <w:rPr>
                <w:szCs w:val="16"/>
              </w:rPr>
            </w:pPr>
          </w:p>
        </w:tc>
        <w:tc>
          <w:tcPr>
            <w:tcW w:w="603" w:type="pct"/>
            <w:shd w:val="clear" w:color="auto" w:fill="auto"/>
            <w:vAlign w:val="center"/>
            <w:hideMark/>
          </w:tcPr>
          <w:p w14:paraId="184508B1" w14:textId="77777777" w:rsidR="00591356" w:rsidRPr="007E5B4A" w:rsidRDefault="00591356" w:rsidP="001115F7">
            <w:pPr>
              <w:pStyle w:val="TabelaglavaNAPOVED"/>
              <w:rPr>
                <w:szCs w:val="16"/>
              </w:rPr>
            </w:pPr>
            <w:r w:rsidRPr="007E5B4A">
              <w:rPr>
                <w:rFonts w:asciiTheme="majorHAnsi" w:hAnsiTheme="majorHAnsi" w:cstheme="majorHAnsi"/>
                <w:szCs w:val="16"/>
              </w:rPr>
              <w:t>marec 2021</w:t>
            </w:r>
          </w:p>
        </w:tc>
        <w:tc>
          <w:tcPr>
            <w:tcW w:w="546" w:type="pct"/>
            <w:shd w:val="clear" w:color="auto" w:fill="E9E9E9" w:themeFill="accent3" w:themeFillTint="33"/>
            <w:vAlign w:val="center"/>
            <w:hideMark/>
          </w:tcPr>
          <w:p w14:paraId="2B6B25D3" w14:textId="77777777" w:rsidR="00591356" w:rsidRPr="007E5B4A" w:rsidRDefault="00591356" w:rsidP="001115F7">
            <w:pPr>
              <w:pStyle w:val="TabelaglavaNAPOVED"/>
              <w:rPr>
                <w:rFonts w:asciiTheme="majorHAnsi" w:hAnsiTheme="majorHAnsi" w:cstheme="majorHAnsi"/>
                <w:color w:val="9E001A" w:themeColor="accent1"/>
                <w:szCs w:val="16"/>
              </w:rPr>
            </w:pPr>
            <w:r w:rsidRPr="007E5B4A">
              <w:rPr>
                <w:rFonts w:asciiTheme="majorHAnsi" w:hAnsiTheme="majorHAnsi" w:cstheme="majorHAnsi"/>
                <w:color w:val="9E001A" w:themeColor="accent1"/>
                <w:szCs w:val="16"/>
              </w:rPr>
              <w:t>september</w:t>
            </w:r>
          </w:p>
          <w:p w14:paraId="4896D9FB" w14:textId="77777777" w:rsidR="00591356" w:rsidRPr="007E5B4A" w:rsidRDefault="00591356" w:rsidP="001115F7">
            <w:pPr>
              <w:pStyle w:val="TabelaglavaNAPOVED"/>
              <w:rPr>
                <w:color w:val="9E001A" w:themeColor="accent1"/>
                <w:szCs w:val="16"/>
              </w:rPr>
            </w:pPr>
            <w:r w:rsidRPr="007E5B4A">
              <w:rPr>
                <w:rFonts w:asciiTheme="majorHAnsi" w:hAnsiTheme="majorHAnsi" w:cstheme="majorHAnsi"/>
                <w:color w:val="9E001A" w:themeColor="accent1"/>
                <w:szCs w:val="16"/>
              </w:rPr>
              <w:t>2021</w:t>
            </w:r>
          </w:p>
        </w:tc>
        <w:tc>
          <w:tcPr>
            <w:tcW w:w="621" w:type="pct"/>
            <w:shd w:val="clear" w:color="auto" w:fill="auto"/>
            <w:vAlign w:val="center"/>
            <w:hideMark/>
          </w:tcPr>
          <w:p w14:paraId="5E355337" w14:textId="77777777" w:rsidR="00591356" w:rsidRPr="007E5B4A" w:rsidRDefault="00591356" w:rsidP="001115F7">
            <w:pPr>
              <w:pStyle w:val="TabelaglavaNAPOVED"/>
              <w:rPr>
                <w:szCs w:val="16"/>
              </w:rPr>
            </w:pPr>
            <w:r w:rsidRPr="007E5B4A">
              <w:rPr>
                <w:rFonts w:asciiTheme="majorHAnsi" w:hAnsiTheme="majorHAnsi" w:cstheme="majorHAnsi"/>
                <w:szCs w:val="16"/>
              </w:rPr>
              <w:t>marec 2021</w:t>
            </w:r>
          </w:p>
        </w:tc>
        <w:tc>
          <w:tcPr>
            <w:tcW w:w="549" w:type="pct"/>
            <w:shd w:val="clear" w:color="auto" w:fill="E9E9E9" w:themeFill="accent3" w:themeFillTint="33"/>
            <w:vAlign w:val="center"/>
            <w:hideMark/>
          </w:tcPr>
          <w:p w14:paraId="3EC64770" w14:textId="77777777" w:rsidR="00591356" w:rsidRPr="007E5B4A" w:rsidRDefault="00591356" w:rsidP="001115F7">
            <w:pPr>
              <w:pStyle w:val="TabelaglavaNAPOVED"/>
              <w:rPr>
                <w:rFonts w:asciiTheme="majorHAnsi" w:hAnsiTheme="majorHAnsi" w:cstheme="majorHAnsi"/>
                <w:color w:val="9E001A" w:themeColor="accent1"/>
                <w:szCs w:val="16"/>
              </w:rPr>
            </w:pPr>
            <w:r w:rsidRPr="007E5B4A">
              <w:rPr>
                <w:rFonts w:asciiTheme="majorHAnsi" w:hAnsiTheme="majorHAnsi" w:cstheme="majorHAnsi"/>
                <w:color w:val="9E001A" w:themeColor="accent1"/>
                <w:szCs w:val="16"/>
              </w:rPr>
              <w:t>september</w:t>
            </w:r>
          </w:p>
          <w:p w14:paraId="57AF6116" w14:textId="77777777" w:rsidR="00591356" w:rsidRPr="007E5B4A" w:rsidRDefault="00591356" w:rsidP="001115F7">
            <w:pPr>
              <w:pStyle w:val="TabelaglavaNAPOVED"/>
              <w:rPr>
                <w:color w:val="9E001A" w:themeColor="accent1"/>
                <w:szCs w:val="16"/>
              </w:rPr>
            </w:pPr>
            <w:r w:rsidRPr="007E5B4A">
              <w:rPr>
                <w:rFonts w:asciiTheme="majorHAnsi" w:hAnsiTheme="majorHAnsi" w:cstheme="majorHAnsi"/>
                <w:color w:val="9E001A" w:themeColor="accent1"/>
                <w:szCs w:val="16"/>
              </w:rPr>
              <w:t>2021</w:t>
            </w:r>
          </w:p>
        </w:tc>
        <w:tc>
          <w:tcPr>
            <w:tcW w:w="548" w:type="pct"/>
            <w:tcBorders>
              <w:bottom w:val="single" w:sz="4" w:space="0" w:color="auto"/>
            </w:tcBorders>
            <w:shd w:val="clear" w:color="auto" w:fill="E9E9E9" w:themeFill="accent3" w:themeFillTint="33"/>
            <w:vAlign w:val="center"/>
          </w:tcPr>
          <w:p w14:paraId="7E2C7B2E" w14:textId="77777777" w:rsidR="00591356" w:rsidRPr="007E5B4A" w:rsidRDefault="00591356" w:rsidP="001115F7">
            <w:pPr>
              <w:pStyle w:val="TabelaglavaNAPOVED"/>
              <w:rPr>
                <w:rFonts w:asciiTheme="majorHAnsi" w:hAnsiTheme="majorHAnsi" w:cstheme="majorHAnsi"/>
                <w:color w:val="9E001A" w:themeColor="accent1"/>
                <w:szCs w:val="16"/>
              </w:rPr>
            </w:pPr>
            <w:r w:rsidRPr="007E5B4A">
              <w:rPr>
                <w:rFonts w:asciiTheme="majorHAnsi" w:hAnsiTheme="majorHAnsi" w:cstheme="majorHAnsi"/>
                <w:color w:val="9E001A" w:themeColor="accent1"/>
                <w:szCs w:val="16"/>
              </w:rPr>
              <w:t>september</w:t>
            </w:r>
          </w:p>
          <w:p w14:paraId="0B7E8D06" w14:textId="77777777" w:rsidR="00591356" w:rsidRPr="007E5B4A" w:rsidRDefault="00591356" w:rsidP="001115F7">
            <w:pPr>
              <w:pStyle w:val="TabelaglavaNAPOVED"/>
              <w:rPr>
                <w:szCs w:val="16"/>
              </w:rPr>
            </w:pPr>
            <w:r w:rsidRPr="007E5B4A">
              <w:rPr>
                <w:rFonts w:asciiTheme="majorHAnsi" w:hAnsiTheme="majorHAnsi" w:cstheme="majorHAnsi"/>
                <w:color w:val="9E001A" w:themeColor="accent1"/>
                <w:szCs w:val="16"/>
              </w:rPr>
              <w:t>2021</w:t>
            </w:r>
          </w:p>
        </w:tc>
      </w:tr>
      <w:tr w:rsidR="00591356" w:rsidRPr="007E5B4A" w14:paraId="7E3FAD8C" w14:textId="77777777" w:rsidTr="001115F7">
        <w:trPr>
          <w:trHeight w:val="285"/>
        </w:trPr>
        <w:tc>
          <w:tcPr>
            <w:tcW w:w="1807" w:type="pct"/>
            <w:tcBorders>
              <w:top w:val="single" w:sz="4" w:space="0" w:color="auto"/>
              <w:left w:val="nil"/>
              <w:bottom w:val="single" w:sz="4" w:space="0" w:color="auto"/>
              <w:right w:val="single" w:sz="4" w:space="0" w:color="auto"/>
            </w:tcBorders>
            <w:noWrap/>
            <w:vAlign w:val="center"/>
            <w:hideMark/>
          </w:tcPr>
          <w:p w14:paraId="1BB54388" w14:textId="560AC447" w:rsidR="00591356" w:rsidRPr="007E5B4A" w:rsidRDefault="00591356" w:rsidP="001115F7">
            <w:pPr>
              <w:pStyle w:val="TabelalevistolpecNAPOVED"/>
            </w:pPr>
            <w:r>
              <w:t xml:space="preserve">Cene nafte </w:t>
            </w:r>
            <w:r w:rsidR="3C97F9F9">
              <w:t>B</w:t>
            </w:r>
            <w:r>
              <w:t>rent, v USD</w:t>
            </w:r>
          </w:p>
        </w:tc>
        <w:tc>
          <w:tcPr>
            <w:tcW w:w="326" w:type="pct"/>
            <w:tcBorders>
              <w:top w:val="nil"/>
              <w:left w:val="single" w:sz="8" w:space="0" w:color="auto"/>
              <w:bottom w:val="single" w:sz="4" w:space="0" w:color="auto"/>
              <w:right w:val="single" w:sz="8" w:space="0" w:color="auto"/>
            </w:tcBorders>
            <w:shd w:val="clear" w:color="auto" w:fill="auto"/>
            <w:noWrap/>
            <w:vAlign w:val="center"/>
            <w:hideMark/>
          </w:tcPr>
          <w:p w14:paraId="13EC8669" w14:textId="77777777" w:rsidR="00591356" w:rsidRPr="007E5B4A" w:rsidRDefault="00591356" w:rsidP="001115F7">
            <w:pPr>
              <w:pStyle w:val="TabelaNAPOVED"/>
              <w:rPr>
                <w:szCs w:val="16"/>
              </w:rPr>
            </w:pPr>
            <w:r w:rsidRPr="007E5B4A">
              <w:rPr>
                <w:rFonts w:cs="Arial"/>
                <w:color w:val="000000"/>
                <w:szCs w:val="16"/>
              </w:rPr>
              <w:t>41,8</w:t>
            </w:r>
          </w:p>
        </w:tc>
        <w:tc>
          <w:tcPr>
            <w:tcW w:w="603" w:type="pct"/>
            <w:tcBorders>
              <w:top w:val="nil"/>
              <w:left w:val="nil"/>
              <w:bottom w:val="single" w:sz="4" w:space="0" w:color="auto"/>
              <w:right w:val="single" w:sz="4" w:space="0" w:color="auto"/>
            </w:tcBorders>
            <w:shd w:val="clear" w:color="auto" w:fill="auto"/>
            <w:noWrap/>
            <w:vAlign w:val="center"/>
            <w:hideMark/>
          </w:tcPr>
          <w:p w14:paraId="73ED20FD" w14:textId="77777777" w:rsidR="00591356" w:rsidRPr="007E5B4A" w:rsidRDefault="00591356" w:rsidP="001115F7">
            <w:pPr>
              <w:pStyle w:val="TabelaNAPOVED"/>
              <w:rPr>
                <w:szCs w:val="16"/>
              </w:rPr>
            </w:pPr>
            <w:r w:rsidRPr="005D3DEF">
              <w:t>58,6</w:t>
            </w:r>
          </w:p>
        </w:tc>
        <w:tc>
          <w:tcPr>
            <w:tcW w:w="546" w:type="pct"/>
            <w:tcBorders>
              <w:top w:val="nil"/>
              <w:left w:val="single" w:sz="4" w:space="0" w:color="auto"/>
              <w:bottom w:val="single" w:sz="4" w:space="0" w:color="auto"/>
              <w:right w:val="single" w:sz="8" w:space="0" w:color="auto"/>
            </w:tcBorders>
            <w:shd w:val="clear" w:color="auto" w:fill="E9E9E9" w:themeFill="accent3" w:themeFillTint="33"/>
            <w:vAlign w:val="center"/>
            <w:hideMark/>
          </w:tcPr>
          <w:p w14:paraId="6B17889D" w14:textId="77777777" w:rsidR="00591356" w:rsidRPr="001E3D8C" w:rsidRDefault="00591356" w:rsidP="001115F7">
            <w:pPr>
              <w:pStyle w:val="TabelaNAPOVED"/>
              <w:rPr>
                <w:b/>
                <w:bCs/>
                <w:color w:val="9E001A" w:themeColor="accent1"/>
                <w:szCs w:val="16"/>
              </w:rPr>
            </w:pPr>
            <w:r w:rsidRPr="000C4D6E">
              <w:rPr>
                <w:b/>
                <w:color w:val="9E001A" w:themeColor="accent1"/>
              </w:rPr>
              <w:t>68,1</w:t>
            </w:r>
          </w:p>
        </w:tc>
        <w:tc>
          <w:tcPr>
            <w:tcW w:w="621" w:type="pct"/>
            <w:tcBorders>
              <w:top w:val="nil"/>
              <w:left w:val="single" w:sz="8" w:space="0" w:color="auto"/>
              <w:bottom w:val="single" w:sz="4" w:space="0" w:color="auto"/>
              <w:right w:val="single" w:sz="4" w:space="0" w:color="auto"/>
            </w:tcBorders>
            <w:shd w:val="clear" w:color="auto" w:fill="auto"/>
            <w:noWrap/>
            <w:vAlign w:val="center"/>
            <w:hideMark/>
          </w:tcPr>
          <w:p w14:paraId="00E0CEDF" w14:textId="77777777" w:rsidR="00591356" w:rsidRPr="007E5B4A" w:rsidRDefault="00591356" w:rsidP="001115F7">
            <w:pPr>
              <w:pStyle w:val="TabelaNAPOVED"/>
              <w:rPr>
                <w:szCs w:val="16"/>
              </w:rPr>
            </w:pPr>
            <w:r w:rsidRPr="005D3DEF">
              <w:t>55,3</w:t>
            </w:r>
          </w:p>
        </w:tc>
        <w:tc>
          <w:tcPr>
            <w:tcW w:w="549" w:type="pct"/>
            <w:tcBorders>
              <w:top w:val="nil"/>
              <w:left w:val="single" w:sz="4" w:space="0" w:color="auto"/>
              <w:bottom w:val="single" w:sz="4" w:space="0" w:color="auto"/>
              <w:right w:val="single" w:sz="4" w:space="0" w:color="auto"/>
            </w:tcBorders>
            <w:shd w:val="clear" w:color="auto" w:fill="E9E9E9" w:themeFill="accent3" w:themeFillTint="33"/>
            <w:noWrap/>
            <w:vAlign w:val="center"/>
            <w:hideMark/>
          </w:tcPr>
          <w:p w14:paraId="4B6D00C6" w14:textId="77777777" w:rsidR="00591356" w:rsidRPr="001E3D8C" w:rsidRDefault="00591356" w:rsidP="001115F7">
            <w:pPr>
              <w:pStyle w:val="TabelaNAPOVED"/>
              <w:rPr>
                <w:b/>
                <w:bCs/>
                <w:color w:val="9E001A" w:themeColor="accent1"/>
                <w:szCs w:val="16"/>
              </w:rPr>
            </w:pPr>
            <w:r w:rsidRPr="000C4D6E">
              <w:rPr>
                <w:b/>
                <w:color w:val="9E001A" w:themeColor="accent1"/>
              </w:rPr>
              <w:t>67,3</w:t>
            </w:r>
          </w:p>
        </w:tc>
        <w:tc>
          <w:tcPr>
            <w:tcW w:w="548" w:type="pct"/>
            <w:tcBorders>
              <w:top w:val="single" w:sz="4" w:space="0" w:color="auto"/>
              <w:left w:val="single" w:sz="4" w:space="0" w:color="auto"/>
              <w:bottom w:val="single" w:sz="4" w:space="0" w:color="auto"/>
              <w:right w:val="nil"/>
            </w:tcBorders>
            <w:shd w:val="clear" w:color="auto" w:fill="E9E9E9" w:themeFill="accent3" w:themeFillTint="33"/>
            <w:vAlign w:val="center"/>
          </w:tcPr>
          <w:p w14:paraId="2FC39BE0" w14:textId="77777777" w:rsidR="00591356" w:rsidRPr="000C4D6E" w:rsidRDefault="00591356" w:rsidP="001115F7">
            <w:pPr>
              <w:pStyle w:val="TabelaNAPOVED"/>
              <w:rPr>
                <w:b/>
                <w:bCs/>
                <w:color w:val="9E001A" w:themeColor="accent1"/>
                <w:szCs w:val="16"/>
              </w:rPr>
            </w:pPr>
            <w:r w:rsidRPr="000C4D6E">
              <w:rPr>
                <w:b/>
                <w:color w:val="9E001A" w:themeColor="accent1"/>
              </w:rPr>
              <w:t>64,0</w:t>
            </w:r>
          </w:p>
        </w:tc>
      </w:tr>
      <w:tr w:rsidR="00591356" w:rsidRPr="007E5B4A" w14:paraId="1BCA0223" w14:textId="77777777" w:rsidTr="001115F7">
        <w:trPr>
          <w:trHeight w:val="285"/>
        </w:trPr>
        <w:tc>
          <w:tcPr>
            <w:tcW w:w="1807" w:type="pct"/>
            <w:tcBorders>
              <w:top w:val="single" w:sz="4" w:space="0" w:color="auto"/>
              <w:left w:val="nil"/>
              <w:bottom w:val="single" w:sz="4" w:space="0" w:color="auto"/>
              <w:right w:val="single" w:sz="4" w:space="0" w:color="auto"/>
            </w:tcBorders>
            <w:noWrap/>
            <w:vAlign w:val="center"/>
            <w:hideMark/>
          </w:tcPr>
          <w:p w14:paraId="6BF1D782" w14:textId="7618B467" w:rsidR="00591356" w:rsidRPr="007E5B4A" w:rsidRDefault="00591356" w:rsidP="001115F7">
            <w:pPr>
              <w:pStyle w:val="TabelalevistolpecNAPOVED"/>
            </w:pPr>
            <w:r>
              <w:t xml:space="preserve">Cene nafte </w:t>
            </w:r>
            <w:r w:rsidR="7958A7A1">
              <w:t>B</w:t>
            </w:r>
            <w:r>
              <w:t>rent, v EUR</w:t>
            </w:r>
          </w:p>
        </w:tc>
        <w:tc>
          <w:tcPr>
            <w:tcW w:w="326" w:type="pct"/>
            <w:tcBorders>
              <w:top w:val="nil"/>
              <w:left w:val="single" w:sz="8" w:space="0" w:color="auto"/>
              <w:bottom w:val="single" w:sz="4" w:space="0" w:color="auto"/>
              <w:right w:val="single" w:sz="8" w:space="0" w:color="auto"/>
            </w:tcBorders>
            <w:shd w:val="clear" w:color="auto" w:fill="auto"/>
            <w:noWrap/>
            <w:vAlign w:val="center"/>
            <w:hideMark/>
          </w:tcPr>
          <w:p w14:paraId="37E5759C" w14:textId="77777777" w:rsidR="00591356" w:rsidRPr="007E5B4A" w:rsidRDefault="00591356" w:rsidP="001115F7">
            <w:pPr>
              <w:pStyle w:val="TabelaNAPOVED"/>
              <w:rPr>
                <w:szCs w:val="16"/>
              </w:rPr>
            </w:pPr>
            <w:r w:rsidRPr="007E5B4A">
              <w:rPr>
                <w:rFonts w:cs="Arial"/>
                <w:color w:val="000000"/>
                <w:szCs w:val="16"/>
              </w:rPr>
              <w:t>36,6</w:t>
            </w:r>
          </w:p>
        </w:tc>
        <w:tc>
          <w:tcPr>
            <w:tcW w:w="603" w:type="pct"/>
            <w:tcBorders>
              <w:top w:val="nil"/>
              <w:left w:val="nil"/>
              <w:bottom w:val="single" w:sz="4" w:space="0" w:color="auto"/>
              <w:right w:val="single" w:sz="4" w:space="0" w:color="auto"/>
            </w:tcBorders>
            <w:shd w:val="clear" w:color="auto" w:fill="auto"/>
            <w:noWrap/>
            <w:vAlign w:val="center"/>
            <w:hideMark/>
          </w:tcPr>
          <w:p w14:paraId="78DDC459" w14:textId="77777777" w:rsidR="00591356" w:rsidRPr="007E5B4A" w:rsidRDefault="00591356" w:rsidP="001115F7">
            <w:pPr>
              <w:pStyle w:val="TabelaNAPOVED"/>
              <w:rPr>
                <w:szCs w:val="16"/>
              </w:rPr>
            </w:pPr>
            <w:r w:rsidRPr="005D3DEF">
              <w:t>48,5</w:t>
            </w:r>
          </w:p>
        </w:tc>
        <w:tc>
          <w:tcPr>
            <w:tcW w:w="546" w:type="pct"/>
            <w:tcBorders>
              <w:top w:val="nil"/>
              <w:left w:val="single" w:sz="4" w:space="0" w:color="auto"/>
              <w:bottom w:val="single" w:sz="4" w:space="0" w:color="auto"/>
              <w:right w:val="single" w:sz="8" w:space="0" w:color="auto"/>
            </w:tcBorders>
            <w:shd w:val="clear" w:color="auto" w:fill="E9E9E9" w:themeFill="accent3" w:themeFillTint="33"/>
            <w:vAlign w:val="center"/>
            <w:hideMark/>
          </w:tcPr>
          <w:p w14:paraId="6EC29300" w14:textId="77777777" w:rsidR="00591356" w:rsidRPr="001E3D8C" w:rsidRDefault="00591356" w:rsidP="001115F7">
            <w:pPr>
              <w:pStyle w:val="TabelaNAPOVED"/>
              <w:rPr>
                <w:b/>
                <w:bCs/>
                <w:color w:val="9E001A" w:themeColor="accent1"/>
                <w:szCs w:val="16"/>
              </w:rPr>
            </w:pPr>
            <w:r w:rsidRPr="000C4D6E">
              <w:rPr>
                <w:b/>
                <w:color w:val="9E001A" w:themeColor="accent1"/>
              </w:rPr>
              <w:t>57,2</w:t>
            </w:r>
          </w:p>
        </w:tc>
        <w:tc>
          <w:tcPr>
            <w:tcW w:w="621" w:type="pct"/>
            <w:tcBorders>
              <w:top w:val="nil"/>
              <w:left w:val="single" w:sz="8" w:space="0" w:color="auto"/>
              <w:bottom w:val="single" w:sz="4" w:space="0" w:color="auto"/>
              <w:right w:val="single" w:sz="4" w:space="0" w:color="auto"/>
            </w:tcBorders>
            <w:shd w:val="clear" w:color="auto" w:fill="auto"/>
            <w:noWrap/>
            <w:vAlign w:val="center"/>
            <w:hideMark/>
          </w:tcPr>
          <w:p w14:paraId="398E4CD4" w14:textId="77777777" w:rsidR="00591356" w:rsidRPr="007E5B4A" w:rsidRDefault="00591356" w:rsidP="001115F7">
            <w:pPr>
              <w:pStyle w:val="TabelaNAPOVED"/>
              <w:rPr>
                <w:szCs w:val="16"/>
              </w:rPr>
            </w:pPr>
            <w:r w:rsidRPr="005D3DEF">
              <w:t>45,8</w:t>
            </w:r>
          </w:p>
        </w:tc>
        <w:tc>
          <w:tcPr>
            <w:tcW w:w="549" w:type="pct"/>
            <w:tcBorders>
              <w:top w:val="nil"/>
              <w:left w:val="single" w:sz="4" w:space="0" w:color="auto"/>
              <w:bottom w:val="single" w:sz="4" w:space="0" w:color="auto"/>
              <w:right w:val="single" w:sz="4" w:space="0" w:color="auto"/>
            </w:tcBorders>
            <w:shd w:val="clear" w:color="auto" w:fill="E9E9E9" w:themeFill="accent3" w:themeFillTint="33"/>
            <w:noWrap/>
            <w:vAlign w:val="center"/>
            <w:hideMark/>
          </w:tcPr>
          <w:p w14:paraId="2326352A" w14:textId="77777777" w:rsidR="00591356" w:rsidRPr="001E3D8C" w:rsidRDefault="00591356" w:rsidP="001115F7">
            <w:pPr>
              <w:pStyle w:val="TabelaNAPOVED"/>
              <w:rPr>
                <w:b/>
                <w:bCs/>
                <w:color w:val="9E001A" w:themeColor="accent1"/>
                <w:szCs w:val="16"/>
              </w:rPr>
            </w:pPr>
            <w:r w:rsidRPr="000C4D6E">
              <w:rPr>
                <w:b/>
                <w:color w:val="9E001A" w:themeColor="accent1"/>
              </w:rPr>
              <w:t>57,1</w:t>
            </w:r>
          </w:p>
        </w:tc>
        <w:tc>
          <w:tcPr>
            <w:tcW w:w="548" w:type="pct"/>
            <w:tcBorders>
              <w:top w:val="single" w:sz="4" w:space="0" w:color="auto"/>
              <w:left w:val="single" w:sz="4" w:space="0" w:color="auto"/>
              <w:bottom w:val="single" w:sz="4" w:space="0" w:color="auto"/>
              <w:right w:val="nil"/>
            </w:tcBorders>
            <w:shd w:val="clear" w:color="auto" w:fill="E9E9E9" w:themeFill="accent3" w:themeFillTint="33"/>
            <w:vAlign w:val="center"/>
          </w:tcPr>
          <w:p w14:paraId="0BD23F10" w14:textId="77777777" w:rsidR="00591356" w:rsidRPr="000C4D6E" w:rsidRDefault="00591356" w:rsidP="001115F7">
            <w:pPr>
              <w:pStyle w:val="TabelaNAPOVED"/>
              <w:rPr>
                <w:b/>
                <w:bCs/>
                <w:color w:val="9E001A" w:themeColor="accent1"/>
                <w:szCs w:val="16"/>
              </w:rPr>
            </w:pPr>
            <w:r w:rsidRPr="000C4D6E">
              <w:rPr>
                <w:b/>
                <w:color w:val="9E001A" w:themeColor="accent1"/>
              </w:rPr>
              <w:t>54,3</w:t>
            </w:r>
          </w:p>
        </w:tc>
      </w:tr>
      <w:tr w:rsidR="00591356" w:rsidRPr="007E5B4A" w14:paraId="6CF8E331" w14:textId="77777777" w:rsidTr="001115F7">
        <w:trPr>
          <w:trHeight w:val="285"/>
        </w:trPr>
        <w:tc>
          <w:tcPr>
            <w:tcW w:w="1807" w:type="pct"/>
            <w:tcBorders>
              <w:top w:val="single" w:sz="4" w:space="0" w:color="auto"/>
              <w:left w:val="nil"/>
              <w:bottom w:val="single" w:sz="4" w:space="0" w:color="auto"/>
              <w:right w:val="single" w:sz="4" w:space="0" w:color="auto"/>
            </w:tcBorders>
            <w:noWrap/>
            <w:vAlign w:val="center"/>
            <w:hideMark/>
          </w:tcPr>
          <w:p w14:paraId="2FC0AA78" w14:textId="77777777" w:rsidR="00591356" w:rsidRPr="007E5B4A" w:rsidRDefault="00591356" w:rsidP="001115F7">
            <w:pPr>
              <w:pStyle w:val="TabelalevistolpecNAPOVED"/>
              <w:rPr>
                <w:szCs w:val="16"/>
              </w:rPr>
            </w:pPr>
            <w:r w:rsidRPr="007E5B4A">
              <w:rPr>
                <w:szCs w:val="16"/>
              </w:rPr>
              <w:t xml:space="preserve">Cene </w:t>
            </w:r>
            <w:proofErr w:type="spellStart"/>
            <w:r w:rsidRPr="007E5B4A">
              <w:rPr>
                <w:szCs w:val="16"/>
              </w:rPr>
              <w:t>neenergetskih</w:t>
            </w:r>
            <w:proofErr w:type="spellEnd"/>
            <w:r w:rsidRPr="007E5B4A">
              <w:rPr>
                <w:szCs w:val="16"/>
              </w:rPr>
              <w:t xml:space="preserve"> surovin, v USD, rast*</w:t>
            </w:r>
          </w:p>
        </w:tc>
        <w:tc>
          <w:tcPr>
            <w:tcW w:w="326" w:type="pct"/>
            <w:tcBorders>
              <w:top w:val="nil"/>
              <w:left w:val="single" w:sz="8" w:space="0" w:color="auto"/>
              <w:bottom w:val="single" w:sz="4" w:space="0" w:color="auto"/>
              <w:right w:val="single" w:sz="8" w:space="0" w:color="auto"/>
            </w:tcBorders>
            <w:shd w:val="clear" w:color="auto" w:fill="auto"/>
            <w:noWrap/>
            <w:vAlign w:val="center"/>
            <w:hideMark/>
          </w:tcPr>
          <w:p w14:paraId="0D588873" w14:textId="77777777" w:rsidR="00591356" w:rsidRPr="007E5B4A" w:rsidRDefault="00591356" w:rsidP="001115F7">
            <w:pPr>
              <w:pStyle w:val="TabelaNAPOVED"/>
              <w:rPr>
                <w:szCs w:val="16"/>
              </w:rPr>
            </w:pPr>
            <w:r w:rsidRPr="007E5B4A">
              <w:rPr>
                <w:rFonts w:cs="Arial"/>
                <w:color w:val="000000"/>
                <w:szCs w:val="16"/>
              </w:rPr>
              <w:t>3,6</w:t>
            </w:r>
          </w:p>
        </w:tc>
        <w:tc>
          <w:tcPr>
            <w:tcW w:w="603" w:type="pct"/>
            <w:tcBorders>
              <w:top w:val="nil"/>
              <w:left w:val="nil"/>
              <w:bottom w:val="single" w:sz="4" w:space="0" w:color="auto"/>
              <w:right w:val="single" w:sz="4" w:space="0" w:color="auto"/>
            </w:tcBorders>
            <w:shd w:val="clear" w:color="auto" w:fill="auto"/>
            <w:noWrap/>
            <w:vAlign w:val="center"/>
            <w:hideMark/>
          </w:tcPr>
          <w:p w14:paraId="187768DD" w14:textId="77777777" w:rsidR="00591356" w:rsidRPr="007E5B4A" w:rsidRDefault="00591356" w:rsidP="001115F7">
            <w:pPr>
              <w:pStyle w:val="TabelaNAPOVED"/>
              <w:rPr>
                <w:szCs w:val="16"/>
              </w:rPr>
            </w:pPr>
            <w:r w:rsidRPr="005D3DEF">
              <w:t>10,0</w:t>
            </w:r>
          </w:p>
        </w:tc>
        <w:tc>
          <w:tcPr>
            <w:tcW w:w="546" w:type="pct"/>
            <w:tcBorders>
              <w:top w:val="nil"/>
              <w:left w:val="single" w:sz="4" w:space="0" w:color="auto"/>
              <w:bottom w:val="single" w:sz="4" w:space="0" w:color="auto"/>
              <w:right w:val="single" w:sz="8" w:space="0" w:color="auto"/>
            </w:tcBorders>
            <w:shd w:val="clear" w:color="auto" w:fill="E9E9E9" w:themeFill="accent3" w:themeFillTint="33"/>
            <w:vAlign w:val="center"/>
            <w:hideMark/>
          </w:tcPr>
          <w:p w14:paraId="37FEABE5" w14:textId="77777777" w:rsidR="00591356" w:rsidRPr="001E3D8C" w:rsidRDefault="00591356" w:rsidP="001115F7">
            <w:pPr>
              <w:pStyle w:val="TabelaNAPOVED"/>
              <w:rPr>
                <w:b/>
                <w:bCs/>
                <w:color w:val="9E001A" w:themeColor="accent1"/>
                <w:szCs w:val="16"/>
              </w:rPr>
            </w:pPr>
            <w:r w:rsidRPr="000C4D6E">
              <w:rPr>
                <w:b/>
                <w:color w:val="9E001A" w:themeColor="accent1"/>
              </w:rPr>
              <w:t>35,0</w:t>
            </w:r>
          </w:p>
        </w:tc>
        <w:tc>
          <w:tcPr>
            <w:tcW w:w="621" w:type="pct"/>
            <w:tcBorders>
              <w:top w:val="nil"/>
              <w:left w:val="single" w:sz="8" w:space="0" w:color="auto"/>
              <w:bottom w:val="single" w:sz="4" w:space="0" w:color="auto"/>
              <w:right w:val="single" w:sz="4" w:space="0" w:color="auto"/>
            </w:tcBorders>
            <w:shd w:val="clear" w:color="auto" w:fill="auto"/>
            <w:noWrap/>
            <w:vAlign w:val="center"/>
            <w:hideMark/>
          </w:tcPr>
          <w:p w14:paraId="40154037" w14:textId="77777777" w:rsidR="00591356" w:rsidRPr="007E5B4A" w:rsidRDefault="00591356" w:rsidP="001115F7">
            <w:pPr>
              <w:pStyle w:val="TabelaNAPOVED"/>
              <w:rPr>
                <w:szCs w:val="16"/>
              </w:rPr>
            </w:pPr>
            <w:r w:rsidRPr="005D3DEF">
              <w:t>0,5</w:t>
            </w:r>
          </w:p>
        </w:tc>
        <w:tc>
          <w:tcPr>
            <w:tcW w:w="549" w:type="pct"/>
            <w:tcBorders>
              <w:top w:val="nil"/>
              <w:left w:val="single" w:sz="4" w:space="0" w:color="auto"/>
              <w:bottom w:val="single" w:sz="4" w:space="0" w:color="auto"/>
              <w:right w:val="single" w:sz="4" w:space="0" w:color="auto"/>
            </w:tcBorders>
            <w:shd w:val="clear" w:color="auto" w:fill="E9E9E9" w:themeFill="accent3" w:themeFillTint="33"/>
            <w:noWrap/>
            <w:vAlign w:val="center"/>
            <w:hideMark/>
          </w:tcPr>
          <w:p w14:paraId="0A4D5786" w14:textId="77777777" w:rsidR="00591356" w:rsidRPr="001E3D8C" w:rsidRDefault="00591356" w:rsidP="001115F7">
            <w:pPr>
              <w:pStyle w:val="TabelaNAPOVED"/>
              <w:rPr>
                <w:b/>
                <w:bCs/>
                <w:color w:val="9E001A" w:themeColor="accent1"/>
                <w:szCs w:val="16"/>
              </w:rPr>
            </w:pPr>
            <w:r w:rsidRPr="000C4D6E">
              <w:rPr>
                <w:b/>
                <w:color w:val="9E001A" w:themeColor="accent1"/>
              </w:rPr>
              <w:t>-1,0</w:t>
            </w:r>
          </w:p>
        </w:tc>
        <w:tc>
          <w:tcPr>
            <w:tcW w:w="548" w:type="pct"/>
            <w:tcBorders>
              <w:top w:val="single" w:sz="4" w:space="0" w:color="auto"/>
              <w:left w:val="single" w:sz="4" w:space="0" w:color="auto"/>
              <w:bottom w:val="single" w:sz="4" w:space="0" w:color="auto"/>
              <w:right w:val="nil"/>
            </w:tcBorders>
            <w:shd w:val="clear" w:color="auto" w:fill="E9E9E9" w:themeFill="accent3" w:themeFillTint="33"/>
            <w:vAlign w:val="center"/>
          </w:tcPr>
          <w:p w14:paraId="5423657A" w14:textId="77777777" w:rsidR="00591356" w:rsidRPr="000C4D6E" w:rsidRDefault="00591356" w:rsidP="001115F7">
            <w:pPr>
              <w:pStyle w:val="TabelaNAPOVED"/>
              <w:rPr>
                <w:b/>
                <w:bCs/>
                <w:color w:val="9E001A" w:themeColor="accent1"/>
                <w:szCs w:val="16"/>
              </w:rPr>
            </w:pPr>
            <w:r w:rsidRPr="000C4D6E">
              <w:rPr>
                <w:b/>
                <w:color w:val="9E001A" w:themeColor="accent1"/>
              </w:rPr>
              <w:t>-7,0</w:t>
            </w:r>
          </w:p>
        </w:tc>
      </w:tr>
      <w:tr w:rsidR="00591356" w:rsidRPr="007E5B4A" w14:paraId="269E21D1" w14:textId="77777777" w:rsidTr="001115F7">
        <w:trPr>
          <w:trHeight w:val="300"/>
        </w:trPr>
        <w:tc>
          <w:tcPr>
            <w:tcW w:w="1807" w:type="pct"/>
            <w:tcBorders>
              <w:top w:val="single" w:sz="4" w:space="0" w:color="auto"/>
              <w:left w:val="nil"/>
              <w:bottom w:val="single" w:sz="4" w:space="0" w:color="auto"/>
              <w:right w:val="single" w:sz="4" w:space="0" w:color="auto"/>
            </w:tcBorders>
            <w:noWrap/>
            <w:vAlign w:val="center"/>
            <w:hideMark/>
          </w:tcPr>
          <w:p w14:paraId="2330C1E5" w14:textId="77777777" w:rsidR="00591356" w:rsidRPr="007E5B4A" w:rsidRDefault="00591356" w:rsidP="001115F7">
            <w:pPr>
              <w:pStyle w:val="TabelalevistolpecNAPOVED"/>
              <w:rPr>
                <w:szCs w:val="16"/>
              </w:rPr>
            </w:pPr>
            <w:r w:rsidRPr="007E5B4A">
              <w:rPr>
                <w:szCs w:val="16"/>
              </w:rPr>
              <w:t>Tečaj USD/EUR</w:t>
            </w:r>
          </w:p>
        </w:tc>
        <w:tc>
          <w:tcPr>
            <w:tcW w:w="326" w:type="pct"/>
            <w:tcBorders>
              <w:top w:val="nil"/>
              <w:left w:val="single" w:sz="8" w:space="0" w:color="auto"/>
              <w:bottom w:val="single" w:sz="8" w:space="0" w:color="auto"/>
              <w:right w:val="single" w:sz="8" w:space="0" w:color="auto"/>
            </w:tcBorders>
            <w:shd w:val="clear" w:color="auto" w:fill="auto"/>
            <w:noWrap/>
            <w:vAlign w:val="center"/>
            <w:hideMark/>
          </w:tcPr>
          <w:p w14:paraId="208B21AB" w14:textId="77777777" w:rsidR="00591356" w:rsidRPr="007E5B4A" w:rsidRDefault="00591356" w:rsidP="001115F7">
            <w:pPr>
              <w:pStyle w:val="TabelaNAPOVED"/>
              <w:rPr>
                <w:szCs w:val="16"/>
              </w:rPr>
            </w:pPr>
            <w:r w:rsidRPr="007E5B4A">
              <w:rPr>
                <w:rFonts w:cs="Arial"/>
                <w:color w:val="000000"/>
                <w:szCs w:val="16"/>
              </w:rPr>
              <w:t>1,141</w:t>
            </w:r>
          </w:p>
        </w:tc>
        <w:tc>
          <w:tcPr>
            <w:tcW w:w="603" w:type="pct"/>
            <w:tcBorders>
              <w:top w:val="nil"/>
              <w:left w:val="nil"/>
              <w:bottom w:val="single" w:sz="8" w:space="0" w:color="auto"/>
              <w:right w:val="single" w:sz="4" w:space="0" w:color="auto"/>
            </w:tcBorders>
            <w:shd w:val="clear" w:color="auto" w:fill="auto"/>
            <w:noWrap/>
            <w:vAlign w:val="center"/>
            <w:hideMark/>
          </w:tcPr>
          <w:p w14:paraId="14976ECC" w14:textId="77777777" w:rsidR="00591356" w:rsidRPr="007E5B4A" w:rsidRDefault="00591356" w:rsidP="001115F7">
            <w:pPr>
              <w:pStyle w:val="TabelaNAPOVED"/>
              <w:rPr>
                <w:szCs w:val="16"/>
              </w:rPr>
            </w:pPr>
            <w:r w:rsidRPr="005D3DEF">
              <w:t>1,208</w:t>
            </w:r>
          </w:p>
        </w:tc>
        <w:tc>
          <w:tcPr>
            <w:tcW w:w="546" w:type="pct"/>
            <w:tcBorders>
              <w:top w:val="nil"/>
              <w:left w:val="single" w:sz="4" w:space="0" w:color="auto"/>
              <w:bottom w:val="single" w:sz="8" w:space="0" w:color="auto"/>
              <w:right w:val="single" w:sz="8" w:space="0" w:color="auto"/>
            </w:tcBorders>
            <w:shd w:val="clear" w:color="auto" w:fill="E9E9E9" w:themeFill="accent3" w:themeFillTint="33"/>
            <w:vAlign w:val="center"/>
            <w:hideMark/>
          </w:tcPr>
          <w:p w14:paraId="10823B24" w14:textId="77777777" w:rsidR="00591356" w:rsidRPr="001E3D8C" w:rsidRDefault="00591356" w:rsidP="001115F7">
            <w:pPr>
              <w:pStyle w:val="TabelaNAPOVED"/>
              <w:rPr>
                <w:b/>
                <w:bCs/>
                <w:color w:val="9E001A" w:themeColor="accent1"/>
                <w:szCs w:val="16"/>
              </w:rPr>
            </w:pPr>
            <w:r w:rsidRPr="000C4D6E">
              <w:rPr>
                <w:b/>
                <w:color w:val="9E001A" w:themeColor="accent1"/>
              </w:rPr>
              <w:t>1,193</w:t>
            </w:r>
          </w:p>
        </w:tc>
        <w:tc>
          <w:tcPr>
            <w:tcW w:w="621" w:type="pct"/>
            <w:tcBorders>
              <w:top w:val="nil"/>
              <w:left w:val="single" w:sz="8" w:space="0" w:color="auto"/>
              <w:bottom w:val="single" w:sz="8" w:space="0" w:color="auto"/>
              <w:right w:val="single" w:sz="4" w:space="0" w:color="auto"/>
            </w:tcBorders>
            <w:shd w:val="clear" w:color="auto" w:fill="auto"/>
            <w:noWrap/>
            <w:vAlign w:val="center"/>
            <w:hideMark/>
          </w:tcPr>
          <w:p w14:paraId="6F237BF0" w14:textId="77777777" w:rsidR="00591356" w:rsidRPr="007E5B4A" w:rsidRDefault="00591356" w:rsidP="001115F7">
            <w:pPr>
              <w:pStyle w:val="TabelaNAPOVED"/>
              <w:rPr>
                <w:szCs w:val="16"/>
              </w:rPr>
            </w:pPr>
            <w:r w:rsidRPr="005D3DEF">
              <w:t>1,208</w:t>
            </w:r>
          </w:p>
        </w:tc>
        <w:tc>
          <w:tcPr>
            <w:tcW w:w="549" w:type="pct"/>
            <w:tcBorders>
              <w:top w:val="nil"/>
              <w:left w:val="single" w:sz="4" w:space="0" w:color="auto"/>
              <w:bottom w:val="single" w:sz="8" w:space="0" w:color="auto"/>
              <w:right w:val="single" w:sz="4" w:space="0" w:color="auto"/>
            </w:tcBorders>
            <w:shd w:val="clear" w:color="auto" w:fill="E9E9E9" w:themeFill="accent3" w:themeFillTint="33"/>
            <w:noWrap/>
            <w:vAlign w:val="center"/>
            <w:hideMark/>
          </w:tcPr>
          <w:p w14:paraId="3F56984E" w14:textId="77777777" w:rsidR="00591356" w:rsidRPr="001E3D8C" w:rsidRDefault="00591356" w:rsidP="001115F7">
            <w:pPr>
              <w:pStyle w:val="TabelaNAPOVED"/>
              <w:rPr>
                <w:b/>
                <w:bCs/>
                <w:color w:val="9E001A" w:themeColor="accent1"/>
                <w:szCs w:val="16"/>
              </w:rPr>
            </w:pPr>
            <w:r w:rsidRPr="000C4D6E">
              <w:rPr>
                <w:b/>
                <w:color w:val="9E001A" w:themeColor="accent1"/>
              </w:rPr>
              <w:t>1,180</w:t>
            </w:r>
          </w:p>
        </w:tc>
        <w:tc>
          <w:tcPr>
            <w:tcW w:w="548" w:type="pct"/>
            <w:tcBorders>
              <w:top w:val="single" w:sz="4" w:space="0" w:color="auto"/>
              <w:left w:val="single" w:sz="4" w:space="0" w:color="auto"/>
              <w:bottom w:val="single" w:sz="4" w:space="0" w:color="auto"/>
              <w:right w:val="nil"/>
            </w:tcBorders>
            <w:shd w:val="clear" w:color="auto" w:fill="E9E9E9" w:themeFill="accent3" w:themeFillTint="33"/>
            <w:vAlign w:val="center"/>
          </w:tcPr>
          <w:p w14:paraId="781DB463" w14:textId="77777777" w:rsidR="00591356" w:rsidRPr="000C4D6E" w:rsidRDefault="00591356" w:rsidP="001115F7">
            <w:pPr>
              <w:pStyle w:val="TabelaNAPOVED"/>
              <w:rPr>
                <w:b/>
                <w:bCs/>
                <w:color w:val="9E001A" w:themeColor="accent1"/>
                <w:szCs w:val="16"/>
              </w:rPr>
            </w:pPr>
            <w:r w:rsidRPr="000C4D6E">
              <w:rPr>
                <w:b/>
                <w:color w:val="9E001A" w:themeColor="accent1"/>
              </w:rPr>
              <w:t>1,180</w:t>
            </w:r>
          </w:p>
        </w:tc>
      </w:tr>
    </w:tbl>
    <w:p w14:paraId="1B841F7A" w14:textId="57281147" w:rsidR="00591356" w:rsidRPr="00767446" w:rsidRDefault="00591356" w:rsidP="00591356">
      <w:pPr>
        <w:pStyle w:val="VirNAPOVED"/>
      </w:pPr>
      <w:r w:rsidRPr="007E5B4A">
        <w:t xml:space="preserve">Vir: </w:t>
      </w:r>
      <w:proofErr w:type="spellStart"/>
      <w:ins w:id="39" w:author="Nataša Todorović Jemec" w:date="2021-09-14T11:35:00Z">
        <w:r w:rsidR="00E57D07">
          <w:t>Barchart</w:t>
        </w:r>
        <w:proofErr w:type="spellEnd"/>
        <w:r w:rsidR="00E57D07">
          <w:t xml:space="preserve"> </w:t>
        </w:r>
      </w:ins>
      <w:r w:rsidR="00BA4E6B">
        <w:fldChar w:fldCharType="begin"/>
      </w:r>
      <w:r w:rsidR="00EF5A85">
        <w:instrText xml:space="preserve"> ADDIN ZOTERO_ITEM CSL_CITATION {"citationID":"pZWBMdeI","properties":{"formattedCitation":"(2021)","plainCitation":"(2021)","noteIndex":0},"citationItems":[{"id":452,"uris":["http://zotero.org/groups/4141114/items/TYCGJDDZ"],"uri":["http://zotero.org/groups/4141114/items/TYCGJDDZ"],"itemData":{"id":452,"type":"report","title":"Futures Crude Oil Brent Prices","URL":"https://www.barchart.com/futures/quotes/CB*0/futures-prices","author":[{"family":"Barchart","given":""}],"issued":{"date-parts":[["2021"]],"season":"Avgust"}},"suppress-author":true}],"schema":"https://github.com/citation-style-language/schema/raw/master/csl-citation.json"} </w:instrText>
      </w:r>
      <w:r w:rsidR="00BA4E6B">
        <w:fldChar w:fldCharType="separate"/>
      </w:r>
      <w:r w:rsidR="00E57D07" w:rsidRPr="00E57D07">
        <w:rPr>
          <w:rFonts w:cs="Arial"/>
        </w:rPr>
        <w:t>(2021)</w:t>
      </w:r>
      <w:r w:rsidR="00BA4E6B">
        <w:fldChar w:fldCharType="end"/>
      </w:r>
      <w:ins w:id="40" w:author="Nataša Todorović Jemec" w:date="2021-09-14T11:35:00Z">
        <w:r w:rsidR="00E57D07">
          <w:t xml:space="preserve">, ECB </w:t>
        </w:r>
      </w:ins>
      <w:r w:rsidR="00E57D07">
        <w:fldChar w:fldCharType="begin"/>
      </w:r>
      <w:r w:rsidR="00EF5A85">
        <w:instrText xml:space="preserve"> ADDIN ZOTERO_ITEM CSL_CITATION {"citationID":"dG8t9Hms","properties":{"formattedCitation":"(2021c)","plainCitation":"(2021c)","noteIndex":0},"citationItems":[{"id":420,"uris":["http://zotero.org/groups/4141114/items/2N58DNPG"],"uri":["http://zotero.org/groups/4141114/items/2N58DNPG"],"itemData":{"id":420,"type":"report","event-place":"Frankfurt am Main","genre":"Baza podatkov","publisher":"Evropska centralna banka","publisher-place":"Frankfurt am Main","title":"ECB Statistical Data Warehouse","URL":"https://sdw.ecb.europa.eu/","author":[{"family":"ECB","given":""}],"accessed":{"date-parts":[["2021",9,13]]},"issued":{"date-parts":[["2021",9,13]]}},"suppress-author":true}],"schema":"https://github.com/citation-style-language/schema/raw/master/csl-citation.json"} </w:instrText>
      </w:r>
      <w:r w:rsidR="00E57D07">
        <w:fldChar w:fldCharType="separate"/>
      </w:r>
      <w:r w:rsidR="00E57D07" w:rsidRPr="00E57D07">
        <w:rPr>
          <w:rFonts w:cs="Arial"/>
        </w:rPr>
        <w:t>(2021c)</w:t>
      </w:r>
      <w:r w:rsidR="00E57D07">
        <w:fldChar w:fldCharType="end"/>
      </w:r>
      <w:ins w:id="41" w:author="Nataša Todorović Jemec" w:date="2021-09-14T11:35:00Z">
        <w:r w:rsidR="00E57D07">
          <w:t>, EI</w:t>
        </w:r>
      </w:ins>
      <w:ins w:id="42" w:author="Nataša Todorović Jemec" w:date="2021-09-14T11:36:00Z">
        <w:r w:rsidR="00E57D07">
          <w:t xml:space="preserve">A </w:t>
        </w:r>
      </w:ins>
      <w:r w:rsidR="00E57D07">
        <w:fldChar w:fldCharType="begin"/>
      </w:r>
      <w:r w:rsidR="00EF5A85">
        <w:instrText xml:space="preserve"> ADDIN ZOTERO_ITEM CSL_CITATION {"citationID":"AVZUeG1E","properties":{"formattedCitation":"(2021)","plainCitation":"(2021)","noteIndex":0},"citationItems":[{"id":444,"uris":["http://zotero.org/groups/4141114/items/KE7SVE7M"],"uri":["http://zotero.org/groups/4141114/items/KE7SVE7M"],"itemData":{"id":444,"type":"report","event-place":"Washington, DC","language":"en","publisher":"U.S. Energy Information Administration","publisher-place":"Washington, DC","title":"Petroleum &amp; Other Liquids Spot Prices","URL":"https://www.eia.gov/dnav/pet/pet_pri_spt_s1_d.htm","author":[{"family":"EIA","given":""}],"issued":{"date-parts":[["2021"]],"season":"Avgust"}},"suppress-author":true}],"schema":"https://github.com/citation-style-language/schema/raw/master/csl-citation.json"} </w:instrText>
      </w:r>
      <w:r w:rsidR="00E57D07">
        <w:fldChar w:fldCharType="separate"/>
      </w:r>
      <w:r w:rsidR="00E57D07" w:rsidRPr="00E57D07">
        <w:rPr>
          <w:rFonts w:cs="Arial"/>
        </w:rPr>
        <w:t>(2021)</w:t>
      </w:r>
      <w:r w:rsidR="00E57D07">
        <w:fldChar w:fldCharType="end"/>
      </w:r>
      <w:ins w:id="43" w:author="Nataša Todorović Jemec" w:date="2021-09-14T11:34:00Z">
        <w:r w:rsidR="00E57D07">
          <w:t>;</w:t>
        </w:r>
      </w:ins>
      <w:del w:id="44" w:author="Nataša Todorović Jemec" w:date="2021-09-14T11:34:00Z">
        <w:r w:rsidRPr="007E5B4A" w:rsidDel="00E57D07">
          <w:delText>EIA, ECB, CME,</w:delText>
        </w:r>
      </w:del>
      <w:r w:rsidRPr="007E5B4A">
        <w:t xml:space="preserve"> ocena UMAR. Opomba: predpostavke so narejene na podlagi povprečnih vrednosti in terminskih cen med 2. in 16. avgustom 2021. *Struktura EMU glede na uporabo surovin.</w:t>
      </w:r>
    </w:p>
    <w:p w14:paraId="36B848EA" w14:textId="77777777" w:rsidR="00591356" w:rsidRPr="00C368CC" w:rsidRDefault="00591356" w:rsidP="00591356">
      <w:pPr>
        <w:pStyle w:val="BesediloNAPOVED"/>
        <w:rPr>
          <w:b/>
        </w:rPr>
      </w:pPr>
    </w:p>
    <w:p w14:paraId="56D1F852" w14:textId="77777777" w:rsidR="00591356" w:rsidRPr="00767446" w:rsidRDefault="00591356" w:rsidP="00591356">
      <w:pPr>
        <w:pStyle w:val="BesediloNAPOVED"/>
        <w:rPr>
          <w:rStyle w:val="VodilnistavekBoldpoudarekNAPOVED"/>
        </w:rPr>
      </w:pPr>
    </w:p>
    <w:bookmarkEnd w:id="23"/>
    <w:bookmarkEnd w:id="24"/>
    <w:p w14:paraId="50304E49" w14:textId="77777777" w:rsidR="00591356" w:rsidRPr="00767446" w:rsidRDefault="00591356" w:rsidP="00591356">
      <w:pPr>
        <w:spacing w:after="0" w:line="240" w:lineRule="auto"/>
        <w:rPr>
          <w:rFonts w:ascii="Arial" w:hAnsi="Arial"/>
          <w:sz w:val="20"/>
        </w:rPr>
      </w:pPr>
      <w:r w:rsidRPr="00767446">
        <w:br w:type="page"/>
      </w:r>
    </w:p>
    <w:p w14:paraId="683820F5" w14:textId="77777777" w:rsidR="00591356" w:rsidRDefault="00591356" w:rsidP="00591356">
      <w:pPr>
        <w:pStyle w:val="Heading1"/>
      </w:pPr>
      <w:bookmarkStart w:id="45" w:name="_Toc82438211"/>
      <w:r w:rsidRPr="00767446">
        <w:lastRenderedPageBreak/>
        <w:t>Obsežni ukrepi za omilitev posledic pandemije in za pomoč pri okrevanju gospodarstva</w:t>
      </w:r>
      <w:bookmarkEnd w:id="45"/>
    </w:p>
    <w:p w14:paraId="4C553A0F" w14:textId="77777777" w:rsidR="00591356" w:rsidRPr="00C94446" w:rsidRDefault="00591356" w:rsidP="00591356">
      <w:pPr>
        <w:pStyle w:val="BesediloNAPOVED"/>
      </w:pPr>
    </w:p>
    <w:p w14:paraId="7CA1303B" w14:textId="00CDEF2A" w:rsidR="00591356" w:rsidRPr="004D5B74" w:rsidRDefault="00591356" w:rsidP="3551DB3B">
      <w:pPr>
        <w:pStyle w:val="BesediloNAPOVED"/>
        <w:rPr>
          <w:highlight w:val="yellow"/>
        </w:rPr>
      </w:pPr>
      <w:r w:rsidRPr="3551DB3B">
        <w:rPr>
          <w:b/>
          <w:bCs/>
        </w:rPr>
        <w:t xml:space="preserve">Od sredine marca 2020 </w:t>
      </w:r>
      <w:r w:rsidR="00DB274F" w:rsidRPr="3551DB3B">
        <w:rPr>
          <w:b/>
          <w:bCs/>
        </w:rPr>
        <w:t>se</w:t>
      </w:r>
      <w:r w:rsidRPr="3551DB3B">
        <w:rPr>
          <w:b/>
          <w:bCs/>
        </w:rPr>
        <w:t xml:space="preserve"> Slovenija </w:t>
      </w:r>
      <w:r w:rsidR="00DB274F" w:rsidRPr="3551DB3B">
        <w:rPr>
          <w:b/>
          <w:bCs/>
        </w:rPr>
        <w:t>sooča z več</w:t>
      </w:r>
      <w:r w:rsidRPr="3551DB3B">
        <w:rPr>
          <w:b/>
          <w:bCs/>
        </w:rPr>
        <w:t xml:space="preserve"> val</w:t>
      </w:r>
      <w:r w:rsidR="00DB274F" w:rsidRPr="3551DB3B">
        <w:rPr>
          <w:b/>
          <w:bCs/>
        </w:rPr>
        <w:t>ovi</w:t>
      </w:r>
      <w:r w:rsidRPr="3551DB3B">
        <w:rPr>
          <w:b/>
          <w:bCs/>
        </w:rPr>
        <w:t xml:space="preserve"> okužb s </w:t>
      </w:r>
      <w:proofErr w:type="spellStart"/>
      <w:r w:rsidRPr="3551DB3B">
        <w:rPr>
          <w:b/>
          <w:bCs/>
        </w:rPr>
        <w:t>koronavirusom</w:t>
      </w:r>
      <w:proofErr w:type="spellEnd"/>
      <w:r w:rsidRPr="3551DB3B">
        <w:rPr>
          <w:b/>
          <w:bCs/>
        </w:rPr>
        <w:t>, ki jih zaznam</w:t>
      </w:r>
      <w:r w:rsidR="005F0FB9" w:rsidRPr="3551DB3B">
        <w:rPr>
          <w:b/>
          <w:bCs/>
        </w:rPr>
        <w:t>ujejo</w:t>
      </w:r>
      <w:r w:rsidRPr="3551DB3B">
        <w:rPr>
          <w:b/>
          <w:bCs/>
        </w:rPr>
        <w:t xml:space="preserve"> strogi ukrep</w:t>
      </w:r>
      <w:r w:rsidR="00514C87" w:rsidRPr="3551DB3B">
        <w:rPr>
          <w:b/>
          <w:bCs/>
        </w:rPr>
        <w:t>i</w:t>
      </w:r>
      <w:r w:rsidRPr="3551DB3B">
        <w:rPr>
          <w:b/>
          <w:bCs/>
        </w:rPr>
        <w:t xml:space="preserve"> za omejitev širjenja okužb. </w:t>
      </w:r>
      <w:r w:rsidRPr="3551DB3B">
        <w:t>Prvič je bila epidemija razglašena od sredine marca do konca maja 2020, ko je Vlada</w:t>
      </w:r>
      <w:r w:rsidR="67D45471">
        <w:t xml:space="preserve"> RS</w:t>
      </w:r>
      <w:r w:rsidRPr="3551DB3B">
        <w:t xml:space="preserve"> s ciljem zajezitve širjenja virusa začasno zaprla večino vzgojno-izobraževalnih ustanov in ustavila izvajanje večine </w:t>
      </w:r>
      <w:proofErr w:type="spellStart"/>
      <w:r w:rsidRPr="3551DB3B">
        <w:t>nenujnih</w:t>
      </w:r>
      <w:proofErr w:type="spellEnd"/>
      <w:r w:rsidRPr="3551DB3B">
        <w:t xml:space="preserve"> storitev. Zaradi izboljšanja </w:t>
      </w:r>
      <w:r w:rsidRPr="0517C304">
        <w:t>epidemi</w:t>
      </w:r>
      <w:r w:rsidR="0921E296" w:rsidRPr="0517C304">
        <w:t>čne</w:t>
      </w:r>
      <w:r w:rsidRPr="3551DB3B">
        <w:t xml:space="preserve"> slike so se nekateri strogi omejitveni ukrepi ob upoštevanju varovalnih ukrepov začeli postopno sproščati že aprila. Število okuženih se je začelo ponovno povečevati lani jeseni in oktobra so ob ponovni razglasitvi epidemije sledili strožji omejitveni ukrepi, ki so bili podobni kot v prvem valu. </w:t>
      </w:r>
      <w:r w:rsidR="0014034F" w:rsidRPr="3551DB3B">
        <w:t>Februarja</w:t>
      </w:r>
      <w:r w:rsidRPr="0EF59852">
        <w:t xml:space="preserve"> </w:t>
      </w:r>
      <w:r w:rsidR="5D99838F" w:rsidRPr="0EF59852">
        <w:t>letos</w:t>
      </w:r>
      <w:r w:rsidRPr="3551DB3B">
        <w:t xml:space="preserve"> so se začeli sproščati nekateri ukrepi v regijah z boljšo </w:t>
      </w:r>
      <w:r w:rsidRPr="0517C304">
        <w:t>epidemi</w:t>
      </w:r>
      <w:r w:rsidR="301543E1" w:rsidRPr="0517C304">
        <w:t>čno</w:t>
      </w:r>
      <w:r w:rsidRPr="0517C304">
        <w:t xml:space="preserve"> sliko.</w:t>
      </w:r>
      <w:r w:rsidRPr="3551DB3B">
        <w:t xml:space="preserve"> Začetek aprila je sledila </w:t>
      </w:r>
      <w:r w:rsidR="4BF9AC2E" w:rsidRPr="0EF59852">
        <w:t xml:space="preserve">krajša </w:t>
      </w:r>
      <w:r w:rsidRPr="3551DB3B">
        <w:t>ponovna zaostritev ob t. i. tretjem valu okužb, od takrat so se ukrepi večinoma sprostili in s 15.</w:t>
      </w:r>
      <w:r w:rsidR="00514C87">
        <w:rPr>
          <w:bCs/>
        </w:rPr>
        <w:t> </w:t>
      </w:r>
      <w:r w:rsidRPr="3551DB3B">
        <w:t xml:space="preserve">6. je bila epidemija preklicana. V veljavi ostaja t. i. </w:t>
      </w:r>
      <w:r w:rsidR="240BD857" w:rsidRPr="3E7A30E8">
        <w:t xml:space="preserve">pogoj </w:t>
      </w:r>
      <w:r w:rsidRPr="3551DB3B">
        <w:t>PCT (preboleli, cepljeni ali testirani), ki</w:t>
      </w:r>
      <w:r w:rsidRPr="3E7A30E8">
        <w:t xml:space="preserve"> </w:t>
      </w:r>
      <w:r w:rsidR="126AAF88" w:rsidRPr="2293325A">
        <w:t>se</w:t>
      </w:r>
      <w:r w:rsidR="126AAF88">
        <w:t xml:space="preserve"> </w:t>
      </w:r>
      <w:r w:rsidR="7D19FC52">
        <w:t>je</w:t>
      </w:r>
      <w:r w:rsidR="126AAF88" w:rsidRPr="2293325A">
        <w:t xml:space="preserve"> </w:t>
      </w:r>
      <w:r w:rsidR="48400774" w:rsidRPr="2293325A">
        <w:t>ob naraščanju števila</w:t>
      </w:r>
      <w:r w:rsidR="00AC14A3">
        <w:t xml:space="preserve"> </w:t>
      </w:r>
      <w:r w:rsidRPr="3551DB3B">
        <w:t xml:space="preserve">okuženih </w:t>
      </w:r>
      <w:r w:rsidR="363D5CA2">
        <w:t>v avgustu in septembru</w:t>
      </w:r>
      <w:r w:rsidR="5CB0A60B">
        <w:t xml:space="preserve"> </w:t>
      </w:r>
      <w:r w:rsidR="48DB078E">
        <w:t>že razširil na zaposlene in uporabnike v številnih dejavnostih</w:t>
      </w:r>
      <w:r w:rsidRPr="00B23656">
        <w:rPr>
          <w:bCs/>
        </w:rPr>
        <w:t>,</w:t>
      </w:r>
      <w:r w:rsidR="001974E0" w:rsidRPr="3551DB3B">
        <w:rPr>
          <w:rStyle w:val="FootnoteReference"/>
        </w:rPr>
        <w:footnoteReference w:id="4"/>
      </w:r>
      <w:r w:rsidRPr="3551DB3B">
        <w:t xml:space="preserve"> ukrepi pa se nadalje prilagajajo glede na </w:t>
      </w:r>
      <w:r w:rsidRPr="1E32B330">
        <w:t>epidemi</w:t>
      </w:r>
      <w:r w:rsidR="3DE64659" w:rsidRPr="1E32B330">
        <w:t>čno</w:t>
      </w:r>
      <w:r w:rsidRPr="3551DB3B">
        <w:t xml:space="preserve"> situacijo</w:t>
      </w:r>
      <w:r>
        <w:rPr>
          <w:bCs/>
        </w:rPr>
        <w:t xml:space="preserve"> </w:t>
      </w:r>
      <w:r>
        <w:rPr>
          <w:color w:val="2B579A"/>
          <w:shd w:val="clear" w:color="auto" w:fill="E6E6E6"/>
        </w:rPr>
        <w:fldChar w:fldCharType="begin"/>
      </w:r>
      <w:r w:rsidR="00EF5A85">
        <w:rPr>
          <w:bCs/>
        </w:rPr>
        <w:instrText xml:space="preserve"> ADDIN ZOTERO_ITEM CSL_CITATION {"citationID":"GNESv7j8","properties":{"formattedCitation":"(Vlada RS, b. d.)","plainCitation":"(Vlada RS, b. d.)","noteIndex":0},"citationItems":[{"id":385,"uris":["http://zotero.org/groups/4141114/items/4237B7FP"],"uri":["http://zotero.org/groups/4141114/items/4237B7FP"],"itemData":{"id":385,"type":"webpage","abstract":"Ukrepe za zajezitev širjenja okužb prilagajamo glede na epidemiološko situacijo v državi in širši regiji.","container-title":"Portal GOV.SI","language":"sl","title":"Ukrepi za zajezitev širjenja okužb","URL":"https://www.gov.si/teme/koronavirus-sars-cov-2/ukrepi-za-zajezitev-sirjenja-okuzb/","author":[{"family":"Vlada RS","given":""}],"accessed":{"date-parts":[["2021",8,30]]}}}],"schema":"https://github.com/citation-style-language/schema/raw/master/csl-citation.json"} </w:instrText>
      </w:r>
      <w:r>
        <w:rPr>
          <w:color w:val="2B579A"/>
          <w:shd w:val="clear" w:color="auto" w:fill="E6E6E6"/>
        </w:rPr>
        <w:fldChar w:fldCharType="separate"/>
      </w:r>
      <w:r w:rsidRPr="003B51E7">
        <w:rPr>
          <w:rFonts w:cs="Arial"/>
        </w:rPr>
        <w:t>(Vlada RS, b. d.)</w:t>
      </w:r>
      <w:r>
        <w:rPr>
          <w:color w:val="2B579A"/>
          <w:shd w:val="clear" w:color="auto" w:fill="E6E6E6"/>
        </w:rPr>
        <w:fldChar w:fldCharType="end"/>
      </w:r>
      <w:r w:rsidRPr="00B23656">
        <w:rPr>
          <w:bCs/>
        </w:rPr>
        <w:t>.</w:t>
      </w:r>
      <w:r w:rsidRPr="3551DB3B">
        <w:rPr>
          <w:vertAlign w:val="superscript"/>
        </w:rPr>
        <w:footnoteReference w:id="5"/>
      </w:r>
      <w:r w:rsidRPr="00B23656">
        <w:rPr>
          <w:bCs/>
        </w:rPr>
        <w:t xml:space="preserve"> </w:t>
      </w:r>
    </w:p>
    <w:p w14:paraId="4EC43F05" w14:textId="77777777" w:rsidR="00591356" w:rsidRPr="004D5B74" w:rsidRDefault="00591356" w:rsidP="00591356">
      <w:pPr>
        <w:pStyle w:val="BesediloNAPOVED"/>
        <w:rPr>
          <w:b/>
          <w:highlight w:val="yellow"/>
        </w:rPr>
      </w:pPr>
    </w:p>
    <w:p w14:paraId="59B278C2" w14:textId="6108D3C5" w:rsidR="00591356" w:rsidRDefault="00591356" w:rsidP="00591356">
      <w:pPr>
        <w:pStyle w:val="BesediloNAPOVED"/>
      </w:pPr>
      <w:r w:rsidRPr="3551DB3B">
        <w:rPr>
          <w:b/>
          <w:bCs/>
        </w:rPr>
        <w:t>Vlada je od prve razglasitve epidemije sprejela vrsto ukrepov za omejitev negativnih posledic epidemije za prebivalstvo in gospodarstvo ter za njegovo hitrejše okrevanje.</w:t>
      </w:r>
      <w:r w:rsidRPr="00710A6B">
        <w:rPr>
          <w:vertAlign w:val="superscript"/>
        </w:rPr>
        <w:footnoteReference w:id="6"/>
      </w:r>
      <w:r w:rsidRPr="3551DB3B">
        <w:rPr>
          <w:b/>
          <w:bCs/>
        </w:rPr>
        <w:t xml:space="preserve"> </w:t>
      </w:r>
      <w:r w:rsidRPr="00736FEA">
        <w:t xml:space="preserve">Veliko </w:t>
      </w:r>
      <w:r>
        <w:t xml:space="preserve">ukrepom se je iztekla veljavnost do konca letošnjega junija, najpomembnejše javnofinančne učinke od teh pa </w:t>
      </w:r>
      <w:r w:rsidR="0ABDD5A5">
        <w:t>je</w:t>
      </w:r>
      <w:r>
        <w:t xml:space="preserve"> v prvi polovici leta imel</w:t>
      </w:r>
      <w:r w:rsidR="485BA4F7">
        <w:t>o</w:t>
      </w:r>
      <w:r>
        <w:t xml:space="preserve"> predvsem čakanje na delo, </w:t>
      </w:r>
      <w:r w:rsidR="5AF686C6">
        <w:t xml:space="preserve">ta ukrep </w:t>
      </w:r>
      <w:r w:rsidRPr="00532210">
        <w:t xml:space="preserve"> je bil nazadnje 5.</w:t>
      </w:r>
      <w:r>
        <w:t> </w:t>
      </w:r>
      <w:r w:rsidRPr="00532210">
        <w:t>2.</w:t>
      </w:r>
      <w:r>
        <w:t> </w:t>
      </w:r>
      <w:r w:rsidRPr="00532210">
        <w:t>2021 s PKP8</w:t>
      </w:r>
      <w:r w:rsidRPr="00532210">
        <w:rPr>
          <w:vertAlign w:val="superscript"/>
        </w:rPr>
        <w:footnoteReference w:id="7"/>
      </w:r>
      <w:r w:rsidRPr="00532210">
        <w:t xml:space="preserve"> podaljšan do konca aprila</w:t>
      </w:r>
      <w:r>
        <w:t xml:space="preserve"> in ga je nato Vlada</w:t>
      </w:r>
      <w:r w:rsidR="1FB72533">
        <w:t xml:space="preserve"> RS</w:t>
      </w:r>
      <w:r>
        <w:t xml:space="preserve"> podaljšala</w:t>
      </w:r>
      <w:r w:rsidR="00912271">
        <w:t xml:space="preserve"> še</w:t>
      </w:r>
      <w:r w:rsidR="328DB0BF">
        <w:t xml:space="preserve"> do </w:t>
      </w:r>
      <w:r w:rsidR="4AE15610">
        <w:t>konca junija</w:t>
      </w:r>
      <w:r>
        <w:t>. E</w:t>
      </w:r>
      <w:r w:rsidR="54E508DB">
        <w:t>de</w:t>
      </w:r>
      <w:r>
        <w:t>n izmed pomembnejših ukrepov je bil tudi mese</w:t>
      </w:r>
      <w:r w:rsidRPr="00532210">
        <w:t>čni temeljni dohodek za samozaposlene, kmete in verske uslužbence</w:t>
      </w:r>
      <w:r>
        <w:t>, ki ga je oktobra lani ponovno uvedel PKP5</w:t>
      </w:r>
      <w:r w:rsidR="005452A8">
        <w:t>,</w:t>
      </w:r>
      <w:r w:rsidRPr="00710A6B">
        <w:rPr>
          <w:vertAlign w:val="superscript"/>
        </w:rPr>
        <w:footnoteReference w:id="8"/>
      </w:r>
      <w:r>
        <w:t xml:space="preserve"> konec lanskega leta razširil PKP7</w:t>
      </w:r>
      <w:r w:rsidRPr="00532210">
        <w:rPr>
          <w:vertAlign w:val="superscript"/>
        </w:rPr>
        <w:footnoteReference w:id="9"/>
      </w:r>
      <w:r>
        <w:t xml:space="preserve"> in </w:t>
      </w:r>
      <w:r w:rsidRPr="00532210">
        <w:t>sklep Vlade</w:t>
      </w:r>
      <w:r w:rsidR="12606187" w:rsidRPr="00532210">
        <w:t xml:space="preserve"> RS</w:t>
      </w:r>
      <w:r w:rsidRPr="00532210">
        <w:t xml:space="preserve"> </w:t>
      </w:r>
      <w:r>
        <w:t xml:space="preserve">iz marca nazadnje podaljšal do sredine leta. Pomemben ukrep je bil tudi </w:t>
      </w:r>
      <w:r w:rsidRPr="00532210">
        <w:t>enkratni krizni dodatek najbolj ranljivim skupinam prebivalstva</w:t>
      </w:r>
      <w:r>
        <w:t>,</w:t>
      </w:r>
      <w:r>
        <w:rPr>
          <w:rStyle w:val="FootnoteReference"/>
        </w:rPr>
        <w:footnoteReference w:id="10"/>
      </w:r>
      <w:r>
        <w:t xml:space="preserve"> ki ga je uvedel </w:t>
      </w:r>
      <w:r w:rsidRPr="00532210">
        <w:t>PKP7</w:t>
      </w:r>
      <w:r>
        <w:t xml:space="preserve">, PKP8 </w:t>
      </w:r>
      <w:r w:rsidRPr="00532210">
        <w:t xml:space="preserve">pa </w:t>
      </w:r>
      <w:r>
        <w:t xml:space="preserve">je </w:t>
      </w:r>
      <w:r w:rsidRPr="00532210">
        <w:t>razširil krog teh upravičencev.</w:t>
      </w:r>
      <w:r>
        <w:t xml:space="preserve"> Podjetjem, </w:t>
      </w:r>
      <w:r w:rsidRPr="00532210">
        <w:t>ki so bila najbolj prizadeta zaradi epidemije</w:t>
      </w:r>
      <w:r>
        <w:t xml:space="preserve">, je pomagalo tudi </w:t>
      </w:r>
      <w:r w:rsidRPr="00532210">
        <w:t>delno kritje fiksnih stroškov</w:t>
      </w:r>
      <w:r>
        <w:t>, ki jih je konec lanskega novembra uvedel PKP6</w:t>
      </w:r>
      <w:r w:rsidR="00B728AF">
        <w:t>,</w:t>
      </w:r>
      <w:r w:rsidRPr="00532210">
        <w:rPr>
          <w:vertAlign w:val="superscript"/>
        </w:rPr>
        <w:footnoteReference w:id="11"/>
      </w:r>
      <w:r>
        <w:t xml:space="preserve"> </w:t>
      </w:r>
      <w:r w:rsidRPr="00532210">
        <w:t>PKP7 je zagotovil večji delež kritja fiksnih stroškov</w:t>
      </w:r>
      <w:r>
        <w:t xml:space="preserve">, Vlada </w:t>
      </w:r>
      <w:r w:rsidR="4F7BCFAD">
        <w:t xml:space="preserve">RS </w:t>
      </w:r>
      <w:r>
        <w:t xml:space="preserve">pa je </w:t>
      </w:r>
      <w:r w:rsidR="03BFEE5F">
        <w:t>marca</w:t>
      </w:r>
      <w:r w:rsidR="0032240E">
        <w:t xml:space="preserve"> </w:t>
      </w:r>
      <w:r>
        <w:t xml:space="preserve">ukrep podaljšala do konca junija. </w:t>
      </w:r>
      <w:r w:rsidR="5A67ACF6">
        <w:t>K</w:t>
      </w:r>
      <w:r>
        <w:t>on</w:t>
      </w:r>
      <w:r w:rsidR="18FDA512">
        <w:t>e</w:t>
      </w:r>
      <w:r>
        <w:t xml:space="preserve">c junija pa se je iztekel tudi ukrep </w:t>
      </w:r>
      <w:r w:rsidRPr="00532210">
        <w:t xml:space="preserve">odloga </w:t>
      </w:r>
      <w:r w:rsidR="4533799F" w:rsidRPr="00532210">
        <w:t xml:space="preserve">in obročnih plačil </w:t>
      </w:r>
      <w:r w:rsidRPr="00532210">
        <w:t>davkov in nekaterih prispevkov</w:t>
      </w:r>
      <w:r>
        <w:t xml:space="preserve">. Pomemben javnofinančni izdatek so bili prav tako razni dodatki </w:t>
      </w:r>
      <w:r w:rsidR="4C53CB89">
        <w:t xml:space="preserve">k plačam </w:t>
      </w:r>
      <w:r>
        <w:t xml:space="preserve">za </w:t>
      </w:r>
      <w:r w:rsidR="50843931">
        <w:t xml:space="preserve">delo v </w:t>
      </w:r>
      <w:r>
        <w:t>epidemi</w:t>
      </w:r>
      <w:r w:rsidR="3725869B">
        <w:t>čnih razmerah</w:t>
      </w:r>
      <w:r w:rsidR="00F14264">
        <w:t>.</w:t>
      </w:r>
    </w:p>
    <w:p w14:paraId="2ECF916E" w14:textId="45D4ACF9" w:rsidR="00591356" w:rsidRDefault="00591356" w:rsidP="00591356">
      <w:pPr>
        <w:pStyle w:val="BesediloNAPOVED"/>
      </w:pPr>
    </w:p>
    <w:p w14:paraId="6C0AF277" w14:textId="3C45001C" w:rsidR="00591356" w:rsidRDefault="00591356" w:rsidP="00591356">
      <w:pPr>
        <w:pStyle w:val="BesediloNAPOVED"/>
      </w:pPr>
      <w:r w:rsidRPr="00736FEA">
        <w:rPr>
          <w:rStyle w:val="VodilnistavekBoldpoudarekNAPOVED"/>
        </w:rPr>
        <w:t>Ukrepi, ki so trenutno še v veljavi</w:t>
      </w:r>
      <w:r>
        <w:rPr>
          <w:rStyle w:val="VodilnistavekBoldpoudarekNAPOVED"/>
        </w:rPr>
        <w:t>,</w:t>
      </w:r>
      <w:r w:rsidRPr="00736FEA">
        <w:rPr>
          <w:rStyle w:val="VodilnistavekBoldpoudarekNAPOVED"/>
        </w:rPr>
        <w:t xml:space="preserve"> so </w:t>
      </w:r>
      <w:r>
        <w:rPr>
          <w:rStyle w:val="VodilnistavekBoldpoudarekNAPOVED"/>
        </w:rPr>
        <w:t xml:space="preserve">povezani predvsem z devetim </w:t>
      </w:r>
      <w:proofErr w:type="spellStart"/>
      <w:r>
        <w:rPr>
          <w:rStyle w:val="VodilnistavekBoldpoudarekNAPOVED"/>
        </w:rPr>
        <w:t>protikoronskim</w:t>
      </w:r>
      <w:proofErr w:type="spellEnd"/>
      <w:r>
        <w:rPr>
          <w:rStyle w:val="VodilnistavekBoldpoudarekNAPOVED"/>
        </w:rPr>
        <w:t xml:space="preserve"> paketom</w:t>
      </w:r>
      <w:r w:rsidRPr="00736FEA">
        <w:rPr>
          <w:rStyle w:val="VodilnistavekBoldpoudarekNAPOVED"/>
        </w:rPr>
        <w:t>.</w:t>
      </w:r>
      <w:r>
        <w:t xml:space="preserve"> </w:t>
      </w:r>
      <w:r w:rsidR="338CB176">
        <w:t>ZIUPGT</w:t>
      </w:r>
      <w:r>
        <w:t xml:space="preserve"> </w:t>
      </w:r>
      <w:r w:rsidR="00F14264">
        <w:t xml:space="preserve">oziroma deveti </w:t>
      </w:r>
      <w:proofErr w:type="spellStart"/>
      <w:r w:rsidR="00F14264">
        <w:t>protikoronski</w:t>
      </w:r>
      <w:proofErr w:type="spellEnd"/>
      <w:r w:rsidR="00F14264">
        <w:t xml:space="preserve"> paket</w:t>
      </w:r>
      <w:r w:rsidR="6047D611" w:rsidRPr="00710A6B">
        <w:t xml:space="preserve"> in ZNUPD</w:t>
      </w:r>
      <w:r w:rsidRPr="00710A6B">
        <w:rPr>
          <w:rStyle w:val="FootnoteReference"/>
        </w:rPr>
        <w:footnoteReference w:id="12"/>
      </w:r>
      <w:r>
        <w:t xml:space="preserve"> </w:t>
      </w:r>
      <w:r w:rsidR="1577175E">
        <w:t>sta</w:t>
      </w:r>
      <w:r>
        <w:t xml:space="preserve"> bil</w:t>
      </w:r>
      <w:r w:rsidR="651B4734">
        <w:t>a</w:t>
      </w:r>
      <w:r>
        <w:t xml:space="preserve"> sprejet</w:t>
      </w:r>
      <w:r w:rsidR="52EEBAC4">
        <w:t>a</w:t>
      </w:r>
      <w:r>
        <w:t xml:space="preserve"> julija in</w:t>
      </w:r>
      <w:r w:rsidRPr="00710A6B">
        <w:t xml:space="preserve"> podaljšal</w:t>
      </w:r>
      <w:r w:rsidR="659E4BCE" w:rsidRPr="00710A6B">
        <w:t>a</w:t>
      </w:r>
      <w:r w:rsidRPr="00710A6B">
        <w:t xml:space="preserve"> veljavnost nekaterih predhodnih ukrepov </w:t>
      </w:r>
      <w:r>
        <w:t>ter</w:t>
      </w:r>
      <w:r w:rsidRPr="00710A6B">
        <w:t xml:space="preserve"> uvedl</w:t>
      </w:r>
      <w:r w:rsidR="6133AB7E" w:rsidRPr="00710A6B">
        <w:t>a</w:t>
      </w:r>
      <w:r w:rsidRPr="00710A6B">
        <w:t xml:space="preserve"> nekaj novih. Podaljša</w:t>
      </w:r>
      <w:r w:rsidR="16EED234" w:rsidRPr="00710A6B">
        <w:t>n</w:t>
      </w:r>
      <w:r w:rsidRPr="00710A6B">
        <w:t xml:space="preserve"> je </w:t>
      </w:r>
      <w:r w:rsidR="661ABD3C" w:rsidRPr="00710A6B">
        <w:t>bil</w:t>
      </w:r>
      <w:r w:rsidRPr="00710A6B">
        <w:t xml:space="preserve"> ukrep delnega subvencioniranja krajšega delovnega časa do konca septembra z možnostjo podaljšanja do konca leta in ukrep povračila nadomestila 80 % plače delavcem, ki so ostali doma zaradi karantene ali višje sile do konca leta. </w:t>
      </w:r>
      <w:r w:rsidR="00F14264">
        <w:lastRenderedPageBreak/>
        <w:t>Razšir</w:t>
      </w:r>
      <w:ins w:id="55" w:author="Nataša Todorović Jemec" w:date="2021-09-13T14:50:00Z">
        <w:r w:rsidR="00B13E62">
          <w:t>jena</w:t>
        </w:r>
      </w:ins>
      <w:del w:id="56" w:author="Nataša Todorović Jemec" w:date="2021-09-13T14:50:00Z">
        <w:r w:rsidR="00F14264" w:rsidDel="00B13E62">
          <w:delText>il</w:delText>
        </w:r>
      </w:del>
      <w:r w:rsidR="00F14264">
        <w:t xml:space="preserve"> </w:t>
      </w:r>
      <w:ins w:id="57" w:author="Nataša Todorović Jemec" w:date="2021-09-13T14:50:00Z">
        <w:r w:rsidR="00B13E62">
          <w:t xml:space="preserve">je </w:t>
        </w:r>
      </w:ins>
      <w:del w:id="58" w:author="Nataša Todorović Jemec" w:date="2021-09-13T14:50:00Z">
        <w:r w:rsidR="00F14264" w:rsidDel="00B13E62">
          <w:delText>je</w:delText>
        </w:r>
      </w:del>
      <w:ins w:id="59" w:author="Nataša Todorović Jemec" w:date="2021-09-13T14:50:00Z">
        <w:r w:rsidR="00B13E62">
          <w:t>bila</w:t>
        </w:r>
      </w:ins>
      <w:r w:rsidR="00F14264">
        <w:t xml:space="preserve"> upravičenost dodatka za delo s pacienti in uporabniki obolelimi s </w:t>
      </w:r>
      <w:ins w:id="60" w:author="Nataša Todorović Jemec" w:date="2021-09-13T14:51:00Z">
        <w:r w:rsidR="00B13E62">
          <w:t>covid</w:t>
        </w:r>
      </w:ins>
      <w:del w:id="61" w:author="Nataša Todorović Jemec" w:date="2021-09-13T14:51:00Z">
        <w:r w:rsidR="00F14264" w:rsidDel="00B13E62">
          <w:delText>COVID</w:delText>
        </w:r>
      </w:del>
      <w:r w:rsidR="00F14264">
        <w:t xml:space="preserve">-19 na zunanje izvajalce pri izvajalcih zdravstvene dejavnosti. Dodatek je bil sicer uveden že s PKP5, PKP7 pa je razširil obseg upravičencev in veljavnost ne glede na razglasitev epidemije do konca letošnjega leta. Podobno veljavnost imajo tudi </w:t>
      </w:r>
      <w:r w:rsidR="6CDA67D6">
        <w:t>iz državnega proračuna zagot</w:t>
      </w:r>
      <w:r w:rsidR="00F14264">
        <w:t>o</w:t>
      </w:r>
      <w:r w:rsidR="6CDA67D6">
        <w:t>vlj</w:t>
      </w:r>
      <w:r w:rsidR="00F14264">
        <w:t>eni</w:t>
      </w:r>
      <w:r>
        <w:t xml:space="preserve"> </w:t>
      </w:r>
      <w:r w:rsidRPr="00532210">
        <w:t>vi</w:t>
      </w:r>
      <w:r>
        <w:t>ri</w:t>
      </w:r>
      <w:r w:rsidRPr="00532210">
        <w:t xml:space="preserve"> za financiranje izdatkov v </w:t>
      </w:r>
      <w:r>
        <w:t>zdravstvu in socialnem varstvu</w:t>
      </w:r>
      <w:r w:rsidRPr="00532210">
        <w:t xml:space="preserve"> za različne namene</w:t>
      </w:r>
      <w:r>
        <w:t>,</w:t>
      </w:r>
      <w:r w:rsidRPr="00532210">
        <w:rPr>
          <w:vertAlign w:val="superscript"/>
        </w:rPr>
        <w:footnoteReference w:id="13"/>
      </w:r>
      <w:r>
        <w:t xml:space="preserve"> ki jih je uvedel </w:t>
      </w:r>
      <w:r w:rsidRPr="00532210">
        <w:t>PKP5</w:t>
      </w:r>
      <w:r>
        <w:t>, te</w:t>
      </w:r>
      <w:r w:rsidRPr="00532210">
        <w:t xml:space="preserve"> ukrepe </w:t>
      </w:r>
      <w:r>
        <w:t xml:space="preserve">pa </w:t>
      </w:r>
      <w:r w:rsidRPr="00532210">
        <w:t>sta dopolnila še PKP6</w:t>
      </w:r>
      <w:r w:rsidRPr="00532210">
        <w:rPr>
          <w:vertAlign w:val="superscript"/>
        </w:rPr>
        <w:footnoteReference w:id="14"/>
      </w:r>
      <w:r w:rsidRPr="00532210">
        <w:t xml:space="preserve"> in PKP7</w:t>
      </w:r>
      <w:r w:rsidRPr="00532210">
        <w:rPr>
          <w:vertAlign w:val="superscript"/>
        </w:rPr>
        <w:footnoteReference w:id="15"/>
      </w:r>
      <w:r>
        <w:t xml:space="preserve">. V veljavi ostaja tudi </w:t>
      </w:r>
      <w:r w:rsidRPr="00532210">
        <w:t>financiranje dodatnih kadrov v socialnovarstvenih zakonih</w:t>
      </w:r>
      <w:r>
        <w:t xml:space="preserve">, kar je PKP4 julija lani </w:t>
      </w:r>
      <w:r w:rsidRPr="00532210">
        <w:t xml:space="preserve">določil </w:t>
      </w:r>
      <w:r>
        <w:t xml:space="preserve">za obdobje dveh let. </w:t>
      </w:r>
      <w:r w:rsidR="72D931D3">
        <w:t>R</w:t>
      </w:r>
      <w:r>
        <w:t>azšir</w:t>
      </w:r>
      <w:r w:rsidR="4A5620E5">
        <w:t>jen</w:t>
      </w:r>
      <w:r>
        <w:t xml:space="preserve"> </w:t>
      </w:r>
      <w:r w:rsidR="54051C85">
        <w:t>je bil</w:t>
      </w:r>
      <w:r>
        <w:t xml:space="preserve"> dodatek za delo v času epidemije na nekatere druge poklice</w:t>
      </w:r>
      <w:r w:rsidR="00F14264">
        <w:t>,</w:t>
      </w:r>
      <w:r>
        <w:rPr>
          <w:rStyle w:val="FootnoteReference"/>
        </w:rPr>
        <w:footnoteReference w:id="16"/>
      </w:r>
      <w:r>
        <w:t xml:space="preserve"> ki jim pripada izplačilo za drugi val epidemije. Uvede</w:t>
      </w:r>
      <w:r w:rsidR="5A6BB2E9">
        <w:t>ni</w:t>
      </w:r>
      <w:r>
        <w:t xml:space="preserve"> </w:t>
      </w:r>
      <w:r w:rsidR="62C28B4C">
        <w:t>so bili</w:t>
      </w:r>
      <w:r>
        <w:t xml:space="preserve"> tudi</w:t>
      </w:r>
      <w:r w:rsidRPr="00362674">
        <w:t xml:space="preserve"> nov</w:t>
      </w:r>
      <w:r w:rsidR="1D39B88B" w:rsidRPr="00362674">
        <w:t>i</w:t>
      </w:r>
      <w:r w:rsidRPr="00362674">
        <w:t xml:space="preserve"> bon</w:t>
      </w:r>
      <w:r w:rsidR="2B78B3F9" w:rsidRPr="00362674">
        <w:t>i</w:t>
      </w:r>
      <w:r w:rsidRPr="00362674">
        <w:t xml:space="preserve">, ki se jih lahko koristi </w:t>
      </w:r>
      <w:r>
        <w:t xml:space="preserve">v bolj prizadetih dejavnostih turizma, </w:t>
      </w:r>
      <w:r w:rsidRPr="00362674">
        <w:t>gostinstva, športa in kulture</w:t>
      </w:r>
      <w:r>
        <w:t xml:space="preserve"> in so veljavni do konca letošnjega </w:t>
      </w:r>
      <w:r w:rsidRPr="00CB3A7C">
        <w:t xml:space="preserve">leta. V začetku decembra 2020 je Vlada </w:t>
      </w:r>
      <w:r w:rsidR="0AA774FD" w:rsidRPr="00CB3A7C">
        <w:t>RS</w:t>
      </w:r>
      <w:r w:rsidRPr="00CB3A7C">
        <w:t xml:space="preserve"> podaljšala tudi unovčljivost lanskih turističnih bonov do konca leta 2021. </w:t>
      </w:r>
      <w:r>
        <w:t xml:space="preserve">Prav tako je </w:t>
      </w:r>
      <w:r w:rsidR="7E456EF5">
        <w:t>bila</w:t>
      </w:r>
      <w:r w:rsidR="00F14264">
        <w:t xml:space="preserve"> </w:t>
      </w:r>
      <w:r w:rsidRPr="00CB3A7C">
        <w:t>uvede</w:t>
      </w:r>
      <w:r w:rsidR="54E4E8ED" w:rsidRPr="00CB3A7C">
        <w:t>na</w:t>
      </w:r>
      <w:r w:rsidRPr="00CB3A7C">
        <w:t xml:space="preserve"> pomoč bolj prizadetim dejavnostim v obliki </w:t>
      </w:r>
      <w:ins w:id="62" w:author="Nataša Todorović Jemec" w:date="2021-09-13T14:51:00Z">
        <w:r w:rsidR="00B13E62">
          <w:t>pomoči za financiranje regresa za letni dopust in delnega povračila nekaterih stroškov.</w:t>
        </w:r>
      </w:ins>
      <w:r>
        <w:rPr>
          <w:rStyle w:val="FootnoteReference"/>
        </w:rPr>
        <w:footnoteReference w:id="17"/>
      </w:r>
      <w:r>
        <w:t xml:space="preserve"> </w:t>
      </w:r>
      <w:r w:rsidR="58E84745">
        <w:t>Zagotovljena so tudi</w:t>
      </w:r>
      <w:r>
        <w:t xml:space="preserve">  dodatna sredstva za specializacije zdravstvenih kadrov, ki jih primanjkuje, in za skrajšanje čakalnih dob do zdravstvenih storitev. Do konca letošnjega leta se sicer iztečejo tudi še </w:t>
      </w:r>
      <w:r w:rsidRPr="00DB3D66">
        <w:t xml:space="preserve">zadnji moratoriji, za katere je PKP7 nazadnje podaljšal možnost vložitve vlog na banki do konca februarja 2021 za zagotovitev </w:t>
      </w:r>
      <w:r>
        <w:t>devetmesečnega</w:t>
      </w:r>
      <w:r w:rsidRPr="00DB3D66">
        <w:t xml:space="preserve"> odloga plačila obveznosti iz kreditnih pogodb za prizadete posojilojemalce. </w:t>
      </w:r>
      <w:r>
        <w:t>Do 31.</w:t>
      </w:r>
      <w:r w:rsidR="0876D706">
        <w:t xml:space="preserve"> </w:t>
      </w:r>
      <w:r>
        <w:t>12.</w:t>
      </w:r>
      <w:r w:rsidR="53EC1EC3">
        <w:t xml:space="preserve"> </w:t>
      </w:r>
      <w:r>
        <w:t xml:space="preserve">2021 velja delna razbremenitev delodajalcev zaradi zvišanja minimalne plače iz januarja </w:t>
      </w:r>
      <w:r w:rsidRPr="00C7555F">
        <w:t>2020, ki jo je uvedel PKP8</w:t>
      </w:r>
      <w:ins w:id="63" w:author="Nataša Todorović Jemec" w:date="2021-09-13T14:52:00Z">
        <w:r w:rsidR="00B13E62">
          <w:t>. Sklep Vlade RS</w:t>
        </w:r>
      </w:ins>
      <w:r w:rsidRPr="00ED39DD">
        <w:rPr>
          <w:rStyle w:val="FootnoteReference"/>
        </w:rPr>
        <w:footnoteReference w:id="18"/>
      </w:r>
      <w:r w:rsidRPr="00ED39DD">
        <w:t xml:space="preserve"> pa je konec junija do konca septembra podaljšal </w:t>
      </w:r>
      <w:r>
        <w:t xml:space="preserve">dva ukrepa iz PKP7 v primeru </w:t>
      </w:r>
      <w:r w:rsidRPr="00BF5773">
        <w:t>insolventnost</w:t>
      </w:r>
      <w:r>
        <w:t>i</w:t>
      </w:r>
      <w:r w:rsidRPr="00BF5773">
        <w:t xml:space="preserve"> družbe kot posledic</w:t>
      </w:r>
      <w:r>
        <w:t>e</w:t>
      </w:r>
      <w:r w:rsidRPr="00BF5773">
        <w:t xml:space="preserve"> razglasitve epidemije</w:t>
      </w:r>
      <w:r>
        <w:t>, in sicer o</w:t>
      </w:r>
      <w:r w:rsidRPr="00BF5773">
        <w:t>dlog obveznosti poslovodstva, da vloži predlog za začetek prisilne poravnave ali stečaja</w:t>
      </w:r>
      <w:r w:rsidR="1A554040" w:rsidRPr="00BF5773">
        <w:t>,</w:t>
      </w:r>
      <w:r>
        <w:t xml:space="preserve"> in p</w:t>
      </w:r>
      <w:r w:rsidRPr="00BF5773">
        <w:t xml:space="preserve">odaljšanje roka, za katerega lahko sodišče odloži odločanje o upnikovem predlogu za začetek stečaja na </w:t>
      </w:r>
      <w:r w:rsidR="73AD3130" w:rsidRPr="00BF5773">
        <w:t>štiri</w:t>
      </w:r>
      <w:r w:rsidRPr="00BF5773">
        <w:t xml:space="preserve"> mesece</w:t>
      </w:r>
      <w:r>
        <w:t>.</w:t>
      </w:r>
    </w:p>
    <w:p w14:paraId="7B04A056" w14:textId="77777777" w:rsidR="00591356" w:rsidRPr="004D5B74" w:rsidRDefault="00591356" w:rsidP="00591356">
      <w:pPr>
        <w:pStyle w:val="BesediloNAPOVED"/>
        <w:rPr>
          <w:b/>
          <w:bCs/>
          <w:highlight w:val="yellow"/>
        </w:rPr>
      </w:pPr>
    </w:p>
    <w:p w14:paraId="7B87ECAA" w14:textId="3CB0EF62" w:rsidR="00591356" w:rsidRDefault="00591356" w:rsidP="00591356">
      <w:pPr>
        <w:pStyle w:val="BesediloNAPOVED"/>
        <w:rPr>
          <w:highlight w:val="yellow"/>
        </w:rPr>
      </w:pPr>
      <w:bookmarkStart w:id="64" w:name="_Hlk80203237"/>
      <w:r>
        <w:rPr>
          <w:b/>
          <w:bCs/>
        </w:rPr>
        <w:t xml:space="preserve">Na ravni EU so bili sprejeti obsežni ukrepi za omejitev negativnih posledic in okrevanje gospodarstev po krizi. </w:t>
      </w:r>
      <w:r>
        <w:t xml:space="preserve">Za blažitev posledic pandemije novega </w:t>
      </w:r>
      <w:proofErr w:type="spellStart"/>
      <w:r>
        <w:t>koronavirusa</w:t>
      </w:r>
      <w:proofErr w:type="spellEnd"/>
      <w:r>
        <w:t xml:space="preserve"> </w:t>
      </w:r>
      <w:r w:rsidR="44B5E6B3">
        <w:t xml:space="preserve">je </w:t>
      </w:r>
      <w:r>
        <w:t xml:space="preserve">Evropska komisija </w:t>
      </w:r>
      <w:r w:rsidR="4E98B14B">
        <w:t xml:space="preserve">že v letu 2020 </w:t>
      </w:r>
      <w:r>
        <w:t>omogoč</w:t>
      </w:r>
      <w:r w:rsidR="6A7711A3">
        <w:t>ila</w:t>
      </w:r>
      <w:r>
        <w:t xml:space="preserve"> Sloveniji in drugim državam EU fleksibilnost pri porabi sredstev iz tekočega večletnega finančnega okvira</w:t>
      </w:r>
      <w:r>
        <w:rPr>
          <w:vertAlign w:val="superscript"/>
        </w:rPr>
        <w:footnoteReference w:id="19"/>
      </w:r>
      <w:r>
        <w:t xml:space="preserve"> in državnih pomočeh. Dodatno so bila zagotovljena sredstva namenjena neposredno odzivu na krizo </w:t>
      </w:r>
      <w:r w:rsidR="00E32EE1">
        <w:t>covid</w:t>
      </w:r>
      <w:r>
        <w:t>-19 in sredstva v obliki solidarnostnega sklada EU. To je državam omogočilo hiter odziv na poslabšane socialno-ekonomske razmere zaradi epidemije. Že v začetnih mesecih epidemije je bil sprejet tudi fiskalni sveženj v vrednosti 540 mrd EUR (3,9 % BDP EU iz leta 2019), ki je namenjen okrevanju gospodarstev.</w:t>
      </w:r>
      <w:r>
        <w:rPr>
          <w:vertAlign w:val="superscript"/>
        </w:rPr>
        <w:footnoteReference w:id="20"/>
      </w:r>
      <w:r>
        <w:t xml:space="preserve"> Države EU so konec julija </w:t>
      </w:r>
      <w:r w:rsidR="623FC29D">
        <w:t xml:space="preserve">2020 </w:t>
      </w:r>
      <w:r>
        <w:t xml:space="preserve">dosegle politični dogovor glede finančnega paketa za okrevanje evropskega gospodarstva zaradi posledic </w:t>
      </w:r>
      <w:r w:rsidR="00E32EE1">
        <w:t>covida</w:t>
      </w:r>
      <w:r>
        <w:t>-19. Sveženj v skupni vrednosti 1.824,3 mrd EUR (dobrih 13 % BDP EU iz leta 2019) je sestavljen iz klasičnega večletnega finančnega okvira za obdobje 2021</w:t>
      </w:r>
      <w:bookmarkStart w:id="65" w:name="_Hlk66697624"/>
      <w:r>
        <w:t>–</w:t>
      </w:r>
      <w:r w:rsidR="38B86A39">
        <w:t>20</w:t>
      </w:r>
      <w:r>
        <w:t>27</w:t>
      </w:r>
      <w:bookmarkEnd w:id="65"/>
      <w:r>
        <w:t xml:space="preserve">, katerega predvideni skupni obseg je 1.074,3 mrd EUR, in izrednega instrumenta za okrevanje »Naslednja generacija EU« (NGEU) v vrednosti 750 mrd EUR (390 mrd nepovratnih sredstev in 360 mrd posojil). Načrti držav članic glede </w:t>
      </w:r>
      <w:r w:rsidR="006A6785">
        <w:t>m</w:t>
      </w:r>
      <w:r>
        <w:t>ehanizma za okrevanje in odpornost, ki je ključen element instrumenta NGEU, so trenutno v procesu potrjevanja na ravni EU.</w:t>
      </w:r>
      <w:r>
        <w:rPr>
          <w:rStyle w:val="FootnoteReference"/>
        </w:rPr>
        <w:footnoteReference w:id="21"/>
      </w:r>
      <w:r>
        <w:t xml:space="preserve"> Sredstva za njegovo financiranje bo Evropska komisija pridobila z </w:t>
      </w:r>
      <w:r>
        <w:lastRenderedPageBreak/>
        <w:t xml:space="preserve">zadolževanjem na </w:t>
      </w:r>
      <w:proofErr w:type="spellStart"/>
      <w:r>
        <w:t>obvezniških</w:t>
      </w:r>
      <w:proofErr w:type="spellEnd"/>
      <w:r>
        <w:t xml:space="preserve"> trgih. Unija si bo prizadevala uvesti tudi nove vire lastnih sredstev.</w:t>
      </w:r>
      <w:r>
        <w:rPr>
          <w:vertAlign w:val="superscript"/>
        </w:rPr>
        <w:footnoteReference w:id="22"/>
      </w:r>
      <w:r>
        <w:t xml:space="preserve"> Sloveniji je iz naslova izrednega instrumenta namenjeno 2,098 mrd EUR nepovratnih</w:t>
      </w:r>
      <w:r w:rsidR="00B86C63">
        <w:t xml:space="preserve"> sredstev</w:t>
      </w:r>
      <w:r w:rsidR="6BBE39ED">
        <w:t>, izkoristila pa bo tudi</w:t>
      </w:r>
      <w:r>
        <w:t xml:space="preserve"> 666 mio EUR povratnih sredstev (z možnostjo dodatnega zadolževanja).</w:t>
      </w:r>
      <w:r>
        <w:rPr>
          <w:vertAlign w:val="superscript"/>
        </w:rPr>
        <w:footnoteReference w:id="23"/>
      </w:r>
      <w:r>
        <w:t xml:space="preserve"> Do konca letošnjega leta se pričakuje </w:t>
      </w:r>
      <w:proofErr w:type="spellStart"/>
      <w:r>
        <w:t>predfinanciranje</w:t>
      </w:r>
      <w:proofErr w:type="spellEnd"/>
      <w:r>
        <w:t xml:space="preserve"> iz naslova </w:t>
      </w:r>
      <w:r w:rsidR="006A6785">
        <w:t>m</w:t>
      </w:r>
      <w:r>
        <w:t xml:space="preserve">ehanizma za okrevanje in odpornost v višini 13 % celotne pomoči. </w:t>
      </w:r>
      <w:bookmarkEnd w:id="64"/>
    </w:p>
    <w:p w14:paraId="288F257A" w14:textId="77777777" w:rsidR="00591356" w:rsidRPr="004D5B74" w:rsidRDefault="00591356" w:rsidP="00591356">
      <w:pPr>
        <w:pStyle w:val="BesediloNAPOVED"/>
        <w:rPr>
          <w:b/>
          <w:bCs/>
          <w:highlight w:val="yellow"/>
        </w:rPr>
      </w:pPr>
    </w:p>
    <w:p w14:paraId="169D8C92" w14:textId="096BE1CD" w:rsidR="00591356" w:rsidRPr="004D5B74" w:rsidRDefault="00591356" w:rsidP="00591356">
      <w:pPr>
        <w:pStyle w:val="BesediloNAPOVED"/>
        <w:rPr>
          <w:bCs/>
          <w:highlight w:val="yellow"/>
        </w:rPr>
      </w:pPr>
      <w:bookmarkStart w:id="66" w:name="_Hlk80203036"/>
      <w:r w:rsidRPr="00B72FDB">
        <w:rPr>
          <w:rStyle w:val="VodilnistavekBoldpoudarekNAPOVED"/>
        </w:rPr>
        <w:t xml:space="preserve">Podporne javnofinančne politike in zagotavljanje likvidnosti gospodarstva in prebivalstva prek poslovnih bank dopolnjuje monetarna politika ECB, ki </w:t>
      </w:r>
      <w:r w:rsidR="52440528" w:rsidRPr="1981209C">
        <w:rPr>
          <w:rStyle w:val="VodilnistavekBoldpoudarekNAPOVED"/>
        </w:rPr>
        <w:t xml:space="preserve">pa </w:t>
      </w:r>
      <w:r w:rsidRPr="00B72FDB">
        <w:rPr>
          <w:rStyle w:val="VodilnistavekBoldpoudarekNAPOVED"/>
        </w:rPr>
        <w:t>v zadnjih mesecih zaradi ugodnih razmer ni uvajala dodatnih ukrepov.</w:t>
      </w:r>
      <w:r w:rsidRPr="00B72FDB">
        <w:rPr>
          <w:bCs/>
        </w:rPr>
        <w:t xml:space="preserve"> ECB </w:t>
      </w:r>
      <w:r w:rsidR="4A1A33F3">
        <w:t>naj bi</w:t>
      </w:r>
      <w:r w:rsidRPr="00B72FDB">
        <w:rPr>
          <w:bCs/>
        </w:rPr>
        <w:t xml:space="preserve"> pri</w:t>
      </w:r>
      <w:r>
        <w:t xml:space="preserve"> </w:t>
      </w:r>
      <w:r w:rsidR="0F6EA13D">
        <w:t>sprejetih ukrepih</w:t>
      </w:r>
      <w:r w:rsidRPr="00B72FDB">
        <w:rPr>
          <w:bCs/>
        </w:rPr>
        <w:t xml:space="preserve"> </w:t>
      </w:r>
      <w:r w:rsidR="00C52E87">
        <w:rPr>
          <w:bCs/>
        </w:rPr>
        <w:t>med</w:t>
      </w:r>
      <w:r w:rsidRPr="00B72FDB">
        <w:rPr>
          <w:bCs/>
        </w:rPr>
        <w:t xml:space="preserve"> epidemij</w:t>
      </w:r>
      <w:r w:rsidR="00C52E87">
        <w:rPr>
          <w:bCs/>
        </w:rPr>
        <w:t>o</w:t>
      </w:r>
      <w:r w:rsidRPr="00B72FDB">
        <w:rPr>
          <w:bCs/>
        </w:rPr>
        <w:t xml:space="preserve"> vztrajala tako dolgo, dokler ne bo ocenila, da je kriza</w:t>
      </w:r>
      <w:r w:rsidR="12D24ECC">
        <w:t>,</w:t>
      </w:r>
      <w:r w:rsidRPr="00B72FDB">
        <w:rPr>
          <w:bCs/>
        </w:rPr>
        <w:t xml:space="preserve"> povezana z izbruhom epidemije</w:t>
      </w:r>
      <w:r w:rsidR="7F0CCE5D">
        <w:t>,</w:t>
      </w:r>
      <w:r w:rsidRPr="00B72FDB">
        <w:rPr>
          <w:bCs/>
        </w:rPr>
        <w:t xml:space="preserve"> končana. Izredni program nakupa vrednostnih papirjev ob epidemiji znaša 1.850 mrd, oziroma več kot 15</w:t>
      </w:r>
      <w:r>
        <w:t> </w:t>
      </w:r>
      <w:r w:rsidRPr="00B72FDB">
        <w:rPr>
          <w:bCs/>
        </w:rPr>
        <w:t xml:space="preserve">% BDP evrskega območja iz leta 2019. Veljavnost ukrepa pa je bila konec lanskega leta podaljšana vsaj do marca 2022. </w:t>
      </w:r>
      <w:r w:rsidR="00CD45FD">
        <w:rPr>
          <w:bCs/>
        </w:rPr>
        <w:t>Po tem ko se je ECB z</w:t>
      </w:r>
      <w:r w:rsidRPr="00B72FDB">
        <w:rPr>
          <w:bCs/>
        </w:rPr>
        <w:t xml:space="preserve">aradi zaostrovanja razmer na finančnih trgih v začetku leta odločila, da bo v drugem četrtletju letos okrepila nakupe vrednostnih papirjev, </w:t>
      </w:r>
      <w:r w:rsidR="00CD45FD">
        <w:rPr>
          <w:bCs/>
        </w:rPr>
        <w:t xml:space="preserve">je septembra sprejela odločitev, da bo ob stabilnih razmerah na finančnih trgih obseg </w:t>
      </w:r>
      <w:r w:rsidRPr="00B72FDB">
        <w:rPr>
          <w:bCs/>
        </w:rPr>
        <w:t xml:space="preserve">nakupov </w:t>
      </w:r>
      <w:r w:rsidR="00CD45FD">
        <w:rPr>
          <w:bCs/>
        </w:rPr>
        <w:t>nekoliko znižala.</w:t>
      </w:r>
      <w:r w:rsidRPr="00B72FDB">
        <w:rPr>
          <w:bCs/>
        </w:rPr>
        <w:t xml:space="preserve"> </w:t>
      </w:r>
      <w:r w:rsidR="00CD45FD">
        <w:rPr>
          <w:bCs/>
        </w:rPr>
        <w:t>S</w:t>
      </w:r>
      <w:r w:rsidRPr="00B72FDB">
        <w:rPr>
          <w:bCs/>
        </w:rPr>
        <w:t xml:space="preserve">kupni znesek nakupov v času veljavnosti ukrepa pa ostaja nespremenjen. Poslovnim bankam je ohranila povečan obseg razpoložljivih posojil po izjemno nizkih obrestnih merah, blažje kapitalske zahteve z začetka krize in nižje standarde zavarovanja za financiranje pri </w:t>
      </w:r>
      <w:proofErr w:type="spellStart"/>
      <w:r w:rsidRPr="00B72FDB">
        <w:rPr>
          <w:bCs/>
        </w:rPr>
        <w:t>Evrosistemu</w:t>
      </w:r>
      <w:proofErr w:type="spellEnd"/>
      <w:r w:rsidRPr="00B72FDB">
        <w:rPr>
          <w:bCs/>
        </w:rPr>
        <w:t xml:space="preserve">. </w:t>
      </w:r>
      <w:r w:rsidRPr="00115372">
        <w:rPr>
          <w:bCs/>
        </w:rPr>
        <w:t>Priporočilo, da banke do konca letošnjega septembra ne izplačujejo dividend, pa ni bil</w:t>
      </w:r>
      <w:r>
        <w:rPr>
          <w:bCs/>
        </w:rPr>
        <w:t>o</w:t>
      </w:r>
      <w:r w:rsidRPr="00115372">
        <w:rPr>
          <w:bCs/>
        </w:rPr>
        <w:t xml:space="preserve"> podaljšano. </w:t>
      </w:r>
      <w:r w:rsidRPr="00B72FDB">
        <w:rPr>
          <w:bCs/>
        </w:rPr>
        <w:t xml:space="preserve">Ukrepi ECB so v evrskem območju spodbudili banke h kreditni aktivnosti, zaradi česar se je kreditiranje podjetij na medletni ravni </w:t>
      </w:r>
      <w:r w:rsidR="4437CFB1">
        <w:t xml:space="preserve">sprva </w:t>
      </w:r>
      <w:r w:rsidRPr="00B72FDB">
        <w:rPr>
          <w:bCs/>
        </w:rPr>
        <w:t>pospešilo</w:t>
      </w:r>
      <w:r>
        <w:rPr>
          <w:bCs/>
        </w:rPr>
        <w:t>,</w:t>
      </w:r>
      <w:r w:rsidRPr="00B72FDB">
        <w:rPr>
          <w:bCs/>
        </w:rPr>
        <w:t xml:space="preserve"> a se je rast v zadnjih mesecih zaradi višje osnove precej </w:t>
      </w:r>
      <w:r>
        <w:t>upočasnila</w:t>
      </w:r>
      <w:r>
        <w:rPr>
          <w:bCs/>
        </w:rPr>
        <w:t xml:space="preserve">. V Sloveniji kreditiranje ostaja medletno nižje, vendar se </w:t>
      </w:r>
      <w:r w:rsidRPr="00B72FDB">
        <w:rPr>
          <w:bCs/>
        </w:rPr>
        <w:t xml:space="preserve">medletni padec postopoma </w:t>
      </w:r>
      <w:r>
        <w:rPr>
          <w:bCs/>
        </w:rPr>
        <w:t>zmanjšuje tudi zaradi nizke osnove</w:t>
      </w:r>
      <w:r w:rsidRPr="00B72FDB">
        <w:rPr>
          <w:bCs/>
        </w:rPr>
        <w:t>. Sredi leta</w:t>
      </w:r>
      <w:r>
        <w:t xml:space="preserve"> </w:t>
      </w:r>
      <w:r w:rsidR="7E988BFC">
        <w:t>2021</w:t>
      </w:r>
      <w:r w:rsidRPr="00B72FDB">
        <w:rPr>
          <w:bCs/>
        </w:rPr>
        <w:t xml:space="preserve"> je ECB sprejela novo strategijo denarne politike</w:t>
      </w:r>
      <w:r w:rsidR="28DA91FF">
        <w:t>,</w:t>
      </w:r>
      <w:r w:rsidRPr="00B72FDB">
        <w:rPr>
          <w:bCs/>
        </w:rPr>
        <w:t xml:space="preserve"> s katero je uvedla simetrični 2-odstotni inflacijski cilj, kar pomeni, da so odstopanja od cilja navzgor in navzdol enako nezaželena. Za doseganje inflacijskega cilja bo ECB še naprej uporabljala tako standardne kot tudi nestandardne ukrepe, inflacija pa bo lahko določen čas odstopala od cilja. </w:t>
      </w:r>
    </w:p>
    <w:bookmarkEnd w:id="66"/>
    <w:p w14:paraId="352668F3" w14:textId="77777777" w:rsidR="00591356" w:rsidRPr="004D5B74" w:rsidRDefault="00591356" w:rsidP="00591356">
      <w:pPr>
        <w:pStyle w:val="BesediloNAPOVED"/>
        <w:rPr>
          <w:bCs/>
          <w:highlight w:val="yellow"/>
        </w:rPr>
      </w:pPr>
    </w:p>
    <w:p w14:paraId="1D94F6B0" w14:textId="08ED5CF9" w:rsidR="00591356" w:rsidRPr="004D5B74" w:rsidRDefault="00591356" w:rsidP="00591356">
      <w:pPr>
        <w:spacing w:line="257" w:lineRule="auto"/>
        <w:jc w:val="both"/>
        <w:rPr>
          <w:rFonts w:ascii="Arial" w:eastAsia="Arial" w:hAnsi="Arial" w:cs="Arial"/>
          <w:sz w:val="20"/>
          <w:szCs w:val="20"/>
        </w:rPr>
      </w:pPr>
      <w:r w:rsidRPr="00260B5E">
        <w:rPr>
          <w:rFonts w:ascii="Arial" w:eastAsia="Arial" w:hAnsi="Arial" w:cs="Arial"/>
          <w:b/>
          <w:sz w:val="20"/>
          <w:szCs w:val="20"/>
        </w:rPr>
        <w:t>Ukrepi, financirani iz domačih in EU virov, so v letu 2020 preprečili še večji upad gospodarske aktivnosti</w:t>
      </w:r>
      <w:r w:rsidR="5DF3D8A2" w:rsidRPr="00260B5E">
        <w:rPr>
          <w:rFonts w:ascii="Arial" w:eastAsia="Arial" w:hAnsi="Arial" w:cs="Arial"/>
          <w:b/>
          <w:bCs/>
          <w:sz w:val="20"/>
          <w:szCs w:val="20"/>
        </w:rPr>
        <w:t xml:space="preserve">; </w:t>
      </w:r>
      <w:r w:rsidR="61B225B7" w:rsidRPr="00260B5E">
        <w:rPr>
          <w:rFonts w:ascii="Arial" w:eastAsia="Arial" w:hAnsi="Arial" w:cs="Arial"/>
          <w:b/>
          <w:bCs/>
          <w:sz w:val="20"/>
          <w:szCs w:val="20"/>
        </w:rPr>
        <w:t>o</w:t>
      </w:r>
      <w:r w:rsidRPr="00260B5E">
        <w:rPr>
          <w:rFonts w:ascii="Arial" w:eastAsia="Arial" w:hAnsi="Arial" w:cs="Arial"/>
          <w:b/>
          <w:bCs/>
          <w:sz w:val="20"/>
          <w:szCs w:val="20"/>
        </w:rPr>
        <w:t>bsežni</w:t>
      </w:r>
      <w:r w:rsidRPr="00260B5E">
        <w:rPr>
          <w:rFonts w:ascii="Arial" w:eastAsia="Arial" w:hAnsi="Arial" w:cs="Arial"/>
          <w:b/>
          <w:sz w:val="20"/>
          <w:szCs w:val="20"/>
        </w:rPr>
        <w:t xml:space="preserve"> so tudi </w:t>
      </w:r>
      <w:r w:rsidR="6AB9334D" w:rsidRPr="00260B5E">
        <w:rPr>
          <w:rFonts w:ascii="Arial" w:eastAsia="Arial" w:hAnsi="Arial" w:cs="Arial"/>
          <w:b/>
          <w:bCs/>
          <w:sz w:val="20"/>
          <w:szCs w:val="20"/>
        </w:rPr>
        <w:t>letos</w:t>
      </w:r>
      <w:r w:rsidRPr="00260B5E">
        <w:rPr>
          <w:rFonts w:ascii="Arial" w:eastAsia="Arial" w:hAnsi="Arial" w:cs="Arial"/>
          <w:b/>
          <w:sz w:val="20"/>
          <w:szCs w:val="20"/>
        </w:rPr>
        <w:t xml:space="preserve"> in </w:t>
      </w:r>
      <w:r w:rsidR="642C36E0" w:rsidRPr="00260B5E">
        <w:rPr>
          <w:rFonts w:ascii="Arial" w:eastAsia="Arial" w:hAnsi="Arial" w:cs="Arial"/>
          <w:b/>
          <w:bCs/>
          <w:sz w:val="20"/>
          <w:szCs w:val="20"/>
        </w:rPr>
        <w:t xml:space="preserve">podpirajo </w:t>
      </w:r>
      <w:r w:rsidR="78384985" w:rsidRPr="00260B5E">
        <w:rPr>
          <w:rFonts w:ascii="Arial" w:eastAsia="Arial" w:hAnsi="Arial" w:cs="Arial"/>
          <w:b/>
          <w:bCs/>
          <w:sz w:val="20"/>
          <w:szCs w:val="20"/>
        </w:rPr>
        <w:t>okrevanje</w:t>
      </w:r>
      <w:r w:rsidRPr="00260B5E">
        <w:rPr>
          <w:rFonts w:ascii="Arial" w:eastAsia="Arial" w:hAnsi="Arial" w:cs="Arial"/>
          <w:b/>
          <w:bCs/>
          <w:sz w:val="20"/>
          <w:szCs w:val="20"/>
        </w:rPr>
        <w:t>.</w:t>
      </w:r>
      <w:r w:rsidRPr="00260B5E">
        <w:rPr>
          <w:rFonts w:ascii="Arial" w:eastAsia="Arial" w:hAnsi="Arial" w:cs="Arial"/>
          <w:b/>
          <w:sz w:val="20"/>
          <w:szCs w:val="20"/>
        </w:rPr>
        <w:t xml:space="preserve"> </w:t>
      </w:r>
      <w:r w:rsidRPr="00260B5E">
        <w:rPr>
          <w:rFonts w:ascii="Arial" w:eastAsia="Arial" w:hAnsi="Arial" w:cs="Arial"/>
          <w:sz w:val="20"/>
          <w:szCs w:val="20"/>
        </w:rPr>
        <w:t xml:space="preserve">Za različne ukrepe gospodarstvu in prebivalcem ter za delovanje javnih storitev za zajezitev posledic epidemije </w:t>
      </w:r>
      <w:r w:rsidR="00E32EE1" w:rsidRPr="00260B5E">
        <w:rPr>
          <w:rFonts w:ascii="Arial" w:eastAsia="Arial" w:hAnsi="Arial" w:cs="Arial"/>
          <w:sz w:val="20"/>
          <w:szCs w:val="20"/>
        </w:rPr>
        <w:t>covida</w:t>
      </w:r>
      <w:r w:rsidRPr="00260B5E">
        <w:rPr>
          <w:rFonts w:ascii="Arial" w:eastAsia="Arial" w:hAnsi="Arial" w:cs="Arial"/>
          <w:sz w:val="20"/>
          <w:szCs w:val="20"/>
        </w:rPr>
        <w:t xml:space="preserve">-19 je bilo </w:t>
      </w:r>
      <w:r w:rsidR="57C09D37" w:rsidRPr="00260B5E">
        <w:rPr>
          <w:rFonts w:ascii="Arial" w:eastAsia="Arial" w:hAnsi="Arial" w:cs="Arial"/>
          <w:sz w:val="20"/>
          <w:szCs w:val="20"/>
        </w:rPr>
        <w:t xml:space="preserve">po oceni UMAR </w:t>
      </w:r>
      <w:r w:rsidRPr="00260B5E">
        <w:rPr>
          <w:rFonts w:ascii="Arial" w:eastAsia="Arial" w:hAnsi="Arial" w:cs="Arial"/>
          <w:sz w:val="20"/>
          <w:szCs w:val="20"/>
        </w:rPr>
        <w:t xml:space="preserve">v letu 2020 namenjenih 5,2 % BDP izdatkov sektorja država. Ukrepi so bili ključni pri preprečitvi še večjega upada gospodarske aktivnosti, in sicer </w:t>
      </w:r>
      <w:r w:rsidR="1267261D" w:rsidRPr="00260B5E">
        <w:rPr>
          <w:rFonts w:ascii="Arial" w:eastAsia="Arial" w:hAnsi="Arial" w:cs="Arial"/>
          <w:sz w:val="20"/>
          <w:szCs w:val="20"/>
        </w:rPr>
        <w:t xml:space="preserve">po </w:t>
      </w:r>
      <w:r w:rsidR="58DF9DC7" w:rsidRPr="00260B5E">
        <w:rPr>
          <w:rFonts w:ascii="Arial" w:eastAsia="Arial" w:hAnsi="Arial" w:cs="Arial"/>
          <w:sz w:val="20"/>
          <w:szCs w:val="20"/>
        </w:rPr>
        <w:t xml:space="preserve">naši oceni </w:t>
      </w:r>
      <w:r w:rsidRPr="00260B5E">
        <w:rPr>
          <w:rFonts w:ascii="Arial" w:eastAsia="Arial" w:hAnsi="Arial" w:cs="Arial"/>
          <w:sz w:val="20"/>
          <w:szCs w:val="20"/>
        </w:rPr>
        <w:t>za vsaj 4 odstotne točke.</w:t>
      </w:r>
      <w:r>
        <w:rPr>
          <w:rStyle w:val="FootnoteReference"/>
        </w:rPr>
        <w:footnoteReference w:id="24"/>
      </w:r>
      <w:r w:rsidRPr="00260B5E">
        <w:rPr>
          <w:rFonts w:ascii="Arial" w:eastAsia="Arial" w:hAnsi="Arial" w:cs="Arial"/>
          <w:sz w:val="20"/>
          <w:szCs w:val="20"/>
        </w:rPr>
        <w:t xml:space="preserve"> Poleg tega je bilo v skladu z interventno zakonodajo odobrenih odlogov, obročnih odplačil in neplačanih akontacij davkov za blizu 400 mio EUR. Prav tako so podporo gospodarstvu omogočili likvidnostni krediti in poroštva. Podpora številnim dejavnostim, ki zaradi ukrepov za zajezitev epidemije niso mogle poslovati oz. so poslovale le v okrnjenem obsegu</w:t>
      </w:r>
      <w:r w:rsidR="468233B5" w:rsidRPr="00260B5E">
        <w:rPr>
          <w:rFonts w:ascii="Arial" w:eastAsia="Arial" w:hAnsi="Arial" w:cs="Arial"/>
          <w:sz w:val="20"/>
          <w:szCs w:val="20"/>
        </w:rPr>
        <w:t>,</w:t>
      </w:r>
      <w:r w:rsidRPr="00260B5E">
        <w:rPr>
          <w:rFonts w:ascii="Arial" w:eastAsia="Arial" w:hAnsi="Arial" w:cs="Arial"/>
          <w:sz w:val="20"/>
          <w:szCs w:val="20"/>
        </w:rPr>
        <w:t xml:space="preserve"> je bila ključna tudi v zgodnjih fazah gospodarskega zagona</w:t>
      </w:r>
      <w:r w:rsidR="00EF096D">
        <w:rPr>
          <w:rFonts w:ascii="Arial" w:eastAsia="Arial" w:hAnsi="Arial" w:cs="Arial"/>
          <w:sz w:val="20"/>
          <w:szCs w:val="20"/>
        </w:rPr>
        <w:t>.</w:t>
      </w:r>
      <w:r w:rsidRPr="00260B5E">
        <w:rPr>
          <w:rFonts w:ascii="Arial" w:eastAsia="Arial" w:hAnsi="Arial" w:cs="Arial"/>
          <w:sz w:val="20"/>
          <w:szCs w:val="20"/>
        </w:rPr>
        <w:t xml:space="preserve"> </w:t>
      </w:r>
      <w:r w:rsidR="00EF096D">
        <w:rPr>
          <w:rFonts w:ascii="Arial" w:eastAsia="Arial" w:hAnsi="Arial" w:cs="Arial"/>
          <w:sz w:val="20"/>
          <w:szCs w:val="20"/>
        </w:rPr>
        <w:t>P</w:t>
      </w:r>
      <w:r w:rsidRPr="00260B5E">
        <w:rPr>
          <w:rFonts w:ascii="Arial" w:eastAsia="Arial" w:hAnsi="Arial" w:cs="Arial"/>
          <w:sz w:val="20"/>
          <w:szCs w:val="20"/>
        </w:rPr>
        <w:t xml:space="preserve">rilagajanje ukrepov za gospodarstvo in prebivalstvo epidemičnim in gospodarskim razmeram pa ostaja pomemben del podpore nadaljnjemu okrevanju. V Jesenski napovedi smo upoštevali, da bodo k okrevanju BDP v letu 2021 prispevali ukrepi (odhodki obračunsko) ocenjeni na okoli 2,3 mrd EUR oziroma 4,5 % BDP (Slika 6) ter financirani iz domačih in EU virov. Na pričakovano okrevanje gospodarstva, podprto z visoko investicijsko aktivnostjo države, bo vplivalo tudi zaključevanje tekoče finančne perspektive črpanja sredstev EU (do leta 2023). </w:t>
      </w:r>
      <w:r w:rsidR="0460CFE1" w:rsidRPr="00260B5E">
        <w:rPr>
          <w:rFonts w:ascii="Arial" w:eastAsia="Arial" w:hAnsi="Arial" w:cs="Arial"/>
          <w:sz w:val="20"/>
          <w:szCs w:val="20"/>
        </w:rPr>
        <w:t>V n</w:t>
      </w:r>
      <w:r w:rsidR="1C04CB56" w:rsidRPr="00260B5E">
        <w:rPr>
          <w:rFonts w:ascii="Arial" w:eastAsia="Arial" w:hAnsi="Arial" w:cs="Arial"/>
          <w:sz w:val="20"/>
          <w:szCs w:val="20"/>
        </w:rPr>
        <w:t>apovedi smo upoštevali</w:t>
      </w:r>
      <w:r w:rsidRPr="00260B5E">
        <w:rPr>
          <w:rFonts w:ascii="Arial" w:eastAsia="Arial" w:hAnsi="Arial" w:cs="Arial"/>
          <w:sz w:val="20"/>
          <w:szCs w:val="20"/>
        </w:rPr>
        <w:t xml:space="preserve">, da bo financiranje </w:t>
      </w:r>
      <w:r w:rsidRPr="00260B5E">
        <w:rPr>
          <w:rFonts w:ascii="Arial" w:eastAsia="Arial" w:hAnsi="Arial" w:cs="Arial"/>
          <w:sz w:val="20"/>
          <w:szCs w:val="20"/>
        </w:rPr>
        <w:lastRenderedPageBreak/>
        <w:t>projektov podprto tudi z viri novega instrumenta »N</w:t>
      </w:r>
      <w:r w:rsidR="00AC04A5" w:rsidRPr="00260B5E">
        <w:rPr>
          <w:rFonts w:ascii="Arial" w:eastAsia="Arial" w:hAnsi="Arial" w:cs="Arial"/>
          <w:sz w:val="20"/>
          <w:szCs w:val="20"/>
        </w:rPr>
        <w:t>aslednja</w:t>
      </w:r>
      <w:r w:rsidRPr="00260B5E">
        <w:rPr>
          <w:rFonts w:ascii="Arial" w:eastAsia="Arial" w:hAnsi="Arial" w:cs="Arial"/>
          <w:sz w:val="20"/>
          <w:szCs w:val="20"/>
        </w:rPr>
        <w:t xml:space="preserve"> generacija EU« oz. </w:t>
      </w:r>
      <w:r w:rsidRPr="64C2833E">
        <w:rPr>
          <w:rFonts w:ascii="Arial" w:eastAsia="Arial" w:hAnsi="Arial" w:cs="Arial"/>
          <w:sz w:val="20"/>
          <w:szCs w:val="20"/>
        </w:rPr>
        <w:t>Sklada za okrevanje in odpornost</w:t>
      </w:r>
      <w:r w:rsidR="3B0986C5" w:rsidRPr="64C2833E">
        <w:rPr>
          <w:rFonts w:ascii="Arial" w:eastAsia="Arial" w:hAnsi="Arial" w:cs="Arial"/>
          <w:sz w:val="20"/>
          <w:szCs w:val="20"/>
        </w:rPr>
        <w:t xml:space="preserve">, intenzivneje od leta 2022 </w:t>
      </w:r>
      <w:r w:rsidR="00FE4ABC">
        <w:rPr>
          <w:rFonts w:ascii="Arial" w:eastAsia="Arial" w:hAnsi="Arial" w:cs="Arial"/>
          <w:sz w:val="20"/>
          <w:szCs w:val="20"/>
        </w:rPr>
        <w:t>dalje</w:t>
      </w:r>
      <w:r w:rsidRPr="64C2833E">
        <w:rPr>
          <w:rFonts w:ascii="Arial" w:eastAsia="Arial" w:hAnsi="Arial" w:cs="Arial"/>
          <w:sz w:val="20"/>
          <w:szCs w:val="20"/>
        </w:rPr>
        <w:t>.</w:t>
      </w:r>
    </w:p>
    <w:p w14:paraId="76C8918E" w14:textId="77777777" w:rsidR="00591356" w:rsidRPr="004D5B74" w:rsidRDefault="00591356" w:rsidP="00591356">
      <w:pPr>
        <w:pStyle w:val="BesediloNAPOVED"/>
        <w:rPr>
          <w:bCs/>
          <w:highlight w:val="yellow"/>
        </w:rPr>
      </w:pPr>
    </w:p>
    <w:tbl>
      <w:tblPr>
        <w:tblStyle w:val="TableGrid"/>
        <w:tblW w:w="9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30"/>
        <w:gridCol w:w="4530"/>
      </w:tblGrid>
      <w:tr w:rsidR="00591356" w:rsidRPr="005C103D" w14:paraId="340C3C05" w14:textId="77777777" w:rsidTr="001115F7">
        <w:tc>
          <w:tcPr>
            <w:tcW w:w="4530" w:type="dxa"/>
          </w:tcPr>
          <w:p w14:paraId="0784E9B4" w14:textId="158CD70F" w:rsidR="00591356" w:rsidRPr="004115F7" w:rsidRDefault="00591356" w:rsidP="004115F7">
            <w:pPr>
              <w:pStyle w:val="Caption"/>
            </w:pPr>
            <w:r w:rsidRPr="004115F7">
              <w:t xml:space="preserve">Slika </w:t>
            </w:r>
            <w:r w:rsidRPr="004115F7">
              <w:fldChar w:fldCharType="begin"/>
            </w:r>
            <w:r w:rsidRPr="004115F7">
              <w:instrText xml:space="preserve"> SEQ Slika \* ARABIC </w:instrText>
            </w:r>
            <w:r w:rsidRPr="004115F7">
              <w:fldChar w:fldCharType="separate"/>
            </w:r>
            <w:r w:rsidR="00C30FBD">
              <w:t>5</w:t>
            </w:r>
            <w:r w:rsidRPr="004115F7">
              <w:fldChar w:fldCharType="end"/>
            </w:r>
            <w:r w:rsidRPr="004115F7">
              <w:t xml:space="preserve">: Rast kreditov podjetjem se je v EMU upočasnila, v Sloveniji pa </w:t>
            </w:r>
            <w:r w:rsidR="09FB05A5" w:rsidRPr="004115F7">
              <w:t>se upad z</w:t>
            </w:r>
            <w:ins w:id="67" w:author="Nataša Todorović Jemec" w:date="2021-09-13T14:52:00Z">
              <w:r w:rsidR="00B13E62">
                <w:t>manjšuje</w:t>
              </w:r>
            </w:ins>
            <w:del w:id="68" w:author="Nataša Todorović Jemec" w:date="2021-09-13T14:52:00Z">
              <w:r w:rsidR="09FB05A5" w:rsidRPr="004115F7" w:rsidDel="00B13E62">
                <w:delText>nižuje</w:delText>
              </w:r>
            </w:del>
          </w:p>
          <w:p w14:paraId="11064E46" w14:textId="5133C244" w:rsidR="00591356" w:rsidRPr="004115F7" w:rsidDel="00B13E62" w:rsidRDefault="00591356" w:rsidP="004115F7">
            <w:pPr>
              <w:pStyle w:val="Caption"/>
              <w:rPr>
                <w:del w:id="69" w:author="Nataša Todorović Jemec" w:date="2021-09-13T14:52:00Z"/>
                <w:highlight w:val="yellow"/>
              </w:rPr>
            </w:pPr>
          </w:p>
          <w:p w14:paraId="2A63E8BB" w14:textId="77777777" w:rsidR="0053072F" w:rsidRPr="004115F7" w:rsidRDefault="0053072F" w:rsidP="004115F7">
            <w:pPr>
              <w:pStyle w:val="Caption"/>
              <w:rPr>
                <w:highlight w:val="yellow"/>
              </w:rPr>
            </w:pPr>
          </w:p>
          <w:p w14:paraId="39F58987" w14:textId="77777777" w:rsidR="00591356" w:rsidRPr="004115F7" w:rsidRDefault="00591356" w:rsidP="004115F7">
            <w:pPr>
              <w:pStyle w:val="Caption"/>
              <w:rPr>
                <w:highlight w:val="yellow"/>
              </w:rPr>
            </w:pPr>
            <w:r w:rsidRPr="004115F7">
              <w:drawing>
                <wp:inline distT="0" distB="0" distL="0" distR="0" wp14:anchorId="61520F90" wp14:editId="242BEE57">
                  <wp:extent cx="2733675" cy="2238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33675" cy="2238375"/>
                          </a:xfrm>
                          <a:prstGeom prst="rect">
                            <a:avLst/>
                          </a:prstGeom>
                          <a:noFill/>
                          <a:ln>
                            <a:noFill/>
                          </a:ln>
                        </pic:spPr>
                      </pic:pic>
                    </a:graphicData>
                  </a:graphic>
                </wp:inline>
              </w:drawing>
            </w:r>
          </w:p>
          <w:p w14:paraId="1BA9DF6E" w14:textId="77777777" w:rsidR="00591356" w:rsidRPr="004115F7" w:rsidRDefault="00591356" w:rsidP="004115F7">
            <w:pPr>
              <w:pStyle w:val="Caption"/>
              <w:rPr>
                <w:highlight w:val="yellow"/>
              </w:rPr>
            </w:pPr>
          </w:p>
        </w:tc>
        <w:tc>
          <w:tcPr>
            <w:tcW w:w="4530" w:type="dxa"/>
          </w:tcPr>
          <w:p w14:paraId="5EED3B34" w14:textId="77C4104A" w:rsidR="00591356" w:rsidRPr="004115F7" w:rsidRDefault="00591356" w:rsidP="004115F7">
            <w:pPr>
              <w:pStyle w:val="Caption"/>
            </w:pPr>
            <w:bookmarkStart w:id="70" w:name="_Ref50446611"/>
            <w:r w:rsidRPr="004115F7">
              <w:t xml:space="preserve">Slika </w:t>
            </w:r>
            <w:r w:rsidRPr="004115F7">
              <w:fldChar w:fldCharType="begin"/>
            </w:r>
            <w:r w:rsidRPr="004115F7">
              <w:instrText xml:space="preserve"> SEQ Slika \* ARABIC </w:instrText>
            </w:r>
            <w:r w:rsidRPr="004115F7">
              <w:fldChar w:fldCharType="separate"/>
            </w:r>
            <w:r w:rsidR="00C30FBD">
              <w:t>6</w:t>
            </w:r>
            <w:r w:rsidRPr="004115F7">
              <w:fldChar w:fldCharType="end"/>
            </w:r>
            <w:bookmarkEnd w:id="70"/>
            <w:r w:rsidRPr="004115F7">
              <w:t>: Ocena obsega ukrepov (</w:t>
            </w:r>
            <w:r w:rsidR="13F942D7" w:rsidRPr="004115F7">
              <w:t xml:space="preserve">obračunskih </w:t>
            </w:r>
            <w:r w:rsidRPr="004115F7">
              <w:t xml:space="preserve">odhodkov) za blaženje </w:t>
            </w:r>
            <w:r w:rsidR="124C8920" w:rsidRPr="004115F7">
              <w:t xml:space="preserve">posledic </w:t>
            </w:r>
            <w:r w:rsidRPr="004115F7">
              <w:t xml:space="preserve">epidemije </w:t>
            </w:r>
            <w:r w:rsidR="00E32EE1" w:rsidRPr="004115F7">
              <w:t>covid</w:t>
            </w:r>
            <w:r w:rsidRPr="004115F7">
              <w:t>-19 in podporo okrevanju</w:t>
            </w:r>
          </w:p>
          <w:p w14:paraId="2C9F90B6" w14:textId="02892391" w:rsidR="002413DC" w:rsidRPr="004115F7" w:rsidRDefault="002413DC" w:rsidP="004115F7">
            <w:pPr>
              <w:pStyle w:val="Caption"/>
            </w:pPr>
          </w:p>
          <w:p w14:paraId="4E05153A" w14:textId="0DA32689" w:rsidR="00591356" w:rsidRPr="004115F7" w:rsidRDefault="002B1373" w:rsidP="004115F7">
            <w:pPr>
              <w:pStyle w:val="Caption"/>
            </w:pPr>
            <w:r w:rsidRPr="004115F7">
              <w:drawing>
                <wp:inline distT="0" distB="0" distL="0" distR="0" wp14:anchorId="514E7B16" wp14:editId="3BF94105">
                  <wp:extent cx="2733675" cy="22383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33675" cy="2238375"/>
                          </a:xfrm>
                          <a:prstGeom prst="rect">
                            <a:avLst/>
                          </a:prstGeom>
                          <a:noFill/>
                          <a:ln>
                            <a:noFill/>
                          </a:ln>
                        </pic:spPr>
                      </pic:pic>
                    </a:graphicData>
                  </a:graphic>
                </wp:inline>
              </w:drawing>
            </w:r>
          </w:p>
        </w:tc>
      </w:tr>
    </w:tbl>
    <w:p w14:paraId="54675F83" w14:textId="77777777" w:rsidR="00591356" w:rsidRDefault="00591356" w:rsidP="00591356">
      <w:pPr>
        <w:pStyle w:val="BesediloNAPOVED"/>
        <w:rPr>
          <w:bCs/>
        </w:rPr>
      </w:pPr>
    </w:p>
    <w:p w14:paraId="1CC7FA4F" w14:textId="77777777" w:rsidR="00591356" w:rsidRPr="00767446" w:rsidRDefault="00591356" w:rsidP="00591356">
      <w:pPr>
        <w:pStyle w:val="BesediloNAPOVED"/>
      </w:pPr>
      <w:r w:rsidRPr="00767446">
        <w:br w:type="page"/>
      </w:r>
    </w:p>
    <w:p w14:paraId="3EDA7ABF" w14:textId="77777777" w:rsidR="00591356" w:rsidRDefault="00591356" w:rsidP="00591356">
      <w:pPr>
        <w:pStyle w:val="Heading1"/>
      </w:pPr>
      <w:bookmarkStart w:id="71" w:name="_Toc82438212"/>
      <w:r>
        <w:lastRenderedPageBreak/>
        <w:t>Jesenska</w:t>
      </w:r>
      <w:r w:rsidRPr="00767446">
        <w:t xml:space="preserve"> napoved</w:t>
      </w:r>
      <w:r>
        <w:t xml:space="preserve"> gospodarskih gibanj v Sloveniji</w:t>
      </w:r>
      <w:bookmarkEnd w:id="71"/>
    </w:p>
    <w:p w14:paraId="5EA3C741" w14:textId="77777777" w:rsidR="00591356" w:rsidRPr="007B2F6E" w:rsidRDefault="00591356" w:rsidP="00591356">
      <w:pPr>
        <w:pStyle w:val="BesediloNAPOVED"/>
      </w:pPr>
    </w:p>
    <w:p w14:paraId="4C1FE899" w14:textId="42300E5C" w:rsidR="00591356" w:rsidRDefault="00591356" w:rsidP="00591356">
      <w:pPr>
        <w:pStyle w:val="BesediloNAPOVED"/>
        <w:rPr>
          <w:bCs/>
        </w:rPr>
      </w:pPr>
      <w:r w:rsidRPr="003D0A96">
        <w:rPr>
          <w:b/>
        </w:rPr>
        <w:t xml:space="preserve">Po globokem lanskem upadu letos predvidevamo </w:t>
      </w:r>
      <w:r>
        <w:rPr>
          <w:b/>
        </w:rPr>
        <w:t>6,1</w:t>
      </w:r>
      <w:r w:rsidRPr="003D0A96">
        <w:rPr>
          <w:b/>
        </w:rPr>
        <w:t xml:space="preserve">-odstotno rast BDP, </w:t>
      </w:r>
      <w:r>
        <w:rPr>
          <w:b/>
        </w:rPr>
        <w:t>naslednje leto se bo umirila na 4,7</w:t>
      </w:r>
      <w:r>
        <w:rPr>
          <w:bCs/>
        </w:rPr>
        <w:t> </w:t>
      </w:r>
      <w:r>
        <w:rPr>
          <w:b/>
        </w:rPr>
        <w:t>%, le</w:t>
      </w:r>
      <w:r w:rsidRPr="003D0A96">
        <w:rPr>
          <w:b/>
        </w:rPr>
        <w:t xml:space="preserve">ta 2023 pa </w:t>
      </w:r>
      <w:r>
        <w:rPr>
          <w:b/>
        </w:rPr>
        <w:t>na 3,3</w:t>
      </w:r>
      <w:r>
        <w:rPr>
          <w:bCs/>
        </w:rPr>
        <w:t> </w:t>
      </w:r>
      <w:r>
        <w:rPr>
          <w:b/>
        </w:rPr>
        <w:t>%</w:t>
      </w:r>
      <w:r w:rsidRPr="003D0A96">
        <w:rPr>
          <w:b/>
        </w:rPr>
        <w:t xml:space="preserve">. </w:t>
      </w:r>
      <w:bookmarkStart w:id="72" w:name="_Hlk66787510"/>
      <w:r w:rsidRPr="003D0A96">
        <w:rPr>
          <w:bCs/>
        </w:rPr>
        <w:t xml:space="preserve">Gospodarska aktivnost se je </w:t>
      </w:r>
      <w:r w:rsidR="0C6E6A7F" w:rsidRPr="3277940C">
        <w:t xml:space="preserve">po zadnjih podatkih SURS </w:t>
      </w:r>
      <w:r w:rsidR="7DEF313D">
        <w:t xml:space="preserve">lani </w:t>
      </w:r>
      <w:r w:rsidRPr="003D0A96">
        <w:rPr>
          <w:bCs/>
        </w:rPr>
        <w:t xml:space="preserve">zmanjšala za </w:t>
      </w:r>
      <w:r>
        <w:rPr>
          <w:bCs/>
        </w:rPr>
        <w:t>4</w:t>
      </w:r>
      <w:r w:rsidRPr="003D0A96">
        <w:rPr>
          <w:bCs/>
        </w:rPr>
        <w:t>,</w:t>
      </w:r>
      <w:r w:rsidR="009144DB">
        <w:rPr>
          <w:bCs/>
        </w:rPr>
        <w:t>2 </w:t>
      </w:r>
      <w:r w:rsidRPr="7D0F7E7B">
        <w:t>%</w:t>
      </w:r>
      <w:r w:rsidR="6BE55379" w:rsidRPr="6803DE0C">
        <w:t xml:space="preserve"> </w:t>
      </w:r>
      <w:r w:rsidR="6BE55379" w:rsidRPr="009144DB">
        <w:t xml:space="preserve">(glej </w:t>
      </w:r>
      <w:r w:rsidR="0073307F">
        <w:rPr>
          <w:color w:val="2B579A"/>
          <w:shd w:val="clear" w:color="auto" w:fill="E6E6E6"/>
        </w:rPr>
        <w:fldChar w:fldCharType="begin"/>
      </w:r>
      <w:r w:rsidR="0073307F">
        <w:instrText xml:space="preserve"> REF _Ref66696066 \h </w:instrText>
      </w:r>
      <w:r w:rsidR="009144DB">
        <w:instrText xml:space="preserve"> \* MERGEFORMAT </w:instrText>
      </w:r>
      <w:r w:rsidR="0073307F">
        <w:rPr>
          <w:color w:val="2B579A"/>
          <w:shd w:val="clear" w:color="auto" w:fill="E6E6E6"/>
        </w:rPr>
      </w:r>
      <w:r w:rsidR="0073307F">
        <w:rPr>
          <w:color w:val="2B579A"/>
          <w:shd w:val="clear" w:color="auto" w:fill="E6E6E6"/>
        </w:rPr>
        <w:fldChar w:fldCharType="separate"/>
      </w:r>
      <w:ins w:id="73" w:author="Nataša Todorović Jemec" w:date="2021-09-13T15:09:00Z">
        <w:r w:rsidR="00C30FBD" w:rsidRPr="00EB3DB7">
          <w:t xml:space="preserve">Okvir </w:t>
        </w:r>
        <w:r w:rsidR="00C30FBD">
          <w:rPr>
            <w:noProof/>
          </w:rPr>
          <w:t>1</w:t>
        </w:r>
      </w:ins>
      <w:del w:id="74" w:author="Nataša Todorović Jemec" w:date="2021-09-13T15:09:00Z">
        <w:r w:rsidR="00231124" w:rsidRPr="00EB3DB7" w:rsidDel="00C30FBD">
          <w:delText xml:space="preserve">Okvir </w:delText>
        </w:r>
        <w:r w:rsidR="00231124" w:rsidDel="00C30FBD">
          <w:rPr>
            <w:noProof/>
          </w:rPr>
          <w:delText>1</w:delText>
        </w:r>
      </w:del>
      <w:r w:rsidR="0073307F">
        <w:rPr>
          <w:color w:val="2B579A"/>
          <w:shd w:val="clear" w:color="auto" w:fill="E6E6E6"/>
        </w:rPr>
        <w:fldChar w:fldCharType="end"/>
      </w:r>
      <w:r w:rsidR="5B65A70F" w:rsidRPr="009144DB">
        <w:t>)</w:t>
      </w:r>
      <w:r w:rsidR="5B65A70F">
        <w:t>.</w:t>
      </w:r>
      <w:r w:rsidR="5B65A70F" w:rsidRPr="7D0F7E7B">
        <w:t xml:space="preserve"> </w:t>
      </w:r>
      <w:r w:rsidRPr="003D0A96">
        <w:rPr>
          <w:bCs/>
        </w:rPr>
        <w:t>Po močnem upadu v lanskem drugem četrtletju</w:t>
      </w:r>
      <w:r>
        <w:rPr>
          <w:bCs/>
        </w:rPr>
        <w:t xml:space="preserve"> </w:t>
      </w:r>
      <w:r w:rsidR="00CA2F67">
        <w:t>i</w:t>
      </w:r>
      <w:r w:rsidR="3A3DAF02" w:rsidRPr="158E6695">
        <w:t xml:space="preserve">n odboju </w:t>
      </w:r>
      <w:r w:rsidR="3A3DAF02" w:rsidRPr="597EAF33">
        <w:t xml:space="preserve">v tretjem, je v zadnjem četrtletju </w:t>
      </w:r>
      <w:r>
        <w:rPr>
          <w:bCs/>
        </w:rPr>
        <w:t xml:space="preserve">sledilo ponovno poslabšanje </w:t>
      </w:r>
      <w:r w:rsidRPr="597EAF33">
        <w:t>epidemi</w:t>
      </w:r>
      <w:r w:rsidR="24FC7CF1" w:rsidRPr="597EAF33">
        <w:t>čne</w:t>
      </w:r>
      <w:r>
        <w:rPr>
          <w:bCs/>
        </w:rPr>
        <w:t xml:space="preserve"> situacije in ponovna uvedba </w:t>
      </w:r>
      <w:r w:rsidRPr="00A107C6">
        <w:rPr>
          <w:bCs/>
        </w:rPr>
        <w:t>zaščitnih in omejitvenih ukrepov</w:t>
      </w:r>
      <w:r>
        <w:rPr>
          <w:bCs/>
        </w:rPr>
        <w:t xml:space="preserve">, ki so omejili </w:t>
      </w:r>
      <w:r w:rsidR="00CA2F67">
        <w:t>a</w:t>
      </w:r>
      <w:r w:rsidR="449B7CA8">
        <w:t xml:space="preserve">li celo onemogočili </w:t>
      </w:r>
      <w:r>
        <w:rPr>
          <w:bCs/>
        </w:rPr>
        <w:t>delovanje nekaterih storitvenih dejavnosti</w:t>
      </w:r>
      <w:r w:rsidR="00A324E5">
        <w:rPr>
          <w:bCs/>
        </w:rPr>
        <w:t>.</w:t>
      </w:r>
      <w:r>
        <w:rPr>
          <w:bCs/>
        </w:rPr>
        <w:t xml:space="preserve"> </w:t>
      </w:r>
      <w:r w:rsidR="54733548" w:rsidRPr="6BD0A357">
        <w:t xml:space="preserve">Na drugi strani </w:t>
      </w:r>
      <w:r w:rsidRPr="6BD0A357">
        <w:t xml:space="preserve">so </w:t>
      </w:r>
      <w:r w:rsidRPr="003D0A96">
        <w:rPr>
          <w:bCs/>
        </w:rPr>
        <w:t>predvsem</w:t>
      </w:r>
      <w:r w:rsidRPr="00A107C6">
        <w:rPr>
          <w:bCs/>
        </w:rPr>
        <w:t xml:space="preserve"> dejavnosti, vpete v mednarodno menjavo (predelovalne dejavnosti in promet)</w:t>
      </w:r>
      <w:ins w:id="75" w:author="Nataša Todorović Jemec" w:date="2021-09-13T14:53:00Z">
        <w:r w:rsidR="00523D0E">
          <w:rPr>
            <w:bCs/>
          </w:rPr>
          <w:t>,</w:t>
        </w:r>
      </w:ins>
      <w:r w:rsidRPr="00A107C6">
        <w:rPr>
          <w:bCs/>
        </w:rPr>
        <w:t xml:space="preserve"> in gradbeništvo</w:t>
      </w:r>
      <w:r>
        <w:rPr>
          <w:bCs/>
        </w:rPr>
        <w:t xml:space="preserve"> </w:t>
      </w:r>
      <w:r w:rsidR="36930E36" w:rsidRPr="699FC456">
        <w:t xml:space="preserve">še </w:t>
      </w:r>
      <w:r w:rsidR="36930E36" w:rsidRPr="76651F01">
        <w:t xml:space="preserve">naprej </w:t>
      </w:r>
      <w:r w:rsidRPr="6D91D3C7">
        <w:t>okreva</w:t>
      </w:r>
      <w:r w:rsidR="72DC21F9" w:rsidRPr="6D91D3C7">
        <w:t>le</w:t>
      </w:r>
      <w:r w:rsidRPr="6D91D3C7">
        <w:t>.</w:t>
      </w:r>
      <w:r>
        <w:rPr>
          <w:bCs/>
        </w:rPr>
        <w:t xml:space="preserve"> </w:t>
      </w:r>
      <w:r w:rsidR="46BD0BCE">
        <w:rPr>
          <w:bCs/>
        </w:rPr>
        <w:t xml:space="preserve">Njihovo </w:t>
      </w:r>
      <w:r w:rsidR="72E0707B" w:rsidRPr="0DC9AED5">
        <w:t>o</w:t>
      </w:r>
      <w:r w:rsidRPr="0DC9AED5">
        <w:t>krevanje</w:t>
      </w:r>
      <w:bookmarkEnd w:id="72"/>
      <w:r>
        <w:rPr>
          <w:bCs/>
        </w:rPr>
        <w:t xml:space="preserve"> se nadaljuje tudi letos</w:t>
      </w:r>
      <w:r w:rsidR="72CE27CC" w:rsidRPr="0DC9AED5">
        <w:t>,</w:t>
      </w:r>
      <w:r>
        <w:rPr>
          <w:bCs/>
        </w:rPr>
        <w:t xml:space="preserve"> z izjemo gradbeništva, kjer se je aktivnost v prvem polletju </w:t>
      </w:r>
      <w:r w:rsidR="005D2580">
        <w:rPr>
          <w:bCs/>
        </w:rPr>
        <w:t xml:space="preserve">četrtletno </w:t>
      </w:r>
      <w:r>
        <w:rPr>
          <w:bCs/>
        </w:rPr>
        <w:t xml:space="preserve">zmanjšala </w:t>
      </w:r>
      <w:r w:rsidR="005D2580">
        <w:rPr>
          <w:bCs/>
        </w:rPr>
        <w:t xml:space="preserve">dvakrat zapored </w:t>
      </w:r>
      <w:r>
        <w:t xml:space="preserve">predvsem </w:t>
      </w:r>
      <w:r w:rsidRPr="00D92479">
        <w:t>zaradi težav pri dobavi in s cenami materialov.</w:t>
      </w:r>
      <w:r>
        <w:t xml:space="preserve"> Prav tako </w:t>
      </w:r>
      <w:r w:rsidR="005E343C">
        <w:t>še naprej</w:t>
      </w:r>
      <w:r>
        <w:t xml:space="preserve"> rastejo investicije ter uvoz in izvoz. </w:t>
      </w:r>
      <w:r w:rsidR="2547028B">
        <w:t>P</w:t>
      </w:r>
      <w:r>
        <w:t>ostopno sprošča</w:t>
      </w:r>
      <w:r w:rsidR="0733F924">
        <w:t>nj</w:t>
      </w:r>
      <w:r w:rsidR="23243724">
        <w:t>e</w:t>
      </w:r>
      <w:r w:rsidR="0733F924">
        <w:t xml:space="preserve"> </w:t>
      </w:r>
      <w:r w:rsidR="5D8B327D" w:rsidRPr="6BD0A357">
        <w:t>omejitvenih ukrepov</w:t>
      </w:r>
      <w:r>
        <w:rPr>
          <w:rStyle w:val="FootnoteReference"/>
          <w:bCs/>
        </w:rPr>
        <w:footnoteReference w:id="25"/>
      </w:r>
      <w:r>
        <w:rPr>
          <w:bCs/>
        </w:rPr>
        <w:t xml:space="preserve"> </w:t>
      </w:r>
      <w:r w:rsidR="003F1D85">
        <w:rPr>
          <w:bCs/>
        </w:rPr>
        <w:t xml:space="preserve">v letošnjem letu </w:t>
      </w:r>
      <w:r>
        <w:rPr>
          <w:bCs/>
        </w:rPr>
        <w:t xml:space="preserve">je vplivalo na to, da je bila prodaja </w:t>
      </w:r>
      <w:r w:rsidRPr="006668DC">
        <w:rPr>
          <w:bCs/>
        </w:rPr>
        <w:t xml:space="preserve">v trgovini </w:t>
      </w:r>
      <w:r>
        <w:rPr>
          <w:bCs/>
        </w:rPr>
        <w:t xml:space="preserve">v prvi polovici leta precej </w:t>
      </w:r>
      <w:r w:rsidRPr="006668DC">
        <w:rPr>
          <w:bCs/>
        </w:rPr>
        <w:t>višja kot pred letom</w:t>
      </w:r>
      <w:r>
        <w:rPr>
          <w:bCs/>
        </w:rPr>
        <w:t>. V</w:t>
      </w:r>
      <w:r w:rsidRPr="00D23826">
        <w:rPr>
          <w:bCs/>
        </w:rPr>
        <w:t xml:space="preserve"> </w:t>
      </w:r>
      <w:r w:rsidRPr="5F898ABB">
        <w:t>druge</w:t>
      </w:r>
      <w:r w:rsidR="7AF7009A" w:rsidRPr="5F898ABB">
        <w:t>m</w:t>
      </w:r>
      <w:r w:rsidRPr="5F898ABB">
        <w:t xml:space="preserve"> četrtletj</w:t>
      </w:r>
      <w:r w:rsidR="7BCD8812" w:rsidRPr="5F898ABB">
        <w:t>u</w:t>
      </w:r>
      <w:r>
        <w:rPr>
          <w:bCs/>
        </w:rPr>
        <w:t xml:space="preserve"> pa se je</w:t>
      </w:r>
      <w:r w:rsidRPr="00D23826">
        <w:rPr>
          <w:bCs/>
        </w:rPr>
        <w:t xml:space="preserve"> izboljšalo poslovanje tudi v gostinskih in nastanitvenih storitvah, igralništvu ter v športnih, kulturnih, razvedrilnih in osebnih dejavnosti</w:t>
      </w:r>
      <w:r>
        <w:rPr>
          <w:bCs/>
        </w:rPr>
        <w:t>h</w:t>
      </w:r>
      <w:r w:rsidRPr="00D23826">
        <w:rPr>
          <w:bCs/>
        </w:rPr>
        <w:t>.</w:t>
      </w:r>
      <w:r>
        <w:rPr>
          <w:bCs/>
        </w:rPr>
        <w:t xml:space="preserve"> To je skladno z okrevanjem zasebne potrošnje, ki je bila v drugem četrtletju</w:t>
      </w:r>
      <w:r w:rsidR="002371DD">
        <w:rPr>
          <w:bCs/>
        </w:rPr>
        <w:t>,</w:t>
      </w:r>
      <w:r>
        <w:rPr>
          <w:bCs/>
        </w:rPr>
        <w:t xml:space="preserve"> sicer tudi zaradi nizke lanske osnove</w:t>
      </w:r>
      <w:r w:rsidR="002371DD">
        <w:rPr>
          <w:bCs/>
        </w:rPr>
        <w:t>,</w:t>
      </w:r>
      <w:r>
        <w:rPr>
          <w:bCs/>
        </w:rPr>
        <w:t xml:space="preserve"> medletno </w:t>
      </w:r>
      <w:r w:rsidR="63897569" w:rsidRPr="3277940C">
        <w:t xml:space="preserve">bistveno </w:t>
      </w:r>
      <w:r>
        <w:rPr>
          <w:bCs/>
        </w:rPr>
        <w:t xml:space="preserve">višja. </w:t>
      </w:r>
      <w:r w:rsidR="4E7A0C7D" w:rsidRPr="6BD0A357">
        <w:t>M</w:t>
      </w:r>
      <w:r w:rsidRPr="6BD0A357">
        <w:t>edletna</w:t>
      </w:r>
      <w:r>
        <w:rPr>
          <w:bCs/>
        </w:rPr>
        <w:t xml:space="preserve"> rast </w:t>
      </w:r>
      <w:r w:rsidR="5C7E472D" w:rsidRPr="6BD0A357">
        <w:t>BDP</w:t>
      </w:r>
      <w:r w:rsidR="2CA192B5" w:rsidRPr="6BD0A357">
        <w:t xml:space="preserve"> je </w:t>
      </w:r>
      <w:r w:rsidRPr="6BD0A357">
        <w:t xml:space="preserve">v </w:t>
      </w:r>
      <w:r>
        <w:rPr>
          <w:bCs/>
        </w:rPr>
        <w:t xml:space="preserve">prvem polletju </w:t>
      </w:r>
      <w:r w:rsidR="7959DDBB" w:rsidRPr="6BD0A357">
        <w:t xml:space="preserve">tako znašala </w:t>
      </w:r>
      <w:r w:rsidRPr="6BD0A357">
        <w:t>8,2</w:t>
      </w:r>
      <w:r w:rsidRPr="6BD0A357">
        <w:rPr>
          <w:b/>
          <w:bCs/>
        </w:rPr>
        <w:t> </w:t>
      </w:r>
      <w:r>
        <w:rPr>
          <w:bCs/>
        </w:rPr>
        <w:t>%.</w:t>
      </w:r>
      <w:r w:rsidRPr="004966F7">
        <w:rPr>
          <w:bCs/>
        </w:rPr>
        <w:t xml:space="preserve"> </w:t>
      </w:r>
      <w:r w:rsidRPr="00830689">
        <w:rPr>
          <w:bCs/>
        </w:rPr>
        <w:t>Na podlagi razpoložljivih podatkov ocenjujemo, da s</w:t>
      </w:r>
      <w:r w:rsidR="00075A7E">
        <w:rPr>
          <w:bCs/>
        </w:rPr>
        <w:t xml:space="preserve">o </w:t>
      </w:r>
      <w:r w:rsidRPr="00830689">
        <w:rPr>
          <w:bCs/>
        </w:rPr>
        <w:t>poleti</w:t>
      </w:r>
      <w:r w:rsidR="00075A7E">
        <w:rPr>
          <w:bCs/>
        </w:rPr>
        <w:t xml:space="preserve"> še naprej</w:t>
      </w:r>
      <w:r w:rsidRPr="00830689">
        <w:rPr>
          <w:bCs/>
        </w:rPr>
        <w:t xml:space="preserve"> ras</w:t>
      </w:r>
      <w:r w:rsidR="00075A7E">
        <w:rPr>
          <w:bCs/>
        </w:rPr>
        <w:t>le</w:t>
      </w:r>
      <w:r w:rsidRPr="00830689">
        <w:rPr>
          <w:bCs/>
        </w:rPr>
        <w:t xml:space="preserve"> dejavnosti, vpet</w:t>
      </w:r>
      <w:r w:rsidR="00075A7E">
        <w:rPr>
          <w:bCs/>
        </w:rPr>
        <w:t>e</w:t>
      </w:r>
      <w:r w:rsidRPr="00830689">
        <w:rPr>
          <w:bCs/>
        </w:rPr>
        <w:t xml:space="preserve"> v mednarodno menjavo, prav tako se je ob nadaljnjem sproščanju omejitvenih ukrepov ob </w:t>
      </w:r>
      <w:r w:rsidR="10CF3BD4" w:rsidRPr="428526C4">
        <w:t xml:space="preserve">upoštevanju </w:t>
      </w:r>
      <w:r w:rsidRPr="428526C4">
        <w:t>pogoj</w:t>
      </w:r>
      <w:r w:rsidR="65BF6064" w:rsidRPr="428526C4">
        <w:t>a</w:t>
      </w:r>
      <w:r w:rsidRPr="00830689">
        <w:rPr>
          <w:bCs/>
        </w:rPr>
        <w:t xml:space="preserve"> PCT nadaljevalo okrevanje </w:t>
      </w:r>
      <w:r w:rsidRPr="6BD0A357">
        <w:t>storit</w:t>
      </w:r>
      <w:r w:rsidR="7CF64446" w:rsidRPr="6BD0A357">
        <w:t>ev</w:t>
      </w:r>
      <w:r w:rsidRPr="00830689">
        <w:rPr>
          <w:bCs/>
        </w:rPr>
        <w:t xml:space="preserve"> in zasebn</w:t>
      </w:r>
      <w:r w:rsidR="3BA7F356" w:rsidRPr="6BD0A357">
        <w:t>e</w:t>
      </w:r>
      <w:r w:rsidRPr="00830689">
        <w:rPr>
          <w:bCs/>
        </w:rPr>
        <w:t xml:space="preserve"> </w:t>
      </w:r>
      <w:r w:rsidRPr="6BD0A357">
        <w:t>potrošnj</w:t>
      </w:r>
      <w:r w:rsidR="457B37A5" w:rsidRPr="6BD0A357">
        <w:t>e</w:t>
      </w:r>
      <w:r w:rsidRPr="00830689">
        <w:rPr>
          <w:bCs/>
        </w:rPr>
        <w:t>, kar bo pozitivno vplivalo na rast skupne gospodarske aktivnosti.</w:t>
      </w:r>
      <w:r>
        <w:rPr>
          <w:bCs/>
        </w:rPr>
        <w:t xml:space="preserve"> Na nadaljnjo rast storitvenih dejavnosti</w:t>
      </w:r>
      <w:r w:rsidR="00F426C4">
        <w:rPr>
          <w:bCs/>
        </w:rPr>
        <w:t xml:space="preserve"> </w:t>
      </w:r>
      <w:r>
        <w:rPr>
          <w:bCs/>
        </w:rPr>
        <w:t xml:space="preserve">vpliva tudi </w:t>
      </w:r>
      <w:r w:rsidRPr="6BD0A357">
        <w:t>unovče</w:t>
      </w:r>
      <w:r w:rsidR="002F3CCA" w:rsidRPr="6BD0A357">
        <w:t>van</w:t>
      </w:r>
      <w:r w:rsidRPr="6BD0A357">
        <w:t>je</w:t>
      </w:r>
      <w:r>
        <w:rPr>
          <w:bCs/>
        </w:rPr>
        <w:t xml:space="preserve"> lanskih in letošnjih</w:t>
      </w:r>
      <w:r w:rsidR="074D2181" w:rsidRPr="6BD0A357">
        <w:t xml:space="preserve"> bonov</w:t>
      </w:r>
      <w:r w:rsidDel="00591356">
        <w:t>.</w:t>
      </w:r>
      <w:r>
        <w:rPr>
          <w:bCs/>
        </w:rPr>
        <w:t xml:space="preserve"> Predvidevamo, da se bo rast v zadnjem četrtletju umirila, saj bi </w:t>
      </w:r>
      <w:r w:rsidR="009144DB">
        <w:rPr>
          <w:bCs/>
        </w:rPr>
        <w:t>hladnejši dnevi v jesensko-zimskem času</w:t>
      </w:r>
      <w:r>
        <w:rPr>
          <w:bCs/>
        </w:rPr>
        <w:t xml:space="preserve"> ob </w:t>
      </w:r>
      <w:r w:rsidR="5D229CDA" w:rsidRPr="3B6E816C">
        <w:t xml:space="preserve">povečani </w:t>
      </w:r>
      <w:r>
        <w:rPr>
          <w:bCs/>
        </w:rPr>
        <w:t>prisotnosti virusa lahko poleg že obstoječih omejitev (npr. pogoj PCT) prinesl</w:t>
      </w:r>
      <w:r w:rsidR="00657CFC">
        <w:rPr>
          <w:bCs/>
        </w:rPr>
        <w:t>i</w:t>
      </w:r>
      <w:r>
        <w:rPr>
          <w:bCs/>
        </w:rPr>
        <w:t xml:space="preserve"> še previdnejše </w:t>
      </w:r>
      <w:r>
        <w:t>(</w:t>
      </w:r>
      <w:proofErr w:type="spellStart"/>
      <w:r>
        <w:t>samoomejitveno</w:t>
      </w:r>
      <w:proofErr w:type="spellEnd"/>
      <w:r>
        <w:t>) obnašanje</w:t>
      </w:r>
      <w:r w:rsidRPr="002C449E">
        <w:t xml:space="preserve"> prebivalstva</w:t>
      </w:r>
      <w:r>
        <w:t xml:space="preserve">, kar bo zavrlo rast predvsem storitvenih dejavnosti in zasebne potrošnje. Umirila naj bi se tudi rast v predelovalnih dejavnostih, ki se srečujejo z omejitvami na strani ponudbe. </w:t>
      </w:r>
      <w:r w:rsidR="17C72E8E">
        <w:t xml:space="preserve">V letu 2021 tako </w:t>
      </w:r>
      <w:r>
        <w:t xml:space="preserve">pričakujemo 6,1-odstotno rast, kar je več od predvidevanj v Pomladanski napovedi. </w:t>
      </w:r>
      <w:r w:rsidR="7807133B">
        <w:t xml:space="preserve">Višja napoved je </w:t>
      </w:r>
      <w:bookmarkStart w:id="76" w:name="_Hlk82435766"/>
      <w:r>
        <w:t xml:space="preserve">predvsem posledica </w:t>
      </w:r>
      <w:r w:rsidR="09C93231">
        <w:t>izboljšanja obetov v mednarodnem okolju</w:t>
      </w:r>
      <w:r w:rsidR="1F20BFBE">
        <w:t>,</w:t>
      </w:r>
      <w:r w:rsidR="09C93231">
        <w:t xml:space="preserve"> </w:t>
      </w:r>
      <w:r>
        <w:rPr>
          <w:bCs/>
        </w:rPr>
        <w:t xml:space="preserve">hitrejše rasti aktivnosti </w:t>
      </w:r>
      <w:r w:rsidR="3F4A1B03" w:rsidRPr="6BD0A357">
        <w:t xml:space="preserve">od pričakovane, zlasti </w:t>
      </w:r>
      <w:r>
        <w:rPr>
          <w:bCs/>
        </w:rPr>
        <w:t>v drugem četrtletju in</w:t>
      </w:r>
      <w:r w:rsidRPr="6BD0A357">
        <w:t xml:space="preserve"> </w:t>
      </w:r>
      <w:r w:rsidR="3B1B68E6" w:rsidRPr="6BD0A357">
        <w:t>tudi v</w:t>
      </w:r>
      <w:r>
        <w:rPr>
          <w:bCs/>
        </w:rPr>
        <w:t xml:space="preserve"> poletnih mesecih</w:t>
      </w:r>
      <w:r w:rsidR="00351372">
        <w:rPr>
          <w:bCs/>
        </w:rPr>
        <w:t>,</w:t>
      </w:r>
      <w:r w:rsidRPr="6BD0A357">
        <w:t xml:space="preserve"> </w:t>
      </w:r>
      <w:r w:rsidR="0836A1F5">
        <w:t xml:space="preserve">ob </w:t>
      </w:r>
      <w:r w:rsidRPr="03123C4E">
        <w:t>nadaljnje</w:t>
      </w:r>
      <w:r w:rsidR="45312988" w:rsidRPr="03123C4E">
        <w:t>m</w:t>
      </w:r>
      <w:r w:rsidRPr="03123C4E">
        <w:t xml:space="preserve"> prilagajanj</w:t>
      </w:r>
      <w:r w:rsidR="548A4F36" w:rsidRPr="03123C4E">
        <w:t>u</w:t>
      </w:r>
      <w:r>
        <w:rPr>
          <w:bCs/>
        </w:rPr>
        <w:t xml:space="preserve"> </w:t>
      </w:r>
      <w:r w:rsidR="6FF103D7" w:rsidRPr="6BD0A357">
        <w:t xml:space="preserve">podjetij in potrošnikov </w:t>
      </w:r>
      <w:r w:rsidR="75250E4F" w:rsidRPr="6BD0A357">
        <w:t xml:space="preserve">spremenjenim </w:t>
      </w:r>
      <w:r>
        <w:rPr>
          <w:bCs/>
        </w:rPr>
        <w:t>razmeram</w:t>
      </w:r>
      <w:bookmarkEnd w:id="76"/>
      <w:r>
        <w:rPr>
          <w:bCs/>
        </w:rPr>
        <w:t xml:space="preserve">. S tem bo gospodarska aktivnost letos </w:t>
      </w:r>
      <w:r w:rsidR="0712FC94" w:rsidRPr="6BD0A357">
        <w:t xml:space="preserve">že </w:t>
      </w:r>
      <w:r>
        <w:rPr>
          <w:bCs/>
        </w:rPr>
        <w:t xml:space="preserve">presegla </w:t>
      </w:r>
      <w:proofErr w:type="spellStart"/>
      <w:r>
        <w:rPr>
          <w:bCs/>
        </w:rPr>
        <w:t>predkrizno</w:t>
      </w:r>
      <w:proofErr w:type="spellEnd"/>
      <w:r>
        <w:rPr>
          <w:bCs/>
        </w:rPr>
        <w:t xml:space="preserve"> raven iz leta 2019, </w:t>
      </w:r>
      <w:r w:rsidRPr="001F784F">
        <w:rPr>
          <w:bCs/>
        </w:rPr>
        <w:t xml:space="preserve">k čemur </w:t>
      </w:r>
      <w:r w:rsidRPr="5A1332A0">
        <w:t>bo prispeval</w:t>
      </w:r>
      <w:r w:rsidR="00AB3829">
        <w:t>o</w:t>
      </w:r>
      <w:r w:rsidRPr="001F784F">
        <w:rPr>
          <w:bCs/>
        </w:rPr>
        <w:t xml:space="preserve"> </w:t>
      </w:r>
      <w:r>
        <w:rPr>
          <w:bCs/>
        </w:rPr>
        <w:t xml:space="preserve">tudi </w:t>
      </w:r>
      <w:r w:rsidRPr="001F784F">
        <w:rPr>
          <w:bCs/>
        </w:rPr>
        <w:t>ohranjanje nekaterih ukrepov za blažitev posledic epidemije.</w:t>
      </w:r>
      <w:r>
        <w:rPr>
          <w:bCs/>
        </w:rPr>
        <w:t xml:space="preserve"> </w:t>
      </w:r>
      <w:r w:rsidRPr="001F784F">
        <w:rPr>
          <w:bCs/>
        </w:rPr>
        <w:t>Okrevanje gospodarstva se bo v naslednjih dveh letih nadaljevalo</w:t>
      </w:r>
      <w:r w:rsidRPr="00396D9B">
        <w:rPr>
          <w:bCs/>
        </w:rPr>
        <w:t>, težave z dobavo materialov</w:t>
      </w:r>
      <w:r w:rsidR="2E95E909" w:rsidRPr="6BD0A357">
        <w:t xml:space="preserve"> </w:t>
      </w:r>
      <w:r w:rsidR="72BEA975">
        <w:t xml:space="preserve">in s tem povezani cenovni pritiski </w:t>
      </w:r>
      <w:r w:rsidR="00AB3829">
        <w:t xml:space="preserve">pa </w:t>
      </w:r>
      <w:r w:rsidR="2E95E909" w:rsidRPr="6BD0A357">
        <w:t>naj bi se postopoma umiril</w:t>
      </w:r>
      <w:r w:rsidR="00052BED">
        <w:t>i</w:t>
      </w:r>
      <w:r w:rsidRPr="6BD0A357">
        <w:t>.</w:t>
      </w:r>
      <w:r w:rsidRPr="00396D9B">
        <w:rPr>
          <w:bCs/>
        </w:rPr>
        <w:t xml:space="preserve"> Pri tem predvidevamo, da bodo (zlasti v </w:t>
      </w:r>
      <w:r w:rsidR="00563B22">
        <w:rPr>
          <w:bCs/>
        </w:rPr>
        <w:t>letu</w:t>
      </w:r>
      <w:r w:rsidRPr="00396D9B">
        <w:rPr>
          <w:bCs/>
        </w:rPr>
        <w:t xml:space="preserve"> 2022) določeni </w:t>
      </w:r>
      <w:r w:rsidR="00052BED">
        <w:rPr>
          <w:bCs/>
        </w:rPr>
        <w:t>zaščitni</w:t>
      </w:r>
      <w:r w:rsidRPr="00396D9B">
        <w:rPr>
          <w:bCs/>
        </w:rPr>
        <w:t xml:space="preserve"> ukrepi še vedno prisotni in bodo omejevali</w:t>
      </w:r>
      <w:r w:rsidRPr="001F784F">
        <w:rPr>
          <w:bCs/>
        </w:rPr>
        <w:t xml:space="preserve"> popolno okrevanje določenih storitvenih dejavnosti (</w:t>
      </w:r>
      <w:r w:rsidR="00FD2F14">
        <w:rPr>
          <w:bCs/>
        </w:rPr>
        <w:t>predvsem</w:t>
      </w:r>
      <w:r w:rsidRPr="001F784F">
        <w:rPr>
          <w:bCs/>
        </w:rPr>
        <w:t xml:space="preserve"> potovanj)</w:t>
      </w:r>
      <w:r>
        <w:rPr>
          <w:bCs/>
        </w:rPr>
        <w:t xml:space="preserve">. </w:t>
      </w:r>
      <w:r w:rsidRPr="001F784F">
        <w:rPr>
          <w:bCs/>
        </w:rPr>
        <w:t>Po dveh letih razmeroma visokih rasti za leto 2023 napovedujemo 3,</w:t>
      </w:r>
      <w:r w:rsidR="00752830">
        <w:rPr>
          <w:bCs/>
        </w:rPr>
        <w:t>3</w:t>
      </w:r>
      <w:r w:rsidRPr="001F784F">
        <w:rPr>
          <w:bCs/>
        </w:rPr>
        <w:t>-odstotno rast BDP.</w:t>
      </w:r>
    </w:p>
    <w:p w14:paraId="701E47D2" w14:textId="3C0F2F29" w:rsidR="005D2580" w:rsidRDefault="005D2580" w:rsidP="00591356">
      <w:pPr>
        <w:pStyle w:val="BesediloNAPOVED"/>
        <w:rPr>
          <w:bCs/>
        </w:rPr>
      </w:pPr>
    </w:p>
    <w:tbl>
      <w:tblPr>
        <w:tblStyle w:val="TableGrid"/>
        <w:tblW w:w="9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30"/>
        <w:gridCol w:w="4530"/>
      </w:tblGrid>
      <w:tr w:rsidR="00591356" w:rsidRPr="00DD5C3A" w14:paraId="11A5EDB5" w14:textId="77777777" w:rsidTr="7B806951">
        <w:tc>
          <w:tcPr>
            <w:tcW w:w="4530" w:type="dxa"/>
          </w:tcPr>
          <w:p w14:paraId="3026E8FD" w14:textId="5E8E9F4F" w:rsidR="00591356" w:rsidRPr="004115F7" w:rsidRDefault="00591356" w:rsidP="004115F7">
            <w:pPr>
              <w:pStyle w:val="Caption"/>
            </w:pPr>
            <w:r w:rsidRPr="004115F7">
              <w:lastRenderedPageBreak/>
              <w:t xml:space="preserve">Slika </w:t>
            </w:r>
            <w:r w:rsidRPr="004115F7">
              <w:fldChar w:fldCharType="begin"/>
            </w:r>
            <w:r w:rsidRPr="004115F7">
              <w:instrText xml:space="preserve"> SEQ Slika \* ARABIC </w:instrText>
            </w:r>
            <w:r w:rsidRPr="004115F7">
              <w:fldChar w:fldCharType="separate"/>
            </w:r>
            <w:r w:rsidR="00C30FBD">
              <w:t>7</w:t>
            </w:r>
            <w:r w:rsidRPr="004115F7">
              <w:fldChar w:fldCharType="end"/>
            </w:r>
            <w:r w:rsidRPr="004115F7">
              <w:t xml:space="preserve">: </w:t>
            </w:r>
            <w:r w:rsidR="008C451F" w:rsidRPr="004115F7">
              <w:t>V</w:t>
            </w:r>
            <w:r w:rsidRPr="004115F7">
              <w:t xml:space="preserve">ečina kazalnikov gospodarske klime </w:t>
            </w:r>
            <w:r w:rsidR="008C451F" w:rsidRPr="004115F7">
              <w:t xml:space="preserve">je v prvi polovici </w:t>
            </w:r>
            <w:r w:rsidR="000D6CBE" w:rsidRPr="004115F7">
              <w:t xml:space="preserve">leta </w:t>
            </w:r>
            <w:r w:rsidR="008C451F" w:rsidRPr="004115F7">
              <w:t>rasla</w:t>
            </w:r>
            <w:r w:rsidR="000D6CBE" w:rsidRPr="004115F7">
              <w:t>;</w:t>
            </w:r>
            <w:r w:rsidRPr="004115F7">
              <w:t xml:space="preserve"> </w:t>
            </w:r>
            <w:r w:rsidR="000D6CBE" w:rsidRPr="004115F7">
              <w:t xml:space="preserve">poleti se je </w:t>
            </w:r>
            <w:r w:rsidRPr="004115F7">
              <w:t xml:space="preserve">rast </w:t>
            </w:r>
            <w:r w:rsidR="000D6CBE" w:rsidRPr="004115F7">
              <w:t>začela umirjati</w:t>
            </w:r>
          </w:p>
          <w:p w14:paraId="5FC4F891" w14:textId="77777777" w:rsidR="00591356" w:rsidRPr="004115F7" w:rsidRDefault="00591356" w:rsidP="004115F7">
            <w:pPr>
              <w:pStyle w:val="Caption"/>
              <w:rPr>
                <w:highlight w:val="yellow"/>
              </w:rPr>
            </w:pPr>
          </w:p>
          <w:p w14:paraId="5467A2E6" w14:textId="77777777" w:rsidR="007E6310" w:rsidRPr="004115F7" w:rsidRDefault="007E6310" w:rsidP="004115F7">
            <w:pPr>
              <w:pStyle w:val="Caption"/>
              <w:rPr>
                <w:highlight w:val="yellow"/>
              </w:rPr>
            </w:pPr>
          </w:p>
          <w:p w14:paraId="2280B788" w14:textId="77777777" w:rsidR="00591356" w:rsidRPr="004115F7" w:rsidRDefault="00591356" w:rsidP="004115F7">
            <w:pPr>
              <w:pStyle w:val="Caption"/>
              <w:rPr>
                <w:highlight w:val="yellow"/>
              </w:rPr>
            </w:pPr>
            <w:r w:rsidRPr="004115F7">
              <w:drawing>
                <wp:inline distT="0" distB="0" distL="0" distR="0" wp14:anchorId="7E8B3D0C" wp14:editId="3EB1E17B">
                  <wp:extent cx="2733675" cy="22383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33675" cy="2238375"/>
                          </a:xfrm>
                          <a:prstGeom prst="rect">
                            <a:avLst/>
                          </a:prstGeom>
                          <a:noFill/>
                          <a:ln>
                            <a:noFill/>
                          </a:ln>
                        </pic:spPr>
                      </pic:pic>
                    </a:graphicData>
                  </a:graphic>
                </wp:inline>
              </w:drawing>
            </w:r>
          </w:p>
        </w:tc>
        <w:tc>
          <w:tcPr>
            <w:tcW w:w="4530" w:type="dxa"/>
          </w:tcPr>
          <w:p w14:paraId="3F0DA29D" w14:textId="35EAFEC1" w:rsidR="00591356" w:rsidRPr="004115F7" w:rsidRDefault="00591356" w:rsidP="004115F7">
            <w:pPr>
              <w:pStyle w:val="Caption"/>
            </w:pPr>
            <w:r w:rsidRPr="004115F7">
              <w:t xml:space="preserve">Slika </w:t>
            </w:r>
            <w:r w:rsidRPr="004115F7">
              <w:fldChar w:fldCharType="begin"/>
            </w:r>
            <w:r w:rsidRPr="004115F7">
              <w:instrText xml:space="preserve"> SEQ Slika \* ARABIC </w:instrText>
            </w:r>
            <w:r w:rsidRPr="004115F7">
              <w:fldChar w:fldCharType="separate"/>
            </w:r>
            <w:r w:rsidR="00C30FBD">
              <w:t>8</w:t>
            </w:r>
            <w:r w:rsidRPr="004115F7">
              <w:fldChar w:fldCharType="end"/>
            </w:r>
            <w:r w:rsidRPr="004115F7">
              <w:t xml:space="preserve">: </w:t>
            </w:r>
            <w:r w:rsidR="00741D8B" w:rsidRPr="004115F7">
              <w:t>P</w:t>
            </w:r>
            <w:r w:rsidRPr="004115F7">
              <w:t xml:space="preserve">romet tovornih vozil in promet po davčno potrjenih računih </w:t>
            </w:r>
            <w:r w:rsidR="00741D8B" w:rsidRPr="004115F7">
              <w:t xml:space="preserve">sta </w:t>
            </w:r>
            <w:r w:rsidR="347AD573" w:rsidRPr="004115F7">
              <w:t>do letošnjega poletja</w:t>
            </w:r>
            <w:r w:rsidRPr="004115F7">
              <w:t xml:space="preserve"> že doseg</w:t>
            </w:r>
            <w:r w:rsidR="00741D8B" w:rsidRPr="004115F7">
              <w:t>l</w:t>
            </w:r>
            <w:r w:rsidRPr="004115F7">
              <w:t xml:space="preserve">a ravni iz predkriznega leta 2019 </w:t>
            </w:r>
          </w:p>
          <w:p w14:paraId="09244272" w14:textId="77777777" w:rsidR="00591356" w:rsidRPr="004115F7" w:rsidRDefault="00591356" w:rsidP="004115F7">
            <w:pPr>
              <w:pStyle w:val="Caption"/>
            </w:pPr>
          </w:p>
          <w:p w14:paraId="4F15C7FC" w14:textId="072C9771" w:rsidR="00591356" w:rsidRPr="004115F7" w:rsidRDefault="004977A9" w:rsidP="004115F7">
            <w:pPr>
              <w:pStyle w:val="Caption"/>
            </w:pPr>
            <w:r w:rsidRPr="004115F7">
              <w:drawing>
                <wp:inline distT="0" distB="0" distL="0" distR="0" wp14:anchorId="10062713" wp14:editId="4DDD6DBD">
                  <wp:extent cx="2733675" cy="22193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33675" cy="2219325"/>
                          </a:xfrm>
                          <a:prstGeom prst="rect">
                            <a:avLst/>
                          </a:prstGeom>
                          <a:noFill/>
                          <a:ln>
                            <a:noFill/>
                          </a:ln>
                        </pic:spPr>
                      </pic:pic>
                    </a:graphicData>
                  </a:graphic>
                </wp:inline>
              </w:drawing>
            </w:r>
          </w:p>
        </w:tc>
      </w:tr>
      <w:tr w:rsidR="00591356" w:rsidRPr="00477C37" w14:paraId="63BB5BEE" w14:textId="77777777" w:rsidTr="7B806951">
        <w:tc>
          <w:tcPr>
            <w:tcW w:w="4530" w:type="dxa"/>
          </w:tcPr>
          <w:p w14:paraId="259D0675" w14:textId="77777777" w:rsidR="00591356" w:rsidRPr="004115F7" w:rsidRDefault="00591356" w:rsidP="004115F7">
            <w:pPr>
              <w:pStyle w:val="Caption"/>
              <w:rPr>
                <w:highlight w:val="yellow"/>
              </w:rPr>
            </w:pPr>
          </w:p>
        </w:tc>
        <w:tc>
          <w:tcPr>
            <w:tcW w:w="4530" w:type="dxa"/>
          </w:tcPr>
          <w:p w14:paraId="140D77D8" w14:textId="77777777" w:rsidR="00591356" w:rsidRPr="004115F7" w:rsidRDefault="00591356" w:rsidP="004115F7">
            <w:pPr>
              <w:pStyle w:val="Caption"/>
              <w:rPr>
                <w:highlight w:val="yellow"/>
              </w:rPr>
            </w:pPr>
          </w:p>
        </w:tc>
      </w:tr>
    </w:tbl>
    <w:tbl>
      <w:tblPr>
        <w:tblStyle w:val="okvirNAPOVED"/>
        <w:tblW w:w="0" w:type="auto"/>
        <w:tblLook w:val="04A0" w:firstRow="1" w:lastRow="0" w:firstColumn="1" w:lastColumn="0" w:noHBand="0" w:noVBand="1"/>
      </w:tblPr>
      <w:tblGrid>
        <w:gridCol w:w="9060"/>
      </w:tblGrid>
      <w:tr w:rsidR="00591356" w:rsidRPr="00C77B9A" w14:paraId="0A2CB9E1" w14:textId="77777777" w:rsidTr="001115F7">
        <w:trPr>
          <w:trHeight w:val="9204"/>
        </w:trPr>
        <w:tc>
          <w:tcPr>
            <w:tcW w:w="9060" w:type="dxa"/>
          </w:tcPr>
          <w:p w14:paraId="25C297B9" w14:textId="48564BAD" w:rsidR="00591356" w:rsidRPr="00EB3DB7" w:rsidRDefault="00591356" w:rsidP="001115F7">
            <w:pPr>
              <w:pStyle w:val="Caption"/>
              <w:rPr>
                <w:bCs w:val="0"/>
              </w:rPr>
            </w:pPr>
            <w:bookmarkStart w:id="77" w:name="_Ref66696066"/>
            <w:r w:rsidRPr="00EB3DB7">
              <w:lastRenderedPageBreak/>
              <w:t xml:space="preserve">Okvir </w:t>
            </w:r>
            <w:r w:rsidRPr="00EB3DB7">
              <w:rPr>
                <w:color w:val="2B579A"/>
                <w:shd w:val="clear" w:color="auto" w:fill="E6E6E6"/>
              </w:rPr>
              <w:fldChar w:fldCharType="begin"/>
            </w:r>
            <w:r w:rsidRPr="00EB3DB7">
              <w:instrText xml:space="preserve"> SEQ Okvir \* ARABIC </w:instrText>
            </w:r>
            <w:r w:rsidRPr="00EB3DB7">
              <w:rPr>
                <w:color w:val="2B579A"/>
                <w:shd w:val="clear" w:color="auto" w:fill="E6E6E6"/>
              </w:rPr>
              <w:fldChar w:fldCharType="separate"/>
            </w:r>
            <w:r w:rsidR="00C30FBD">
              <w:t>1</w:t>
            </w:r>
            <w:r w:rsidRPr="00EB3DB7">
              <w:rPr>
                <w:color w:val="2B579A"/>
                <w:shd w:val="clear" w:color="auto" w:fill="E6E6E6"/>
              </w:rPr>
              <w:fldChar w:fldCharType="end"/>
            </w:r>
            <w:bookmarkEnd w:id="77"/>
            <w:r w:rsidRPr="00EB3DB7">
              <w:t xml:space="preserve">: </w:t>
            </w:r>
            <w:r>
              <w:t>Prva letna</w:t>
            </w:r>
            <w:r w:rsidRPr="00EB3DB7">
              <w:rPr>
                <w:rStyle w:val="VodilnistavekBoldpoudarekNAPOVED"/>
                <w:b/>
              </w:rPr>
              <w:t xml:space="preserve"> ocena BDP za leto 20</w:t>
            </w:r>
            <w:r>
              <w:rPr>
                <w:rStyle w:val="VodilnistavekBoldpoudarekNAPOVED"/>
                <w:b/>
              </w:rPr>
              <w:t>20</w:t>
            </w:r>
          </w:p>
          <w:p w14:paraId="35435B04" w14:textId="77777777" w:rsidR="00591356" w:rsidRPr="00C77B9A" w:rsidRDefault="00591356" w:rsidP="001115F7">
            <w:pPr>
              <w:pStyle w:val="BesediloNAPOVED"/>
              <w:rPr>
                <w:bCs/>
              </w:rPr>
            </w:pPr>
          </w:p>
          <w:p w14:paraId="740774E1" w14:textId="4CC85893" w:rsidR="00591356" w:rsidRPr="00EB3DB7" w:rsidRDefault="00591356" w:rsidP="001115F7">
            <w:pPr>
              <w:pStyle w:val="BesediloNAPOVED"/>
            </w:pPr>
            <w:r w:rsidRPr="00EB3DB7">
              <w:rPr>
                <w:rStyle w:val="VodilnistavekBoldpoudarekNAPOVED"/>
              </w:rPr>
              <w:t>Objava prve ocene BDP za leto 20</w:t>
            </w:r>
            <w:r>
              <w:rPr>
                <w:rStyle w:val="VodilnistavekBoldpoudarekNAPOVED"/>
              </w:rPr>
              <w:t>20 na podlagi letnih podatkovnih virov</w:t>
            </w:r>
            <w:r w:rsidRPr="00EB3DB7">
              <w:rPr>
                <w:rStyle w:val="VodilnistavekBoldpoudarekNAPOVED"/>
              </w:rPr>
              <w:t xml:space="preserve"> (in revidiranih podatkov za obdobje od </w:t>
            </w:r>
            <w:r w:rsidRPr="007F5716">
              <w:rPr>
                <w:rStyle w:val="VodilnistavekBoldpoudarekNAPOVED"/>
              </w:rPr>
              <w:t>leta 2017) je spremenila</w:t>
            </w:r>
            <w:r w:rsidRPr="00EB3DB7">
              <w:rPr>
                <w:rStyle w:val="VodilnistavekBoldpoudarekNAPOVED"/>
              </w:rPr>
              <w:t xml:space="preserve"> izhodišča za pripravo napovedi.</w:t>
            </w:r>
            <w:r w:rsidRPr="00EB3DB7">
              <w:rPr>
                <w:b/>
                <w:bCs/>
              </w:rPr>
              <w:t xml:space="preserve"> </w:t>
            </w:r>
            <w:r w:rsidRPr="00EB3DB7">
              <w:t xml:space="preserve"> </w:t>
            </w:r>
            <w:r>
              <w:t xml:space="preserve">BDP je </w:t>
            </w:r>
            <w:r w:rsidR="5BA74457">
              <w:t>po najnovejših podatkih</w:t>
            </w:r>
            <w:r w:rsidR="44FAE480">
              <w:t>,</w:t>
            </w:r>
            <w:r w:rsidR="5BA74457">
              <w:t xml:space="preserve"> </w:t>
            </w:r>
            <w:r w:rsidR="64470E94">
              <w:t>objavljenih avgusta 2021</w:t>
            </w:r>
            <w:r w:rsidR="79F58279">
              <w:t>,</w:t>
            </w:r>
            <w:r>
              <w:t xml:space="preserve"> </w:t>
            </w:r>
            <w:r w:rsidR="09DE0BC3">
              <w:t>v letu 2020</w:t>
            </w:r>
            <w:r w:rsidRPr="007F5716">
              <w:t xml:space="preserve"> upadel manj</w:t>
            </w:r>
            <w:r w:rsidR="00B7791E">
              <w:t>,</w:t>
            </w:r>
            <w:r w:rsidRPr="007F5716">
              <w:t xml:space="preserve"> kot je bilo ocenjeno na podlagi četrtletnih podatkov, objavljenih konec februarja 2021</w:t>
            </w:r>
            <w:r w:rsidR="00791770">
              <w:t>.</w:t>
            </w:r>
            <w:r w:rsidRPr="007F5716">
              <w:t xml:space="preserve"> </w:t>
            </w:r>
            <w:r w:rsidR="00791770">
              <w:t>R</w:t>
            </w:r>
            <w:r w:rsidRPr="007F5716">
              <w:t>azlika znaša 1,3 o. t. (-4,2 %; po februarski oceni -5,5 %) oziroma 621 mio EUR</w:t>
            </w:r>
            <w:r w:rsidR="00791770">
              <w:t xml:space="preserve"> in</w:t>
            </w:r>
            <w:r w:rsidRPr="007F5716">
              <w:t xml:space="preserve"> v večji meri izhaja iz manjšega novo ocenjenega padca potrošnje gospodinjstev</w:t>
            </w:r>
            <w:r w:rsidR="00DC62FD">
              <w:t>.</w:t>
            </w:r>
            <w:r w:rsidRPr="007F5716">
              <w:t xml:space="preserve"> </w:t>
            </w:r>
            <w:r w:rsidR="3F9C592D">
              <w:t>R</w:t>
            </w:r>
            <w:r>
              <w:t>ealna</w:t>
            </w:r>
            <w:r w:rsidRPr="007F5716">
              <w:t xml:space="preserve"> rast državne potrošnje je bila lani </w:t>
            </w:r>
            <w:r w:rsidRPr="00D153BA">
              <w:t>višja kot po prvi oceni, padec bruto investicij je bil večji in prispevek salda menjave s tujino manjši. Nominalne spremembe ocen posameznih komponent BDP so precejšnje. Ocenjen padec zasebne potrošnje se je glede na prvo oceno z</w:t>
            </w:r>
            <w:r>
              <w:t>manjšal</w:t>
            </w:r>
            <w:r w:rsidRPr="00D153BA">
              <w:t xml:space="preserve"> za 807 mio EUR, </w:t>
            </w:r>
            <w:r w:rsidRPr="00E73CBA">
              <w:t xml:space="preserve">kar </w:t>
            </w:r>
            <w:r w:rsidR="00875370">
              <w:t xml:space="preserve">je </w:t>
            </w:r>
            <w:r w:rsidRPr="00E73CBA">
              <w:t>spremeni</w:t>
            </w:r>
            <w:r w:rsidR="00875370">
              <w:t>lo</w:t>
            </w:r>
            <w:r w:rsidRPr="00E73CBA">
              <w:t xml:space="preserve"> oceno varčevanja slovenskih potrošnikov in s tem izhodišče za </w:t>
            </w:r>
            <w:r w:rsidRPr="002C30EB">
              <w:t xml:space="preserve">pripravo napovedi. Ocena državne potrošnje se je zvišala, in sicer za </w:t>
            </w:r>
            <w:r w:rsidR="477FDA31">
              <w:t>blizu</w:t>
            </w:r>
            <w:r w:rsidRPr="002C30EB">
              <w:t xml:space="preserve"> 200 mio EUR. </w:t>
            </w:r>
            <w:r w:rsidRPr="002D3A99">
              <w:t xml:space="preserve">Sprememba pri bruto investicijah (-151 mio EUR) izhaja iz večjega padca investicij v osnovna sredstva, </w:t>
            </w:r>
            <w:r w:rsidRPr="005C63C1">
              <w:t xml:space="preserve">prispevek zalog k rasti BDP </w:t>
            </w:r>
            <w:r w:rsidR="00E107AB">
              <w:t xml:space="preserve">pa je </w:t>
            </w:r>
            <w:r w:rsidRPr="005C63C1">
              <w:t>iz negativnega po prvi oceni (-0,4 o.</w:t>
            </w:r>
            <w:r w:rsidR="4FD4F203">
              <w:t xml:space="preserve"> </w:t>
            </w:r>
            <w:r w:rsidRPr="005C63C1">
              <w:t xml:space="preserve">t.) </w:t>
            </w:r>
            <w:r w:rsidR="14B81946">
              <w:t xml:space="preserve">popravljen na </w:t>
            </w:r>
            <w:r>
              <w:t>pozitiv</w:t>
            </w:r>
            <w:r w:rsidR="0ABB9D17">
              <w:t>nega</w:t>
            </w:r>
            <w:r w:rsidRPr="005C63C1">
              <w:t xml:space="preserve"> (0,1 o. t.). Sprememba</w:t>
            </w:r>
            <w:r>
              <w:t xml:space="preserve"> </w:t>
            </w:r>
            <w:r w:rsidR="65BC5417">
              <w:t>prvotno</w:t>
            </w:r>
            <w:r w:rsidRPr="005C63C1">
              <w:t xml:space="preserve"> ocenjenega padca izvoza blaga in storitev je razmeroma majhna, uvoza pa </w:t>
            </w:r>
            <w:r w:rsidR="19AEB31A">
              <w:t xml:space="preserve">večja, tako da </w:t>
            </w:r>
            <w:r>
              <w:t xml:space="preserve">je </w:t>
            </w:r>
            <w:r w:rsidR="3E35A7B7">
              <w:t>po novi oceni</w:t>
            </w:r>
            <w:r w:rsidRPr="005C63C1">
              <w:t xml:space="preserve"> </w:t>
            </w:r>
            <w:r>
              <w:t>p</w:t>
            </w:r>
            <w:r w:rsidR="3E35A7B7">
              <w:t xml:space="preserve">adec </w:t>
            </w:r>
            <w:r w:rsidRPr="005C63C1">
              <w:t xml:space="preserve">precej manjši od </w:t>
            </w:r>
            <w:r>
              <w:t>pr</w:t>
            </w:r>
            <w:r w:rsidR="6664DF46">
              <w:t>votno ocenjenega</w:t>
            </w:r>
            <w:r w:rsidR="655DAF35">
              <w:t>;</w:t>
            </w:r>
            <w:r w:rsidRPr="005C63C1">
              <w:t xml:space="preserve"> s </w:t>
            </w:r>
            <w:r w:rsidR="693ED369">
              <w:t>tem</w:t>
            </w:r>
            <w:r w:rsidRPr="005C63C1">
              <w:t xml:space="preserve"> se je prispevek salda menjave k rasti BDP znižal z 0,4 na -0,1 o. t</w:t>
            </w:r>
            <w:r>
              <w:t>.</w:t>
            </w:r>
            <w:r w:rsidRPr="00EB3DB7">
              <w:t xml:space="preserve"> </w:t>
            </w:r>
            <w:r w:rsidR="005D02BF">
              <w:t xml:space="preserve">Po proizvodni strani </w:t>
            </w:r>
            <w:r w:rsidR="00AA772E">
              <w:t>so k manjšemu padcu BDP</w:t>
            </w:r>
            <w:r w:rsidR="002D73BC">
              <w:t xml:space="preserve"> in dodane vrednosti</w:t>
            </w:r>
            <w:r w:rsidR="00AA772E">
              <w:t xml:space="preserve"> največ prispevale predelovalne dejavnosti</w:t>
            </w:r>
            <w:r w:rsidR="00F0423A">
              <w:t xml:space="preserve"> (padec je bil 222 </w:t>
            </w:r>
            <w:r w:rsidR="009C2124">
              <w:t>mio EUR manjši kot po prvi oceni)</w:t>
            </w:r>
            <w:r w:rsidR="00C321B1">
              <w:t>, manjši je bil tudi padec v tržnih storitvah</w:t>
            </w:r>
            <w:r w:rsidR="004F500B">
              <w:t xml:space="preserve"> </w:t>
            </w:r>
            <w:r w:rsidR="007E6154">
              <w:t xml:space="preserve">(za 109 mio EUR) </w:t>
            </w:r>
            <w:r w:rsidR="004F500B">
              <w:t xml:space="preserve">in v </w:t>
            </w:r>
            <w:r w:rsidR="00632717">
              <w:t>nekaterih drugih</w:t>
            </w:r>
            <w:r w:rsidR="004F500B">
              <w:t xml:space="preserve"> dejavnostih (A, B, D in E</w:t>
            </w:r>
            <w:r w:rsidR="3BE5285B">
              <w:t xml:space="preserve"> </w:t>
            </w:r>
            <w:r w:rsidR="007E6154">
              <w:t>- skupno za 212 mio EUR</w:t>
            </w:r>
            <w:r w:rsidR="004F500B">
              <w:t>)</w:t>
            </w:r>
            <w:r w:rsidR="00C85B46">
              <w:t xml:space="preserve">. </w:t>
            </w:r>
            <w:r w:rsidR="003959F8">
              <w:t>Padec v gradbeništvu je bil globlji (za 74 mio EUR)</w:t>
            </w:r>
            <w:r w:rsidR="00AF0D4A">
              <w:t xml:space="preserve">, dodana vrednost v javnih storitvah, ki naj bi po prvi oceni lani padla, </w:t>
            </w:r>
            <w:r w:rsidR="0085516C">
              <w:t xml:space="preserve">pa </w:t>
            </w:r>
            <w:r w:rsidR="00C532A3">
              <w:t xml:space="preserve">se </w:t>
            </w:r>
            <w:r w:rsidR="0085516C">
              <w:t xml:space="preserve">je po revidiranih podatkih </w:t>
            </w:r>
            <w:r w:rsidR="00632717">
              <w:t>povečala</w:t>
            </w:r>
            <w:r w:rsidR="0085516C">
              <w:t xml:space="preserve"> (nominalno znaša razlika </w:t>
            </w:r>
            <w:r w:rsidR="00B859D8">
              <w:t>160 mio EUR)</w:t>
            </w:r>
            <w:r w:rsidR="009F6599">
              <w:t>.</w:t>
            </w:r>
            <w:r w:rsidR="00C85B46">
              <w:t xml:space="preserve"> </w:t>
            </w:r>
          </w:p>
          <w:p w14:paraId="5D1BC011" w14:textId="77777777" w:rsidR="00591356" w:rsidRPr="00C77B9A" w:rsidRDefault="00591356" w:rsidP="001115F7">
            <w:pPr>
              <w:pStyle w:val="BesediloNAPOVED"/>
              <w:rPr>
                <w:bCs/>
              </w:rPr>
            </w:pPr>
          </w:p>
          <w:tbl>
            <w:tblPr>
              <w:tblStyle w:val="TableGrid"/>
              <w:tblW w:w="8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1"/>
              <w:gridCol w:w="4385"/>
            </w:tblGrid>
            <w:tr w:rsidR="00591356" w:rsidRPr="00C77B9A" w14:paraId="07FE2F20" w14:textId="77777777" w:rsidTr="001115F7">
              <w:tc>
                <w:tcPr>
                  <w:tcW w:w="4391" w:type="dxa"/>
                </w:tcPr>
                <w:p w14:paraId="0CA42E69" w14:textId="0665B231" w:rsidR="00591356" w:rsidRPr="004115F7" w:rsidRDefault="00591356" w:rsidP="004115F7">
                  <w:pPr>
                    <w:pStyle w:val="Caption"/>
                  </w:pPr>
                  <w:r w:rsidRPr="004115F7">
                    <w:t xml:space="preserve">Slika </w:t>
                  </w:r>
                  <w:r w:rsidRPr="004115F7">
                    <w:fldChar w:fldCharType="begin"/>
                  </w:r>
                  <w:r w:rsidRPr="004115F7">
                    <w:instrText xml:space="preserve"> SEQ Slika \* ARABIC </w:instrText>
                  </w:r>
                  <w:r w:rsidRPr="004115F7">
                    <w:fldChar w:fldCharType="separate"/>
                  </w:r>
                  <w:r w:rsidR="00C30FBD">
                    <w:t>9</w:t>
                  </w:r>
                  <w:r w:rsidRPr="004115F7">
                    <w:fldChar w:fldCharType="end"/>
                  </w:r>
                  <w:r w:rsidRPr="004115F7">
                    <w:t xml:space="preserve">: Revizija podatkov </w:t>
                  </w:r>
                  <w:r w:rsidR="009D0A50" w:rsidRPr="004115F7">
                    <w:t>izdatkovnih komponent</w:t>
                  </w:r>
                  <w:r w:rsidRPr="004115F7">
                    <w:t xml:space="preserve"> BDP</w:t>
                  </w:r>
                  <w:r w:rsidR="009D0A50" w:rsidRPr="004115F7">
                    <w:t xml:space="preserve"> </w:t>
                  </w:r>
                  <w:r w:rsidR="00DC6C68" w:rsidRPr="004115F7">
                    <w:t>v</w:t>
                  </w:r>
                  <w:r w:rsidR="009D0A50" w:rsidRPr="004115F7">
                    <w:t xml:space="preserve"> tekočih cenah leta 2020</w:t>
                  </w:r>
                </w:p>
                <w:p w14:paraId="11952AA5" w14:textId="0EC22B69" w:rsidR="00591356" w:rsidRPr="004115F7" w:rsidRDefault="00591356" w:rsidP="004115F7">
                  <w:pPr>
                    <w:pStyle w:val="Caption"/>
                  </w:pPr>
                </w:p>
                <w:p w14:paraId="49C43063" w14:textId="7C81C382" w:rsidR="00591356" w:rsidRPr="004115F7" w:rsidRDefault="00C91A25" w:rsidP="004115F7">
                  <w:pPr>
                    <w:pStyle w:val="Caption"/>
                  </w:pPr>
                  <w:r w:rsidRPr="004115F7">
                    <w:drawing>
                      <wp:inline distT="0" distB="0" distL="0" distR="0" wp14:anchorId="121CE15D" wp14:editId="59434E10">
                        <wp:extent cx="2624440" cy="2232000"/>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24440" cy="2232000"/>
                                </a:xfrm>
                                <a:prstGeom prst="rect">
                                  <a:avLst/>
                                </a:prstGeom>
                                <a:noFill/>
                                <a:ln>
                                  <a:noFill/>
                                </a:ln>
                              </pic:spPr>
                            </pic:pic>
                          </a:graphicData>
                        </a:graphic>
                      </wp:inline>
                    </w:drawing>
                  </w:r>
                </w:p>
              </w:tc>
              <w:tc>
                <w:tcPr>
                  <w:tcW w:w="4385" w:type="dxa"/>
                </w:tcPr>
                <w:p w14:paraId="06812D4B" w14:textId="73B47C61" w:rsidR="00591356" w:rsidRPr="004115F7" w:rsidRDefault="00591356" w:rsidP="004115F7">
                  <w:pPr>
                    <w:pStyle w:val="Caption"/>
                  </w:pPr>
                  <w:r w:rsidRPr="004115F7">
                    <w:t xml:space="preserve">Slika </w:t>
                  </w:r>
                  <w:r w:rsidRPr="004115F7">
                    <w:fldChar w:fldCharType="begin"/>
                  </w:r>
                  <w:r w:rsidRPr="004115F7">
                    <w:instrText xml:space="preserve"> SEQ Slika \* ARABIC </w:instrText>
                  </w:r>
                  <w:r w:rsidRPr="004115F7">
                    <w:fldChar w:fldCharType="separate"/>
                  </w:r>
                  <w:r w:rsidR="00C30FBD">
                    <w:t>10</w:t>
                  </w:r>
                  <w:r w:rsidRPr="004115F7">
                    <w:fldChar w:fldCharType="end"/>
                  </w:r>
                  <w:r w:rsidRPr="004115F7">
                    <w:t xml:space="preserve">: Revizija komponent </w:t>
                  </w:r>
                  <w:r w:rsidR="00C532A3" w:rsidRPr="004115F7">
                    <w:t>dodane vrednosti</w:t>
                  </w:r>
                  <w:r w:rsidR="007852F9" w:rsidRPr="004115F7">
                    <w:t xml:space="preserve"> v </w:t>
                  </w:r>
                  <w:r w:rsidRPr="004115F7">
                    <w:t>tekočih cenah leta 2020</w:t>
                  </w:r>
                </w:p>
                <w:p w14:paraId="24B35C3B" w14:textId="77777777" w:rsidR="00591356" w:rsidRPr="004115F7" w:rsidRDefault="00591356" w:rsidP="004115F7">
                  <w:pPr>
                    <w:pStyle w:val="Caption"/>
                  </w:pPr>
                </w:p>
                <w:p w14:paraId="0FE60FF0" w14:textId="29BADBD8" w:rsidR="00591356" w:rsidRPr="004115F7" w:rsidRDefault="00E61430" w:rsidP="004115F7">
                  <w:pPr>
                    <w:pStyle w:val="Caption"/>
                  </w:pPr>
                  <w:r w:rsidRPr="004115F7">
                    <w:drawing>
                      <wp:inline distT="0" distB="0" distL="0" distR="0" wp14:anchorId="18B979E5" wp14:editId="199E70E8">
                        <wp:extent cx="2624440" cy="2232000"/>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24440" cy="2232000"/>
                                </a:xfrm>
                                <a:prstGeom prst="rect">
                                  <a:avLst/>
                                </a:prstGeom>
                                <a:noFill/>
                                <a:ln>
                                  <a:noFill/>
                                </a:ln>
                              </pic:spPr>
                            </pic:pic>
                          </a:graphicData>
                        </a:graphic>
                      </wp:inline>
                    </w:drawing>
                  </w:r>
                </w:p>
              </w:tc>
            </w:tr>
          </w:tbl>
          <w:p w14:paraId="3D62964C" w14:textId="77777777" w:rsidR="00591356" w:rsidRPr="00C77B9A" w:rsidRDefault="00591356" w:rsidP="00510497">
            <w:pPr>
              <w:pStyle w:val="BesediloNAPOVED"/>
              <w:keepNext/>
              <w:rPr>
                <w:bCs/>
              </w:rPr>
            </w:pPr>
          </w:p>
        </w:tc>
      </w:tr>
    </w:tbl>
    <w:p w14:paraId="70E39F2A" w14:textId="77777777" w:rsidR="00591356" w:rsidRDefault="00591356" w:rsidP="00510497">
      <w:pPr>
        <w:pStyle w:val="Caption"/>
      </w:pPr>
    </w:p>
    <w:p w14:paraId="675DF176" w14:textId="77777777" w:rsidR="00591356" w:rsidRDefault="00591356" w:rsidP="00591356">
      <w:pPr>
        <w:pStyle w:val="BesediloNAPOVED"/>
      </w:pPr>
    </w:p>
    <w:p w14:paraId="1A052897" w14:textId="77777777" w:rsidR="00591356" w:rsidRDefault="00591356" w:rsidP="00591356">
      <w:pPr>
        <w:pStyle w:val="BesediloNAPOVED"/>
      </w:pPr>
    </w:p>
    <w:p w14:paraId="52F2F1D6" w14:textId="77777777" w:rsidR="00591356" w:rsidRDefault="00591356" w:rsidP="00591356">
      <w:pPr>
        <w:pStyle w:val="BesediloNAPOVED"/>
      </w:pPr>
    </w:p>
    <w:p w14:paraId="4D34756F" w14:textId="77777777" w:rsidR="00591356" w:rsidRDefault="00591356" w:rsidP="00591356">
      <w:pPr>
        <w:pStyle w:val="BesediloNAPOVED"/>
      </w:pPr>
    </w:p>
    <w:p w14:paraId="708A033B" w14:textId="77777777" w:rsidR="00591356" w:rsidRDefault="00591356" w:rsidP="00591356">
      <w:pPr>
        <w:pStyle w:val="BesediloNAPOVED"/>
      </w:pPr>
    </w:p>
    <w:p w14:paraId="79AADB73" w14:textId="77777777" w:rsidR="00591356" w:rsidRDefault="00591356" w:rsidP="00591356">
      <w:pPr>
        <w:pStyle w:val="BesediloNAPOVED"/>
      </w:pPr>
    </w:p>
    <w:p w14:paraId="2AB1D612" w14:textId="77777777" w:rsidR="00591356" w:rsidRDefault="00591356" w:rsidP="00591356">
      <w:pPr>
        <w:pStyle w:val="BesediloNAPOVED"/>
      </w:pPr>
    </w:p>
    <w:p w14:paraId="036E3DCB" w14:textId="77777777" w:rsidR="00591356" w:rsidRDefault="00591356" w:rsidP="00591356">
      <w:pPr>
        <w:pStyle w:val="BesediloNAPOVED"/>
      </w:pPr>
    </w:p>
    <w:p w14:paraId="374552A3" w14:textId="77777777" w:rsidR="00591356" w:rsidRDefault="00591356" w:rsidP="00591356">
      <w:pPr>
        <w:pStyle w:val="BesediloNAPOVED"/>
      </w:pPr>
    </w:p>
    <w:p w14:paraId="79801266" w14:textId="77777777" w:rsidR="00591356" w:rsidRDefault="00591356" w:rsidP="00591356">
      <w:pPr>
        <w:pStyle w:val="BesediloNAPOVED"/>
      </w:pPr>
    </w:p>
    <w:p w14:paraId="414ED56E" w14:textId="77777777" w:rsidR="00591356" w:rsidRDefault="00591356" w:rsidP="00591356">
      <w:pPr>
        <w:pStyle w:val="BesediloNAPOVED"/>
      </w:pPr>
    </w:p>
    <w:p w14:paraId="085EB8E7" w14:textId="77777777" w:rsidR="00591356" w:rsidRDefault="00591356" w:rsidP="00591356">
      <w:pPr>
        <w:pStyle w:val="BesediloNAPOVED"/>
      </w:pPr>
    </w:p>
    <w:p w14:paraId="42EB9565" w14:textId="77777777" w:rsidR="00591356" w:rsidRPr="00C20637" w:rsidRDefault="00591356" w:rsidP="00591356">
      <w:pPr>
        <w:pStyle w:val="Heading2"/>
      </w:pPr>
      <w:bookmarkStart w:id="78" w:name="_Toc82438213"/>
      <w:r w:rsidRPr="00C20637">
        <w:lastRenderedPageBreak/>
        <w:t>Bruto domači proizvod – agregati potrošnje</w:t>
      </w:r>
      <w:bookmarkEnd w:id="78"/>
    </w:p>
    <w:p w14:paraId="62CF0E2B" w14:textId="1742011B" w:rsidR="00591356" w:rsidRPr="00A4525A" w:rsidRDefault="00591356" w:rsidP="00591356">
      <w:pPr>
        <w:pStyle w:val="BesediloNAPOVED"/>
      </w:pPr>
      <w:r w:rsidRPr="002C449E">
        <w:rPr>
          <w:b/>
        </w:rPr>
        <w:t>V letošnjem in prihodnjih letih pričakujemo krepitev zasebne potrošnje</w:t>
      </w:r>
      <w:r w:rsidR="7AAD6137" w:rsidRPr="493628AF">
        <w:rPr>
          <w:b/>
          <w:bCs/>
        </w:rPr>
        <w:t xml:space="preserve">, </w:t>
      </w:r>
      <w:r w:rsidR="4C8707B6" w:rsidRPr="493628AF">
        <w:rPr>
          <w:b/>
          <w:bCs/>
        </w:rPr>
        <w:t>n</w:t>
      </w:r>
      <w:r w:rsidRPr="493628AF">
        <w:rPr>
          <w:b/>
          <w:bCs/>
        </w:rPr>
        <w:t>ajvišjo</w:t>
      </w:r>
      <w:r w:rsidRPr="002C449E">
        <w:rPr>
          <w:b/>
        </w:rPr>
        <w:t xml:space="preserve"> rast naj bi dosegla v letu 2022, ko </w:t>
      </w:r>
      <w:r w:rsidRPr="005D0A81">
        <w:rPr>
          <w:b/>
        </w:rPr>
        <w:t>bo tudi presegla raven iz leta 2019</w:t>
      </w:r>
      <w:r w:rsidRPr="002C449E">
        <w:rPr>
          <w:b/>
        </w:rPr>
        <w:t xml:space="preserve">. </w:t>
      </w:r>
      <w:r w:rsidRPr="002C449E">
        <w:t>Postopno sproščanje omejitvenih ukrepov</w:t>
      </w:r>
      <w:r>
        <w:t xml:space="preserve"> ob boljših epidem</w:t>
      </w:r>
      <w:r w:rsidR="005B3C06">
        <w:t>ičnih</w:t>
      </w:r>
      <w:r>
        <w:t xml:space="preserve"> razmerah </w:t>
      </w:r>
      <w:r w:rsidRPr="002C449E">
        <w:t>in s tem zmanjšanj</w:t>
      </w:r>
      <w:r>
        <w:t>u</w:t>
      </w:r>
      <w:r w:rsidRPr="002C449E">
        <w:t xml:space="preserve"> negotovosti </w:t>
      </w:r>
      <w:r>
        <w:t>je</w:t>
      </w:r>
      <w:r w:rsidRPr="002C449E">
        <w:t xml:space="preserve"> poleg nizke lanske osnove </w:t>
      </w:r>
      <w:r>
        <w:t xml:space="preserve">vplivalo na </w:t>
      </w:r>
      <w:r w:rsidRPr="00E505A2">
        <w:t xml:space="preserve">okrevanje zasebne potrošnje v prvi polovici leta, ki je bila v drugem četrtletju višja tudi medletno. </w:t>
      </w:r>
      <w:r w:rsidR="00E07008">
        <w:t>M</w:t>
      </w:r>
      <w:r w:rsidRPr="00E505A2">
        <w:t>edletno</w:t>
      </w:r>
      <w:r w:rsidRPr="002C449E">
        <w:t xml:space="preserve"> rast pričakujemo tudi v drug</w:t>
      </w:r>
      <w:r>
        <w:t>em polletju</w:t>
      </w:r>
      <w:r w:rsidRPr="002C449E">
        <w:t xml:space="preserve">, </w:t>
      </w:r>
      <w:r w:rsidR="008A0A83">
        <w:t>ko bo na trošenje še naprej spodbudno</w:t>
      </w:r>
      <w:r w:rsidRPr="002C449E">
        <w:t xml:space="preserve"> vplivalo tudi unovč</w:t>
      </w:r>
      <w:r w:rsidR="004A3669">
        <w:t>eva</w:t>
      </w:r>
      <w:r w:rsidRPr="002C449E">
        <w:t xml:space="preserve">nje </w:t>
      </w:r>
      <w:r>
        <w:t xml:space="preserve">bonov </w:t>
      </w:r>
      <w:r w:rsidRPr="002C449E">
        <w:t xml:space="preserve">z namenom </w:t>
      </w:r>
      <w:r w:rsidR="00B52ACB">
        <w:t>blaženja</w:t>
      </w:r>
      <w:r w:rsidR="00B52ACB" w:rsidRPr="002C449E">
        <w:t xml:space="preserve"> </w:t>
      </w:r>
      <w:r w:rsidRPr="002C449E">
        <w:t xml:space="preserve">posledic epidemije v gostinstvu, turizmu, športu in kulturi. </w:t>
      </w:r>
      <w:r w:rsidR="006F40CD">
        <w:t>Še vedno</w:t>
      </w:r>
      <w:r w:rsidR="00333AB4">
        <w:t xml:space="preserve"> pa </w:t>
      </w:r>
      <w:r w:rsidR="006F40CD">
        <w:t>bodo</w:t>
      </w:r>
      <w:r w:rsidR="00333AB4">
        <w:t xml:space="preserve"> trošenje prebivalstva </w:t>
      </w:r>
      <w:r w:rsidR="00C94CE0">
        <w:t>zavirale</w:t>
      </w:r>
      <w:r w:rsidRPr="002C449E">
        <w:t xml:space="preserve"> nekatere omejitve pri poslovanju predvsem storitvenih dejavnosti</w:t>
      </w:r>
      <w:r>
        <w:t>, ki ostajajo tudi po odpravi razglasitve epidemije</w:t>
      </w:r>
      <w:r w:rsidR="00ED2F33">
        <w:t xml:space="preserve"> </w:t>
      </w:r>
      <w:r w:rsidR="00ED2F33">
        <w:rPr>
          <w:bCs/>
        </w:rPr>
        <w:t>(npr. pogoj PCT)</w:t>
      </w:r>
      <w:r w:rsidRPr="002C449E">
        <w:t xml:space="preserve">, ob morebitnem </w:t>
      </w:r>
      <w:r>
        <w:t xml:space="preserve">izrazitejšem </w:t>
      </w:r>
      <w:r w:rsidRPr="002C449E">
        <w:t xml:space="preserve">porastu okužb pa tudi previdnejše </w:t>
      </w:r>
      <w:r>
        <w:t>(</w:t>
      </w:r>
      <w:proofErr w:type="spellStart"/>
      <w:r>
        <w:t>samoomejitveno</w:t>
      </w:r>
      <w:proofErr w:type="spellEnd"/>
      <w:r>
        <w:t xml:space="preserve">) </w:t>
      </w:r>
      <w:r w:rsidRPr="002C449E">
        <w:t>vedenje prebivalstva</w:t>
      </w:r>
      <w:r>
        <w:t xml:space="preserve">. Ocenjujemo, da bo vpliv slednjega manjši kot na začetku </w:t>
      </w:r>
      <w:proofErr w:type="spellStart"/>
      <w:r>
        <w:t>koronakrize</w:t>
      </w:r>
      <w:proofErr w:type="spellEnd"/>
      <w:r>
        <w:t xml:space="preserve">, saj </w:t>
      </w:r>
      <w:r w:rsidRPr="00967A7F">
        <w:t xml:space="preserve">se potrošniki in podjetja </w:t>
      </w:r>
      <w:r w:rsidR="007314B0">
        <w:t xml:space="preserve">vse učinkoviteje </w:t>
      </w:r>
      <w:r>
        <w:t>prilagajajo</w:t>
      </w:r>
      <w:r w:rsidRPr="00967A7F">
        <w:t xml:space="preserve"> nov</w:t>
      </w:r>
      <w:r>
        <w:t>im</w:t>
      </w:r>
      <w:r w:rsidRPr="00967A7F">
        <w:t xml:space="preserve"> razmer</w:t>
      </w:r>
      <w:r>
        <w:t xml:space="preserve">am </w:t>
      </w:r>
      <w:r w:rsidR="00242614">
        <w:t>(npr.</w:t>
      </w:r>
      <w:r>
        <w:t xml:space="preserve"> z novimi načini poslovanja</w:t>
      </w:r>
      <w:r w:rsidR="00242614">
        <w:t>)</w:t>
      </w:r>
      <w:r>
        <w:t xml:space="preserve">. </w:t>
      </w:r>
      <w:r w:rsidRPr="002C449E">
        <w:t xml:space="preserve">Hitrejšo rast </w:t>
      </w:r>
      <w:r w:rsidR="4E3D9DAE">
        <w:t>zasebne potrošnje pričakujemo v letu 2022</w:t>
      </w:r>
      <w:r w:rsidRPr="002C449E">
        <w:t xml:space="preserve"> ob izboljšanju</w:t>
      </w:r>
      <w:r>
        <w:t xml:space="preserve"> zdravstvenih razmer, </w:t>
      </w:r>
      <w:r w:rsidRPr="002C449E">
        <w:t>nadaljnjem</w:t>
      </w:r>
      <w:r>
        <w:t xml:space="preserve"> okrevanju</w:t>
      </w:r>
      <w:r w:rsidRPr="002C449E">
        <w:t xml:space="preserve"> trg</w:t>
      </w:r>
      <w:r>
        <w:t>a</w:t>
      </w:r>
      <w:r w:rsidRPr="002C449E">
        <w:t xml:space="preserve"> dela</w:t>
      </w:r>
      <w:r>
        <w:t>, zmanjšanju negotovosti</w:t>
      </w:r>
      <w:r w:rsidRPr="002C449E">
        <w:t xml:space="preserve"> in večjih možnostih za potovanja, kasneje pa se bo nekoliko upočasnila. Rast zasebne potrošnje bo </w:t>
      </w:r>
      <w:r w:rsidR="6A0803E9" w:rsidRPr="002C449E">
        <w:t xml:space="preserve">letos in v prihodnjih letih </w:t>
      </w:r>
      <w:r w:rsidR="1E3319CC" w:rsidRPr="002C449E">
        <w:t>precej skladna</w:t>
      </w:r>
      <w:r w:rsidRPr="002C449E">
        <w:t xml:space="preserve"> </w:t>
      </w:r>
      <w:r w:rsidR="7C27F7B6" w:rsidRPr="002C449E">
        <w:t xml:space="preserve">z </w:t>
      </w:r>
      <w:r w:rsidRPr="002C449E">
        <w:t>rast</w:t>
      </w:r>
      <w:r w:rsidR="5A98B7EF" w:rsidRPr="002C449E">
        <w:t>jo</w:t>
      </w:r>
      <w:r w:rsidRPr="002C449E">
        <w:t xml:space="preserve"> razpoložljivega dohodka</w:t>
      </w:r>
      <w:r w:rsidR="005D659E">
        <w:t>.</w:t>
      </w:r>
      <w:r w:rsidRPr="002C449E">
        <w:t xml:space="preserve"> Stopnja varčevanja, ki je </w:t>
      </w:r>
      <w:r>
        <w:t>leta 2020</w:t>
      </w:r>
      <w:r w:rsidRPr="002C449E">
        <w:t xml:space="preserve"> zaradi previdnostnega in </w:t>
      </w:r>
      <w:r>
        <w:t>prisilnega</w:t>
      </w:r>
      <w:r w:rsidRPr="002C449E">
        <w:t xml:space="preserve"> varčevanja presegla 25 %</w:t>
      </w:r>
      <w:r>
        <w:t>,</w:t>
      </w:r>
      <w:r w:rsidRPr="002C449E">
        <w:rPr>
          <w:rStyle w:val="FootnoteReference"/>
        </w:rPr>
        <w:footnoteReference w:id="26"/>
      </w:r>
      <w:r w:rsidRPr="002C449E">
        <w:t xml:space="preserve"> se bo v </w:t>
      </w:r>
      <w:r>
        <w:t xml:space="preserve">obdobju </w:t>
      </w:r>
      <w:r w:rsidR="5F528F13">
        <w:t>2021</w:t>
      </w:r>
      <w:r w:rsidR="1FF4ADFC">
        <w:t>–</w:t>
      </w:r>
      <w:r w:rsidR="5F528F13">
        <w:t>2023</w:t>
      </w:r>
      <w:r w:rsidRPr="002C449E">
        <w:t xml:space="preserve"> zmanjšala, a ostala višja kot pred epidemijo</w:t>
      </w:r>
      <w:r w:rsidR="00C2571B">
        <w:t xml:space="preserve"> (glej </w:t>
      </w:r>
      <w:r w:rsidR="00C2571B" w:rsidRPr="46BAC1E0">
        <w:rPr>
          <w:color w:val="2B579A"/>
        </w:rPr>
        <w:fldChar w:fldCharType="begin"/>
      </w:r>
      <w:r w:rsidR="00C2571B">
        <w:instrText xml:space="preserve"> REF _Ref81050585 \h </w:instrText>
      </w:r>
      <w:r w:rsidR="00C2571B" w:rsidRPr="46BAC1E0">
        <w:rPr>
          <w:color w:val="2B579A"/>
        </w:rPr>
      </w:r>
      <w:r w:rsidR="00C2571B" w:rsidRPr="46BAC1E0">
        <w:rPr>
          <w:color w:val="2B579A"/>
        </w:rPr>
        <w:fldChar w:fldCharType="separate"/>
      </w:r>
      <w:r w:rsidR="00231124" w:rsidRPr="00EB3DB7">
        <w:t xml:space="preserve">Okvir </w:t>
      </w:r>
      <w:r w:rsidR="00231124">
        <w:rPr>
          <w:noProof/>
        </w:rPr>
        <w:t>2</w:t>
      </w:r>
      <w:r w:rsidR="00C2571B" w:rsidRPr="46BAC1E0">
        <w:rPr>
          <w:color w:val="2B579A"/>
        </w:rPr>
        <w:fldChar w:fldCharType="end"/>
      </w:r>
      <w:r w:rsidR="00C2571B">
        <w:t>)</w:t>
      </w:r>
      <w:r w:rsidRPr="002C449E">
        <w:t>.</w:t>
      </w:r>
      <w:r w:rsidRPr="00AE57C1">
        <w:t xml:space="preserve"> </w:t>
      </w:r>
    </w:p>
    <w:p w14:paraId="3C5F7697" w14:textId="77777777" w:rsidR="00591356" w:rsidRPr="00751224" w:rsidRDefault="00591356" w:rsidP="00591356">
      <w:pPr>
        <w:pStyle w:val="BesediloNAPOVED"/>
        <w:rPr>
          <w:b/>
          <w:highlight w:val="yellow"/>
        </w:rPr>
      </w:pPr>
    </w:p>
    <w:p w14:paraId="35555912" w14:textId="694D8C23" w:rsidR="00591356" w:rsidRDefault="00591356" w:rsidP="00591356">
      <w:pPr>
        <w:pStyle w:val="BesediloNAPOVED"/>
      </w:pPr>
      <w:r w:rsidRPr="002D1021">
        <w:rPr>
          <w:rStyle w:val="VodilnistavekBoldpoudarekNAPOVED"/>
        </w:rPr>
        <w:t xml:space="preserve">V letu 2021 napovedujemo </w:t>
      </w:r>
      <w:r>
        <w:rPr>
          <w:rStyle w:val="VodilnistavekBoldpoudarekNAPOVED"/>
        </w:rPr>
        <w:t>10-</w:t>
      </w:r>
      <w:r w:rsidRPr="002D1021">
        <w:rPr>
          <w:rStyle w:val="VodilnistavekBoldpoudarekNAPOVED"/>
        </w:rPr>
        <w:t>odstotno rast bruto investicij v osnovna sredstva</w:t>
      </w:r>
      <w:r w:rsidR="177A13DD" w:rsidRPr="7B806951">
        <w:rPr>
          <w:rStyle w:val="VodilnistavekBoldpoudarekNAPOVED"/>
        </w:rPr>
        <w:t xml:space="preserve">, </w:t>
      </w:r>
      <w:r w:rsidR="6F0DC0F7" w:rsidRPr="7B806951">
        <w:rPr>
          <w:rStyle w:val="VodilnistavekBoldpoudarekNAPOVED"/>
        </w:rPr>
        <w:t>v</w:t>
      </w:r>
      <w:r w:rsidRPr="002D1021">
        <w:rPr>
          <w:rStyle w:val="VodilnistavekBoldpoudarekNAPOVED"/>
        </w:rPr>
        <w:t>isoka rast se bo nadaljevala tudi v prihodnjih letih.</w:t>
      </w:r>
      <w:r>
        <w:rPr>
          <w:rStyle w:val="VodilnistavekBoldpoudarekNAPOVED"/>
        </w:rPr>
        <w:t xml:space="preserve"> </w:t>
      </w:r>
      <w:r>
        <w:t xml:space="preserve">Bruto investicije v osnovna sredstva so se </w:t>
      </w:r>
      <w:r w:rsidR="005B76E0">
        <w:t>po znatnem padcu v lanskem</w:t>
      </w:r>
      <w:r>
        <w:t xml:space="preserve"> drugem četrtletju postopoma okrepile in v prvem letošnjem četrtletju presegle raven izpred leta. Rast je </w:t>
      </w:r>
      <w:r w:rsidR="7FC09E4A">
        <w:t xml:space="preserve">bila </w:t>
      </w:r>
      <w:r>
        <w:t xml:space="preserve">bolj intenzivna pri investicijah v opremo in stroje, predvsem zasebnih, </w:t>
      </w:r>
      <w:r w:rsidR="004E7EF0">
        <w:t xml:space="preserve">saj </w:t>
      </w:r>
      <w:r>
        <w:t>so podjetja po ponovnem zagonu povpraševanja krepila svoje proizvodne kapacitete. Na drugi strani pa investicije v gradbene objekte stagnirajo, kar povezujemo z visokimi cenami</w:t>
      </w:r>
      <w:r w:rsidRPr="6F7E3069">
        <w:rPr>
          <w:rStyle w:val="FootnoteReference"/>
          <w:rFonts w:ascii="Myriad Pro" w:hAnsi="Myriad Pro"/>
          <w:sz w:val="20"/>
          <w:szCs w:val="20"/>
        </w:rPr>
        <w:footnoteReference w:id="27"/>
      </w:r>
      <w:r>
        <w:t xml:space="preserve"> in težavami pri dobavi materialov. </w:t>
      </w:r>
      <w:r w:rsidR="00770E7C">
        <w:t>Visoka rast investicij v opremo in stroje iz zadnjih četrtletij se bo v</w:t>
      </w:r>
      <w:r>
        <w:t xml:space="preserve"> drugi polovici leta</w:t>
      </w:r>
      <w:r w:rsidR="00770E7C">
        <w:t xml:space="preserve"> umirila.</w:t>
      </w:r>
      <w:r>
        <w:t xml:space="preserve"> </w:t>
      </w:r>
      <w:r w:rsidR="00770E7C">
        <w:t>P</w:t>
      </w:r>
      <w:r>
        <w:t>onovno pa bo prišlo do rasti gradbenih investicij</w:t>
      </w:r>
      <w:r w:rsidR="00C32FED">
        <w:t>,</w:t>
      </w:r>
      <w:r w:rsidRPr="6F7E3069">
        <w:rPr>
          <w:rStyle w:val="FootnoteReference"/>
          <w:rFonts w:ascii="Myriad Pro" w:hAnsi="Myriad Pro"/>
          <w:sz w:val="20"/>
          <w:szCs w:val="20"/>
        </w:rPr>
        <w:footnoteReference w:id="28"/>
      </w:r>
      <w:r>
        <w:t xml:space="preserve"> </w:t>
      </w:r>
      <w:r w:rsidR="00C32FED">
        <w:t>ki</w:t>
      </w:r>
      <w:r>
        <w:t xml:space="preserve"> bo spodbujena z državnimi </w:t>
      </w:r>
      <w:r w:rsidR="00CE2922">
        <w:t>naložbami</w:t>
      </w:r>
      <w:r w:rsidR="00953287">
        <w:t>.</w:t>
      </w:r>
      <w:r>
        <w:t xml:space="preserve"> </w:t>
      </w:r>
      <w:r w:rsidR="00953287">
        <w:t>P</w:t>
      </w:r>
      <w:r>
        <w:t xml:space="preserve">o veljavnih proračunskih dokumentih naj bi </w:t>
      </w:r>
      <w:r w:rsidR="00953287">
        <w:t xml:space="preserve">namreč </w:t>
      </w:r>
      <w:r>
        <w:t xml:space="preserve">letos država močno okrepila </w:t>
      </w:r>
      <w:r w:rsidR="00CE2922">
        <w:t>vlaganja</w:t>
      </w:r>
      <w:r>
        <w:t xml:space="preserve"> v železniško infrastrukturo in </w:t>
      </w:r>
      <w:ins w:id="80" w:author="Nataša Todorović Jemec" w:date="2021-09-13T14:53:00Z">
        <w:r w:rsidR="00B16A6B">
          <w:t>v</w:t>
        </w:r>
      </w:ins>
      <w:del w:id="81" w:author="Nataša Todorović Jemec" w:date="2021-09-13T14:53:00Z">
        <w:r w:rsidR="0041109D" w:rsidDel="00B16A6B">
          <w:delText>za</w:delText>
        </w:r>
      </w:del>
      <w:r w:rsidR="0041109D">
        <w:t xml:space="preserve"> </w:t>
      </w:r>
      <w:proofErr w:type="spellStart"/>
      <w:r w:rsidR="2C9782CD">
        <w:t>okoljske</w:t>
      </w:r>
      <w:proofErr w:type="spellEnd"/>
      <w:r w:rsidR="2C9782CD">
        <w:t xml:space="preserve"> projekte</w:t>
      </w:r>
      <w:r w:rsidRPr="00267B26">
        <w:t xml:space="preserve">. </w:t>
      </w:r>
      <w:r w:rsidRPr="7B806951">
        <w:t>Za naslednji dve leti pričakujemo, da bo investicijska aktivnost države spodbujena z EU sredstvi, saj se zaključuje financiranje iz finančne perspektive 2014–2020, ko se glede na pretekle izkušnje investicije običajno pospešijo. Hkrati pa bodo investicije države in tudi zasebnega sektorja</w:t>
      </w:r>
      <w:r w:rsidRPr="00267B26" w:rsidDel="00A94FF6">
        <w:rPr>
          <w:bCs/>
        </w:rPr>
        <w:t xml:space="preserve"> </w:t>
      </w:r>
      <w:r w:rsidRPr="7B806951">
        <w:t>podpirala</w:t>
      </w:r>
      <w:r w:rsidRPr="00267B26" w:rsidDel="00A94FF6">
        <w:rPr>
          <w:bCs/>
        </w:rPr>
        <w:t xml:space="preserve"> </w:t>
      </w:r>
      <w:r w:rsidRPr="7B806951">
        <w:t>sredstva Sklada za okrevanje in odpornost.</w:t>
      </w:r>
      <w:r w:rsidRPr="00267B26">
        <w:t xml:space="preserve"> V zasebnem sektorju bo na spodbudno investicijsko aktivnost vplivala tudi nizka zadolženost. Prav tako pričakujemo rast stanovanjskih investicij, saj povpraševanje po stanovanjskih nepremičninah ostaja</w:t>
      </w:r>
      <w:r>
        <w:t xml:space="preserve"> </w:t>
      </w:r>
      <w:r w:rsidR="00912587">
        <w:t>visoko</w:t>
      </w:r>
      <w:r w:rsidRPr="00267B26">
        <w:t>, ponudba novih nepremičnin pa je bila v preteklih letih relativno nizka. Predvidevamo, da se bo v prihodnjih letih ponudba okrepila, kar nakazujejo tudi podatki o izdanih gradbenih dovoljenjih.</w:t>
      </w:r>
    </w:p>
    <w:p w14:paraId="2646D5B1" w14:textId="77777777" w:rsidR="00591356" w:rsidRPr="002915D2" w:rsidRDefault="00591356" w:rsidP="00591356">
      <w:pPr>
        <w:pStyle w:val="BesediloNAPOVED"/>
      </w:pPr>
    </w:p>
    <w:tbl>
      <w:tblPr>
        <w:tblStyle w:val="TableGrid"/>
        <w:tblW w:w="9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30"/>
        <w:gridCol w:w="4530"/>
      </w:tblGrid>
      <w:tr w:rsidR="00591356" w:rsidRPr="004115F7" w14:paraId="5940395C" w14:textId="77777777" w:rsidTr="001115F7">
        <w:tc>
          <w:tcPr>
            <w:tcW w:w="4530" w:type="dxa"/>
          </w:tcPr>
          <w:p w14:paraId="0680AC17" w14:textId="6C49E62D" w:rsidR="00591356" w:rsidRPr="004115F7" w:rsidRDefault="00591356" w:rsidP="004115F7">
            <w:pPr>
              <w:pStyle w:val="Caption"/>
            </w:pPr>
            <w:bookmarkStart w:id="82" w:name="_Toc34824842"/>
            <w:r w:rsidRPr="004115F7">
              <w:lastRenderedPageBreak/>
              <w:t xml:space="preserve">Slika </w:t>
            </w:r>
            <w:r w:rsidRPr="004115F7">
              <w:fldChar w:fldCharType="begin"/>
            </w:r>
            <w:r w:rsidRPr="004115F7">
              <w:instrText xml:space="preserve"> SEQ Slika \* ARABIC </w:instrText>
            </w:r>
            <w:r w:rsidRPr="004115F7">
              <w:fldChar w:fldCharType="separate"/>
            </w:r>
            <w:r w:rsidR="00C30FBD">
              <w:t>11</w:t>
            </w:r>
            <w:r w:rsidRPr="004115F7">
              <w:fldChar w:fldCharType="end"/>
            </w:r>
            <w:r w:rsidRPr="004115F7">
              <w:t xml:space="preserve">: </w:t>
            </w:r>
            <w:bookmarkEnd w:id="82"/>
            <w:r w:rsidRPr="004115F7">
              <w:t>Po močnem padcu v drugem lanskem četrletju je v letošn</w:t>
            </w:r>
            <w:r w:rsidR="009B2F48" w:rsidRPr="004115F7">
              <w:t>j</w:t>
            </w:r>
            <w:r w:rsidRPr="004115F7">
              <w:t>em</w:t>
            </w:r>
            <w:r w:rsidR="009B2F48" w:rsidRPr="004115F7">
              <w:t xml:space="preserve"> </w:t>
            </w:r>
            <w:r w:rsidR="00B23FEB" w:rsidRPr="004115F7">
              <w:t>drugem četrtletju</w:t>
            </w:r>
            <w:r w:rsidRPr="004115F7">
              <w:t xml:space="preserve"> sledila visoka rast</w:t>
            </w:r>
          </w:p>
          <w:p w14:paraId="11569818" w14:textId="77777777" w:rsidR="00591356" w:rsidRPr="004115F7" w:rsidRDefault="00591356" w:rsidP="004115F7">
            <w:pPr>
              <w:pStyle w:val="Caption"/>
              <w:rPr>
                <w:highlight w:val="yellow"/>
              </w:rPr>
            </w:pPr>
          </w:p>
          <w:p w14:paraId="42158ADD" w14:textId="77777777" w:rsidR="00591356" w:rsidRPr="004115F7" w:rsidRDefault="00591356" w:rsidP="004115F7">
            <w:pPr>
              <w:pStyle w:val="Caption"/>
              <w:rPr>
                <w:highlight w:val="yellow"/>
              </w:rPr>
            </w:pPr>
            <w:r w:rsidRPr="004115F7">
              <w:drawing>
                <wp:inline distT="0" distB="0" distL="0" distR="0" wp14:anchorId="27FF5ADB" wp14:editId="0A4D38FC">
                  <wp:extent cx="2733675" cy="2238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33675" cy="2238375"/>
                          </a:xfrm>
                          <a:prstGeom prst="rect">
                            <a:avLst/>
                          </a:prstGeom>
                          <a:noFill/>
                          <a:ln>
                            <a:noFill/>
                          </a:ln>
                        </pic:spPr>
                      </pic:pic>
                    </a:graphicData>
                  </a:graphic>
                </wp:inline>
              </w:drawing>
            </w:r>
          </w:p>
        </w:tc>
        <w:tc>
          <w:tcPr>
            <w:tcW w:w="4530" w:type="dxa"/>
          </w:tcPr>
          <w:p w14:paraId="4F7D1853" w14:textId="651955FA" w:rsidR="00591356" w:rsidRPr="004115F7" w:rsidRDefault="00591356" w:rsidP="004115F7">
            <w:pPr>
              <w:pStyle w:val="Caption"/>
            </w:pPr>
            <w:r w:rsidRPr="004115F7">
              <w:t xml:space="preserve">Slika </w:t>
            </w:r>
            <w:r w:rsidRPr="004115F7">
              <w:fldChar w:fldCharType="begin"/>
            </w:r>
            <w:r w:rsidRPr="004115F7">
              <w:instrText xml:space="preserve"> SEQ Slika \* ARABIC </w:instrText>
            </w:r>
            <w:r w:rsidRPr="004115F7">
              <w:fldChar w:fldCharType="separate"/>
            </w:r>
            <w:r w:rsidR="00C30FBD">
              <w:t>12</w:t>
            </w:r>
            <w:r w:rsidRPr="004115F7">
              <w:fldChar w:fldCharType="end"/>
            </w:r>
            <w:r w:rsidRPr="004115F7">
              <w:t xml:space="preserve">: Investicije so začele okrevati že v drugi polovici lanskega leta, hitro </w:t>
            </w:r>
            <w:r w:rsidR="000C72FD" w:rsidRPr="004115F7">
              <w:t xml:space="preserve">rastejo </w:t>
            </w:r>
            <w:r w:rsidRPr="004115F7">
              <w:t xml:space="preserve">predvsem </w:t>
            </w:r>
            <w:r w:rsidR="000C72FD" w:rsidRPr="004115F7">
              <w:t xml:space="preserve">vlaganja </w:t>
            </w:r>
            <w:r w:rsidRPr="004115F7">
              <w:t>v opremo in stroje</w:t>
            </w:r>
          </w:p>
          <w:p w14:paraId="0D1B1267" w14:textId="77777777" w:rsidR="00591356" w:rsidRPr="004115F7" w:rsidRDefault="00591356" w:rsidP="004115F7">
            <w:pPr>
              <w:pStyle w:val="Caption"/>
              <w:rPr>
                <w:highlight w:val="yellow"/>
              </w:rPr>
            </w:pPr>
          </w:p>
          <w:p w14:paraId="629DC29F" w14:textId="77777777" w:rsidR="00591356" w:rsidRPr="004115F7" w:rsidRDefault="00591356" w:rsidP="004115F7">
            <w:pPr>
              <w:pStyle w:val="Caption"/>
              <w:rPr>
                <w:highlight w:val="yellow"/>
              </w:rPr>
            </w:pPr>
            <w:r w:rsidRPr="004115F7">
              <w:drawing>
                <wp:inline distT="0" distB="0" distL="0" distR="0" wp14:anchorId="4F8FE294" wp14:editId="5DF42919">
                  <wp:extent cx="2734310" cy="2242820"/>
                  <wp:effectExtent l="0" t="0" r="889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34310" cy="2242820"/>
                          </a:xfrm>
                          <a:prstGeom prst="rect">
                            <a:avLst/>
                          </a:prstGeom>
                          <a:noFill/>
                          <a:ln>
                            <a:noFill/>
                          </a:ln>
                        </pic:spPr>
                      </pic:pic>
                    </a:graphicData>
                  </a:graphic>
                </wp:inline>
              </w:drawing>
            </w:r>
          </w:p>
        </w:tc>
      </w:tr>
    </w:tbl>
    <w:p w14:paraId="0FE551F8" w14:textId="77777777" w:rsidR="00591356" w:rsidRPr="004115F7" w:rsidRDefault="00591356" w:rsidP="004115F7">
      <w:pPr>
        <w:pStyle w:val="Caption"/>
        <w:rPr>
          <w:highlight w:val="yellow"/>
        </w:rPr>
      </w:pPr>
    </w:p>
    <w:tbl>
      <w:tblPr>
        <w:tblStyle w:val="TableGrid"/>
        <w:tblW w:w="9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30"/>
        <w:gridCol w:w="4530"/>
      </w:tblGrid>
      <w:tr w:rsidR="00591356" w:rsidRPr="004115F7" w14:paraId="2FF931BB" w14:textId="77777777" w:rsidTr="20FBA5C3">
        <w:tc>
          <w:tcPr>
            <w:tcW w:w="4530" w:type="dxa"/>
          </w:tcPr>
          <w:p w14:paraId="6B865EDF" w14:textId="7E6B2495" w:rsidR="00591356" w:rsidRPr="004115F7" w:rsidRDefault="00591356" w:rsidP="004115F7">
            <w:pPr>
              <w:pStyle w:val="Caption"/>
            </w:pPr>
            <w:r w:rsidRPr="004115F7">
              <w:t xml:space="preserve">Slika </w:t>
            </w:r>
            <w:r w:rsidRPr="004115F7">
              <w:fldChar w:fldCharType="begin"/>
            </w:r>
            <w:r w:rsidRPr="004115F7">
              <w:instrText xml:space="preserve"> SEQ Slika \* ARABIC </w:instrText>
            </w:r>
            <w:r w:rsidRPr="004115F7">
              <w:fldChar w:fldCharType="separate"/>
            </w:r>
            <w:r w:rsidR="00C30FBD">
              <w:t>13</w:t>
            </w:r>
            <w:r w:rsidRPr="004115F7">
              <w:fldChar w:fldCharType="end"/>
            </w:r>
            <w:r w:rsidRPr="004115F7">
              <w:t>: Izvoz blaga je hitro okreval na predkrizno raven, izvoz storitev pa za njo še vedno zaostaja</w:t>
            </w:r>
          </w:p>
          <w:p w14:paraId="1CF291AB" w14:textId="77777777" w:rsidR="00591356" w:rsidRPr="004115F7" w:rsidRDefault="00591356" w:rsidP="004115F7">
            <w:pPr>
              <w:pStyle w:val="Caption"/>
            </w:pPr>
          </w:p>
          <w:p w14:paraId="20CAFBF4" w14:textId="77777777" w:rsidR="00591356" w:rsidRPr="004115F7" w:rsidRDefault="00591356" w:rsidP="004115F7">
            <w:pPr>
              <w:pStyle w:val="Caption"/>
            </w:pPr>
            <w:r w:rsidRPr="004115F7">
              <w:drawing>
                <wp:inline distT="0" distB="0" distL="0" distR="0" wp14:anchorId="7AD97C0B" wp14:editId="0478BBA5">
                  <wp:extent cx="2733675" cy="22383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33675" cy="2238375"/>
                          </a:xfrm>
                          <a:prstGeom prst="rect">
                            <a:avLst/>
                          </a:prstGeom>
                          <a:noFill/>
                          <a:ln>
                            <a:noFill/>
                          </a:ln>
                        </pic:spPr>
                      </pic:pic>
                    </a:graphicData>
                  </a:graphic>
                </wp:inline>
              </w:drawing>
            </w:r>
          </w:p>
        </w:tc>
        <w:tc>
          <w:tcPr>
            <w:tcW w:w="4530" w:type="dxa"/>
          </w:tcPr>
          <w:p w14:paraId="26308746" w14:textId="77777777" w:rsidR="00591356" w:rsidRPr="004115F7" w:rsidRDefault="00591356" w:rsidP="004115F7">
            <w:pPr>
              <w:pStyle w:val="Caption"/>
            </w:pPr>
          </w:p>
          <w:p w14:paraId="2EC254C8" w14:textId="77777777" w:rsidR="00591356" w:rsidRPr="004115F7" w:rsidRDefault="00591356" w:rsidP="004115F7">
            <w:pPr>
              <w:pStyle w:val="Caption"/>
            </w:pPr>
          </w:p>
          <w:p w14:paraId="703B5A04" w14:textId="77777777" w:rsidR="00591356" w:rsidRPr="004115F7" w:rsidRDefault="00591356" w:rsidP="004115F7">
            <w:pPr>
              <w:pStyle w:val="Caption"/>
            </w:pPr>
          </w:p>
        </w:tc>
      </w:tr>
    </w:tbl>
    <w:p w14:paraId="366E9A62" w14:textId="66FCA549" w:rsidR="20FBA5C3" w:rsidRDefault="20FBA5C3"/>
    <w:p w14:paraId="3C9BBD7B" w14:textId="6755856D" w:rsidR="00591356" w:rsidRPr="00A96DFC" w:rsidRDefault="00591356" w:rsidP="00591356">
      <w:pPr>
        <w:pStyle w:val="Caption"/>
        <w:rPr>
          <w:noProof w:val="0"/>
        </w:rPr>
      </w:pPr>
      <w:bookmarkStart w:id="83" w:name="_Hlk66860151"/>
      <w:r w:rsidRPr="00A96DFC">
        <w:rPr>
          <w:noProof w:val="0"/>
        </w:rPr>
        <w:t xml:space="preserve">Tabela </w:t>
      </w:r>
      <w:r w:rsidRPr="00A96DFC">
        <w:rPr>
          <w:color w:val="2B579A"/>
          <w:shd w:val="clear" w:color="auto" w:fill="E6E6E6"/>
        </w:rPr>
        <w:fldChar w:fldCharType="begin"/>
      </w:r>
      <w:r w:rsidRPr="00A96DFC">
        <w:rPr>
          <w:noProof w:val="0"/>
        </w:rPr>
        <w:instrText xml:space="preserve"> SEQ Tabela \* ARABIC </w:instrText>
      </w:r>
      <w:r w:rsidRPr="00A96DFC">
        <w:rPr>
          <w:color w:val="2B579A"/>
          <w:shd w:val="clear" w:color="auto" w:fill="E6E6E6"/>
        </w:rPr>
        <w:fldChar w:fldCharType="separate"/>
      </w:r>
      <w:r w:rsidR="00C30FBD">
        <w:t>3</w:t>
      </w:r>
      <w:r w:rsidRPr="00A96DFC">
        <w:rPr>
          <w:color w:val="2B579A"/>
          <w:shd w:val="clear" w:color="auto" w:fill="E6E6E6"/>
        </w:rPr>
        <w:fldChar w:fldCharType="end"/>
      </w:r>
      <w:r w:rsidRPr="00A96DFC">
        <w:rPr>
          <w:noProof w:val="0"/>
        </w:rPr>
        <w:t xml:space="preserve">: Napoved gospodarske rasti </w:t>
      </w:r>
    </w:p>
    <w:tbl>
      <w:tblPr>
        <w:tblW w:w="5000" w:type="pct"/>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822"/>
        <w:gridCol w:w="838"/>
        <w:gridCol w:w="1027"/>
        <w:gridCol w:w="1116"/>
        <w:gridCol w:w="1027"/>
        <w:gridCol w:w="1123"/>
        <w:gridCol w:w="1117"/>
      </w:tblGrid>
      <w:tr w:rsidR="00591356" w:rsidRPr="00A96DFC" w14:paraId="27468F2A" w14:textId="77777777" w:rsidTr="20FBA5C3">
        <w:trPr>
          <w:trHeight w:val="255"/>
        </w:trPr>
        <w:tc>
          <w:tcPr>
            <w:tcW w:w="1556" w:type="pct"/>
            <w:vMerge w:val="restart"/>
            <w:vAlign w:val="center"/>
            <w:hideMark/>
          </w:tcPr>
          <w:p w14:paraId="3DC0F99E" w14:textId="77777777" w:rsidR="00591356" w:rsidRPr="00A96DFC" w:rsidRDefault="00591356" w:rsidP="001115F7">
            <w:pPr>
              <w:pStyle w:val="TabelalevistolpecglavaNAPOVED"/>
            </w:pPr>
            <w:r w:rsidRPr="00A96DFC">
              <w:t xml:space="preserve">Realne stopnje rasti, </w:t>
            </w:r>
          </w:p>
          <w:p w14:paraId="2F34E563" w14:textId="77777777" w:rsidR="00591356" w:rsidRPr="00A96DFC" w:rsidRDefault="00591356" w:rsidP="001115F7">
            <w:pPr>
              <w:pStyle w:val="TabelalevistolpecglavaNAPOVED"/>
            </w:pPr>
            <w:r w:rsidRPr="00A96DFC">
              <w:t>v %</w:t>
            </w:r>
          </w:p>
        </w:tc>
        <w:tc>
          <w:tcPr>
            <w:tcW w:w="462" w:type="pct"/>
            <w:vMerge w:val="restart"/>
            <w:vAlign w:val="center"/>
            <w:hideMark/>
          </w:tcPr>
          <w:p w14:paraId="1B50C947" w14:textId="77777777" w:rsidR="00591356" w:rsidRPr="00A96DFC" w:rsidRDefault="00591356" w:rsidP="001115F7">
            <w:pPr>
              <w:pStyle w:val="TabelaglavaNAPOVED"/>
            </w:pPr>
            <w:r w:rsidRPr="00A96DFC">
              <w:rPr>
                <w:rFonts w:cs="Arial"/>
                <w:color w:val="000000"/>
                <w:szCs w:val="16"/>
              </w:rPr>
              <w:t>2020</w:t>
            </w:r>
          </w:p>
        </w:tc>
        <w:tc>
          <w:tcPr>
            <w:tcW w:w="1181" w:type="pct"/>
            <w:gridSpan w:val="2"/>
            <w:vAlign w:val="center"/>
            <w:hideMark/>
          </w:tcPr>
          <w:p w14:paraId="0546791F" w14:textId="77777777" w:rsidR="00591356" w:rsidRPr="00A96DFC" w:rsidRDefault="00591356" w:rsidP="001115F7">
            <w:pPr>
              <w:pStyle w:val="TabelaglavaNAPOVED"/>
              <w:jc w:val="center"/>
            </w:pPr>
            <w:r w:rsidRPr="00A96DFC">
              <w:rPr>
                <w:rFonts w:cs="Arial"/>
                <w:color w:val="000000"/>
                <w:szCs w:val="16"/>
              </w:rPr>
              <w:t>2021</w:t>
            </w:r>
          </w:p>
        </w:tc>
        <w:tc>
          <w:tcPr>
            <w:tcW w:w="1185" w:type="pct"/>
            <w:gridSpan w:val="2"/>
            <w:vAlign w:val="center"/>
            <w:hideMark/>
          </w:tcPr>
          <w:p w14:paraId="7BA142F2" w14:textId="77777777" w:rsidR="00591356" w:rsidRPr="00A96DFC" w:rsidRDefault="00591356" w:rsidP="001115F7">
            <w:pPr>
              <w:pStyle w:val="TabelaglavaNAPOVED"/>
              <w:jc w:val="center"/>
            </w:pPr>
            <w:r w:rsidRPr="00A96DFC">
              <w:rPr>
                <w:rFonts w:cs="Arial"/>
                <w:color w:val="000000"/>
                <w:szCs w:val="16"/>
              </w:rPr>
              <w:t>2022</w:t>
            </w:r>
          </w:p>
        </w:tc>
        <w:tc>
          <w:tcPr>
            <w:tcW w:w="616" w:type="pct"/>
            <w:vAlign w:val="center"/>
          </w:tcPr>
          <w:p w14:paraId="74922FF4" w14:textId="77777777" w:rsidR="00591356" w:rsidRPr="00A96DFC" w:rsidRDefault="00591356" w:rsidP="001115F7">
            <w:pPr>
              <w:pStyle w:val="TabelaglavaNAPOVED"/>
            </w:pPr>
            <w:r w:rsidRPr="00A96DFC">
              <w:rPr>
                <w:rFonts w:cs="Arial"/>
                <w:color w:val="000000"/>
                <w:szCs w:val="16"/>
              </w:rPr>
              <w:t>2023</w:t>
            </w:r>
          </w:p>
        </w:tc>
      </w:tr>
      <w:tr w:rsidR="00591356" w:rsidRPr="00A96DFC" w14:paraId="60B5FBFD" w14:textId="77777777" w:rsidTr="20FBA5C3">
        <w:trPr>
          <w:trHeight w:val="255"/>
        </w:trPr>
        <w:tc>
          <w:tcPr>
            <w:tcW w:w="1556" w:type="pct"/>
            <w:vMerge/>
            <w:hideMark/>
          </w:tcPr>
          <w:p w14:paraId="58EF0AE9" w14:textId="77777777" w:rsidR="00591356" w:rsidRPr="00A96DFC" w:rsidRDefault="00591356" w:rsidP="001115F7">
            <w:pPr>
              <w:spacing w:after="0"/>
              <w:rPr>
                <w:rFonts w:ascii="Myriad Pro" w:hAnsi="Myriad Pro" w:cs="Arial"/>
                <w:bCs/>
                <w:color w:val="000000"/>
                <w:sz w:val="16"/>
                <w:szCs w:val="16"/>
              </w:rPr>
            </w:pPr>
          </w:p>
        </w:tc>
        <w:tc>
          <w:tcPr>
            <w:tcW w:w="462" w:type="pct"/>
            <w:vMerge/>
            <w:vAlign w:val="center"/>
            <w:hideMark/>
          </w:tcPr>
          <w:p w14:paraId="65825F83" w14:textId="77777777" w:rsidR="00591356" w:rsidRPr="00A96DFC" w:rsidRDefault="00591356" w:rsidP="001115F7">
            <w:pPr>
              <w:pStyle w:val="TabelaglavaNAPOVED"/>
            </w:pPr>
          </w:p>
        </w:tc>
        <w:tc>
          <w:tcPr>
            <w:tcW w:w="566" w:type="pct"/>
            <w:tcBorders>
              <w:bottom w:val="single" w:sz="4" w:space="0" w:color="000000" w:themeColor="text1"/>
            </w:tcBorders>
            <w:vAlign w:val="center"/>
          </w:tcPr>
          <w:p w14:paraId="559720BF" w14:textId="77777777" w:rsidR="00591356" w:rsidRPr="00A96DFC" w:rsidRDefault="00591356" w:rsidP="001115F7">
            <w:pPr>
              <w:pStyle w:val="TabelaglavaNAPOVED"/>
            </w:pPr>
            <w:r w:rsidRPr="00A96DFC">
              <w:rPr>
                <w:rFonts w:asciiTheme="minorHAnsi" w:hAnsiTheme="minorHAnsi" w:cstheme="minorHAnsi"/>
                <w:color w:val="000000"/>
                <w:szCs w:val="16"/>
              </w:rPr>
              <w:t>marec          2021</w:t>
            </w:r>
          </w:p>
        </w:tc>
        <w:tc>
          <w:tcPr>
            <w:tcW w:w="615" w:type="pct"/>
            <w:shd w:val="clear" w:color="auto" w:fill="E9E9E9" w:themeFill="accent3" w:themeFillTint="33"/>
            <w:vAlign w:val="center"/>
          </w:tcPr>
          <w:p w14:paraId="21D01867" w14:textId="77777777" w:rsidR="00591356" w:rsidRPr="00A96DFC" w:rsidRDefault="00591356" w:rsidP="001115F7">
            <w:pPr>
              <w:pStyle w:val="TabelaglavaNAPOVED"/>
              <w:rPr>
                <w:color w:val="9E001A"/>
              </w:rPr>
            </w:pPr>
            <w:r w:rsidRPr="00A96DFC">
              <w:rPr>
                <w:rFonts w:asciiTheme="minorHAnsi" w:eastAsia="Calibri" w:hAnsiTheme="minorHAnsi" w:cstheme="minorHAnsi"/>
                <w:color w:val="9E001A"/>
                <w:szCs w:val="16"/>
              </w:rPr>
              <w:t>september   2021</w:t>
            </w:r>
          </w:p>
        </w:tc>
        <w:tc>
          <w:tcPr>
            <w:tcW w:w="566" w:type="pct"/>
            <w:tcBorders>
              <w:bottom w:val="single" w:sz="4" w:space="0" w:color="000000" w:themeColor="text1"/>
            </w:tcBorders>
            <w:vAlign w:val="center"/>
          </w:tcPr>
          <w:p w14:paraId="4744F92A" w14:textId="77777777" w:rsidR="00591356" w:rsidRPr="00A96DFC" w:rsidRDefault="00591356" w:rsidP="001115F7">
            <w:pPr>
              <w:pStyle w:val="TabelaglavaNAPOVED"/>
            </w:pPr>
            <w:r w:rsidRPr="00A96DFC">
              <w:rPr>
                <w:rFonts w:asciiTheme="minorHAnsi" w:hAnsiTheme="minorHAnsi" w:cstheme="minorHAnsi"/>
                <w:color w:val="000000"/>
                <w:szCs w:val="16"/>
              </w:rPr>
              <w:t>marec          2021</w:t>
            </w:r>
          </w:p>
        </w:tc>
        <w:tc>
          <w:tcPr>
            <w:tcW w:w="619" w:type="pct"/>
            <w:shd w:val="clear" w:color="auto" w:fill="E9E9E9" w:themeFill="accent3" w:themeFillTint="33"/>
            <w:vAlign w:val="center"/>
          </w:tcPr>
          <w:p w14:paraId="3C17A09E" w14:textId="77777777" w:rsidR="00591356" w:rsidRPr="00A96DFC" w:rsidRDefault="00591356" w:rsidP="001115F7">
            <w:pPr>
              <w:pStyle w:val="TabelaglavaNAPOVED"/>
              <w:rPr>
                <w:color w:val="9E001A"/>
              </w:rPr>
            </w:pPr>
            <w:r w:rsidRPr="00A96DFC">
              <w:rPr>
                <w:rFonts w:asciiTheme="minorHAnsi" w:eastAsia="Calibri" w:hAnsiTheme="minorHAnsi" w:cstheme="minorHAnsi"/>
                <w:color w:val="9E001A"/>
                <w:szCs w:val="16"/>
              </w:rPr>
              <w:t>september   2021</w:t>
            </w:r>
          </w:p>
        </w:tc>
        <w:tc>
          <w:tcPr>
            <w:tcW w:w="616" w:type="pct"/>
            <w:shd w:val="clear" w:color="auto" w:fill="E9E9E9" w:themeFill="accent3" w:themeFillTint="33"/>
          </w:tcPr>
          <w:p w14:paraId="71799780" w14:textId="77777777" w:rsidR="00591356" w:rsidRPr="00A96DFC" w:rsidRDefault="00591356" w:rsidP="001115F7">
            <w:pPr>
              <w:pStyle w:val="TabelaglavaNAPOVED"/>
            </w:pPr>
            <w:r w:rsidRPr="00A96DFC">
              <w:rPr>
                <w:rFonts w:asciiTheme="minorHAnsi" w:eastAsia="Calibri" w:hAnsiTheme="minorHAnsi" w:cstheme="minorHAnsi"/>
                <w:color w:val="9E001A"/>
                <w:szCs w:val="16"/>
              </w:rPr>
              <w:t>september   2021</w:t>
            </w:r>
          </w:p>
        </w:tc>
      </w:tr>
      <w:tr w:rsidR="00591356" w:rsidRPr="00A96DFC" w14:paraId="19E279A1" w14:textId="77777777" w:rsidTr="20FBA5C3">
        <w:trPr>
          <w:trHeight w:val="255"/>
        </w:trPr>
        <w:tc>
          <w:tcPr>
            <w:tcW w:w="1556" w:type="pct"/>
            <w:vAlign w:val="center"/>
            <w:hideMark/>
          </w:tcPr>
          <w:p w14:paraId="409107BB" w14:textId="77777777" w:rsidR="00591356" w:rsidRPr="00A96DFC" w:rsidRDefault="00591356" w:rsidP="001115F7">
            <w:pPr>
              <w:pStyle w:val="TabelalevistolpecNAPOVED"/>
            </w:pPr>
            <w:r w:rsidRPr="00A96DFC">
              <w:t>Bruto domači proizvod</w:t>
            </w:r>
          </w:p>
        </w:tc>
        <w:tc>
          <w:tcPr>
            <w:tcW w:w="462" w:type="pct"/>
            <w:tcBorders>
              <w:top w:val="single" w:sz="4" w:space="0" w:color="auto"/>
              <w:left w:val="single" w:sz="4" w:space="0" w:color="auto"/>
              <w:bottom w:val="single" w:sz="4" w:space="0" w:color="auto"/>
              <w:right w:val="single" w:sz="4" w:space="0" w:color="auto"/>
            </w:tcBorders>
            <w:shd w:val="clear" w:color="auto" w:fill="auto"/>
          </w:tcPr>
          <w:p w14:paraId="16E25D37" w14:textId="77777777" w:rsidR="00591356" w:rsidRPr="00A96DFC" w:rsidRDefault="00591356" w:rsidP="001115F7">
            <w:pPr>
              <w:pStyle w:val="TabelaNAPOVED"/>
            </w:pPr>
            <w:r w:rsidRPr="00A96DFC">
              <w:rPr>
                <w:rFonts w:asciiTheme="minorHAnsi" w:hAnsiTheme="minorHAnsi" w:cstheme="minorHAnsi"/>
                <w:szCs w:val="16"/>
                <w:lang w:val="it-IT"/>
              </w:rPr>
              <w:t>-4,2</w:t>
            </w:r>
          </w:p>
        </w:tc>
        <w:tc>
          <w:tcPr>
            <w:tcW w:w="566" w:type="pct"/>
            <w:shd w:val="clear" w:color="auto" w:fill="auto"/>
          </w:tcPr>
          <w:p w14:paraId="051EB703" w14:textId="77777777" w:rsidR="00591356" w:rsidRPr="00A96DFC" w:rsidRDefault="00591356" w:rsidP="001115F7">
            <w:pPr>
              <w:pStyle w:val="TabelaNAPOVED"/>
              <w:rPr>
                <w:bCs/>
              </w:rPr>
            </w:pPr>
            <w:r w:rsidRPr="00A96DFC">
              <w:rPr>
                <w:rFonts w:asciiTheme="minorHAnsi" w:hAnsiTheme="minorHAnsi" w:cstheme="minorHAnsi"/>
                <w:szCs w:val="16"/>
                <w:lang w:val="it-IT"/>
              </w:rPr>
              <w:t>4,6</w:t>
            </w:r>
          </w:p>
        </w:tc>
        <w:tc>
          <w:tcPr>
            <w:tcW w:w="615" w:type="pct"/>
            <w:shd w:val="clear" w:color="auto" w:fill="E9E9E9" w:themeFill="accent3" w:themeFillTint="33"/>
          </w:tcPr>
          <w:p w14:paraId="065FB221" w14:textId="77777777" w:rsidR="00591356" w:rsidRPr="00A96DFC" w:rsidRDefault="00591356" w:rsidP="001115F7">
            <w:pPr>
              <w:pStyle w:val="TabelaNAPOVED"/>
              <w:rPr>
                <w:b/>
                <w:color w:val="9E001A"/>
              </w:rPr>
            </w:pPr>
            <w:r w:rsidRPr="00A96DFC">
              <w:rPr>
                <w:rFonts w:asciiTheme="minorHAnsi" w:eastAsia="Calibri" w:hAnsiTheme="minorHAnsi" w:cstheme="minorHAnsi"/>
                <w:b/>
                <w:bCs/>
                <w:color w:val="9E001A"/>
                <w:szCs w:val="16"/>
              </w:rPr>
              <w:t>6,1</w:t>
            </w:r>
          </w:p>
        </w:tc>
        <w:tc>
          <w:tcPr>
            <w:tcW w:w="566" w:type="pct"/>
            <w:shd w:val="clear" w:color="auto" w:fill="auto"/>
          </w:tcPr>
          <w:p w14:paraId="20414CC5" w14:textId="77777777" w:rsidR="00591356" w:rsidRPr="00A96DFC" w:rsidRDefault="00591356" w:rsidP="001115F7">
            <w:pPr>
              <w:pStyle w:val="TabelaNAPOVED"/>
              <w:rPr>
                <w:bCs/>
              </w:rPr>
            </w:pPr>
            <w:r w:rsidRPr="00A96DFC">
              <w:rPr>
                <w:rFonts w:asciiTheme="minorHAnsi" w:hAnsiTheme="minorHAnsi" w:cstheme="minorHAnsi"/>
                <w:szCs w:val="16"/>
                <w:lang w:val="it-IT"/>
              </w:rPr>
              <w:t>4,4</w:t>
            </w:r>
          </w:p>
        </w:tc>
        <w:tc>
          <w:tcPr>
            <w:tcW w:w="619" w:type="pct"/>
            <w:shd w:val="clear" w:color="auto" w:fill="E9E9E9" w:themeFill="accent3" w:themeFillTint="33"/>
          </w:tcPr>
          <w:p w14:paraId="042ADE90" w14:textId="77777777" w:rsidR="00591356" w:rsidRPr="00A96DFC" w:rsidRDefault="00591356" w:rsidP="001115F7">
            <w:pPr>
              <w:pStyle w:val="TabelaNAPOVED"/>
              <w:rPr>
                <w:b/>
                <w:color w:val="9E001A"/>
              </w:rPr>
            </w:pPr>
            <w:r w:rsidRPr="00A96DFC">
              <w:rPr>
                <w:rFonts w:asciiTheme="minorHAnsi" w:eastAsia="Calibri" w:hAnsiTheme="minorHAnsi" w:cstheme="minorHAnsi"/>
                <w:b/>
                <w:bCs/>
                <w:color w:val="9E001A"/>
                <w:szCs w:val="16"/>
              </w:rPr>
              <w:t>4,7</w:t>
            </w:r>
          </w:p>
        </w:tc>
        <w:tc>
          <w:tcPr>
            <w:tcW w:w="616" w:type="pct"/>
            <w:shd w:val="clear" w:color="auto" w:fill="E9E9E9" w:themeFill="accent3" w:themeFillTint="33"/>
          </w:tcPr>
          <w:p w14:paraId="7BA8E83D" w14:textId="77777777" w:rsidR="00591356" w:rsidRPr="00A96DFC" w:rsidRDefault="00591356" w:rsidP="001115F7">
            <w:pPr>
              <w:pStyle w:val="TabelaNAPOVED"/>
              <w:rPr>
                <w:b/>
                <w:color w:val="9E001A"/>
              </w:rPr>
            </w:pPr>
            <w:r w:rsidRPr="00A96DFC">
              <w:rPr>
                <w:rFonts w:asciiTheme="minorHAnsi" w:eastAsia="Calibri" w:hAnsiTheme="minorHAnsi" w:cstheme="minorHAnsi"/>
                <w:b/>
                <w:bCs/>
                <w:color w:val="9E001A"/>
                <w:szCs w:val="16"/>
              </w:rPr>
              <w:t>3,3</w:t>
            </w:r>
          </w:p>
        </w:tc>
      </w:tr>
      <w:tr w:rsidR="00591356" w:rsidRPr="00A96DFC" w14:paraId="087504E0" w14:textId="77777777" w:rsidTr="20FBA5C3">
        <w:trPr>
          <w:trHeight w:val="255"/>
        </w:trPr>
        <w:tc>
          <w:tcPr>
            <w:tcW w:w="1556" w:type="pct"/>
            <w:vAlign w:val="center"/>
            <w:hideMark/>
          </w:tcPr>
          <w:p w14:paraId="2060C692" w14:textId="77777777" w:rsidR="00591356" w:rsidRPr="00A96DFC" w:rsidRDefault="00591356" w:rsidP="001115F7">
            <w:pPr>
              <w:pStyle w:val="TabelalevistolpecNAPOVED"/>
            </w:pPr>
            <w:r w:rsidRPr="00A96DFC">
              <w:t>Izvoz</w:t>
            </w:r>
          </w:p>
        </w:tc>
        <w:tc>
          <w:tcPr>
            <w:tcW w:w="462" w:type="pct"/>
            <w:tcBorders>
              <w:top w:val="nil"/>
              <w:left w:val="single" w:sz="4" w:space="0" w:color="auto"/>
              <w:bottom w:val="single" w:sz="4" w:space="0" w:color="auto"/>
              <w:right w:val="single" w:sz="4" w:space="0" w:color="auto"/>
            </w:tcBorders>
            <w:shd w:val="clear" w:color="auto" w:fill="auto"/>
          </w:tcPr>
          <w:p w14:paraId="3BAE818B" w14:textId="77777777" w:rsidR="00591356" w:rsidRPr="00A96DFC" w:rsidRDefault="00591356" w:rsidP="001115F7">
            <w:pPr>
              <w:pStyle w:val="TabelaNAPOVED"/>
            </w:pPr>
            <w:r w:rsidRPr="00A96DFC">
              <w:rPr>
                <w:rFonts w:asciiTheme="minorHAnsi" w:hAnsiTheme="minorHAnsi" w:cstheme="minorHAnsi"/>
                <w:szCs w:val="16"/>
                <w:lang w:val="it-IT"/>
              </w:rPr>
              <w:t>-8,7</w:t>
            </w:r>
          </w:p>
        </w:tc>
        <w:tc>
          <w:tcPr>
            <w:tcW w:w="566" w:type="pct"/>
            <w:shd w:val="clear" w:color="auto" w:fill="auto"/>
          </w:tcPr>
          <w:p w14:paraId="30AC754F" w14:textId="77777777" w:rsidR="00591356" w:rsidRPr="00A96DFC" w:rsidRDefault="00591356" w:rsidP="001115F7">
            <w:pPr>
              <w:pStyle w:val="TabelaNAPOVED"/>
              <w:rPr>
                <w:bCs/>
              </w:rPr>
            </w:pPr>
            <w:r w:rsidRPr="00A96DFC">
              <w:rPr>
                <w:rFonts w:asciiTheme="minorHAnsi" w:hAnsiTheme="minorHAnsi" w:cstheme="minorHAnsi"/>
                <w:szCs w:val="16"/>
                <w:lang w:val="it-IT"/>
              </w:rPr>
              <w:t>8,6</w:t>
            </w:r>
          </w:p>
        </w:tc>
        <w:tc>
          <w:tcPr>
            <w:tcW w:w="615" w:type="pct"/>
            <w:shd w:val="clear" w:color="auto" w:fill="E9E9E9" w:themeFill="accent3" w:themeFillTint="33"/>
          </w:tcPr>
          <w:p w14:paraId="631D19EF" w14:textId="77777777" w:rsidR="00591356" w:rsidRPr="00A96DFC" w:rsidRDefault="00591356" w:rsidP="001115F7">
            <w:pPr>
              <w:pStyle w:val="TabelaNAPOVED"/>
              <w:rPr>
                <w:b/>
                <w:color w:val="9E001A"/>
              </w:rPr>
            </w:pPr>
            <w:r w:rsidRPr="00A96DFC">
              <w:rPr>
                <w:rFonts w:asciiTheme="minorHAnsi" w:eastAsia="Calibri" w:hAnsiTheme="minorHAnsi" w:cstheme="minorHAnsi"/>
                <w:b/>
                <w:bCs/>
                <w:color w:val="9E001A"/>
                <w:szCs w:val="16"/>
              </w:rPr>
              <w:t>10,9</w:t>
            </w:r>
          </w:p>
        </w:tc>
        <w:tc>
          <w:tcPr>
            <w:tcW w:w="566" w:type="pct"/>
            <w:shd w:val="clear" w:color="auto" w:fill="auto"/>
          </w:tcPr>
          <w:p w14:paraId="6E78D58A" w14:textId="77777777" w:rsidR="00591356" w:rsidRPr="00A96DFC" w:rsidRDefault="00591356" w:rsidP="001115F7">
            <w:pPr>
              <w:pStyle w:val="TabelaNAPOVED"/>
              <w:rPr>
                <w:bCs/>
              </w:rPr>
            </w:pPr>
            <w:r w:rsidRPr="00A96DFC">
              <w:rPr>
                <w:rFonts w:asciiTheme="minorHAnsi" w:hAnsiTheme="minorHAnsi" w:cstheme="minorHAnsi"/>
                <w:szCs w:val="16"/>
                <w:lang w:val="it-IT"/>
              </w:rPr>
              <w:t>7,3</w:t>
            </w:r>
          </w:p>
        </w:tc>
        <w:tc>
          <w:tcPr>
            <w:tcW w:w="619" w:type="pct"/>
            <w:shd w:val="clear" w:color="auto" w:fill="E9E9E9" w:themeFill="accent3" w:themeFillTint="33"/>
          </w:tcPr>
          <w:p w14:paraId="2CA508AB" w14:textId="77777777" w:rsidR="00591356" w:rsidRPr="00A96DFC" w:rsidRDefault="00591356" w:rsidP="001115F7">
            <w:pPr>
              <w:pStyle w:val="TabelaNAPOVED"/>
              <w:rPr>
                <w:b/>
                <w:color w:val="9E001A"/>
              </w:rPr>
            </w:pPr>
            <w:r w:rsidRPr="00A96DFC">
              <w:rPr>
                <w:rFonts w:asciiTheme="minorHAnsi" w:eastAsia="Calibri" w:hAnsiTheme="minorHAnsi" w:cstheme="minorHAnsi"/>
                <w:b/>
                <w:bCs/>
                <w:color w:val="9E001A"/>
                <w:szCs w:val="16"/>
              </w:rPr>
              <w:t>8,2</w:t>
            </w:r>
          </w:p>
        </w:tc>
        <w:tc>
          <w:tcPr>
            <w:tcW w:w="616" w:type="pct"/>
            <w:shd w:val="clear" w:color="auto" w:fill="E9E9E9" w:themeFill="accent3" w:themeFillTint="33"/>
          </w:tcPr>
          <w:p w14:paraId="524A5393" w14:textId="77777777" w:rsidR="00591356" w:rsidRPr="00A96DFC" w:rsidRDefault="00591356" w:rsidP="001115F7">
            <w:pPr>
              <w:pStyle w:val="TabelaNAPOVED"/>
              <w:rPr>
                <w:b/>
                <w:color w:val="9E001A"/>
              </w:rPr>
            </w:pPr>
            <w:r w:rsidRPr="00A96DFC">
              <w:rPr>
                <w:rFonts w:asciiTheme="minorHAnsi" w:eastAsia="Calibri" w:hAnsiTheme="minorHAnsi" w:cstheme="minorHAnsi"/>
                <w:b/>
                <w:bCs/>
                <w:color w:val="9E001A"/>
                <w:szCs w:val="16"/>
              </w:rPr>
              <w:t>5,6</w:t>
            </w:r>
          </w:p>
        </w:tc>
      </w:tr>
      <w:tr w:rsidR="00591356" w:rsidRPr="00A96DFC" w14:paraId="15D2DE84" w14:textId="77777777" w:rsidTr="20FBA5C3">
        <w:trPr>
          <w:trHeight w:val="255"/>
        </w:trPr>
        <w:tc>
          <w:tcPr>
            <w:tcW w:w="1556" w:type="pct"/>
            <w:vAlign w:val="center"/>
            <w:hideMark/>
          </w:tcPr>
          <w:p w14:paraId="0C48AA05" w14:textId="77777777" w:rsidR="00591356" w:rsidRPr="00A96DFC" w:rsidRDefault="00591356" w:rsidP="001115F7">
            <w:pPr>
              <w:pStyle w:val="TabelalevistolpecNAPOVED"/>
            </w:pPr>
            <w:r w:rsidRPr="00A96DFC">
              <w:t>Uvoz</w:t>
            </w:r>
          </w:p>
        </w:tc>
        <w:tc>
          <w:tcPr>
            <w:tcW w:w="462" w:type="pct"/>
            <w:tcBorders>
              <w:top w:val="nil"/>
              <w:left w:val="single" w:sz="4" w:space="0" w:color="auto"/>
              <w:bottom w:val="single" w:sz="4" w:space="0" w:color="auto"/>
              <w:right w:val="single" w:sz="4" w:space="0" w:color="auto"/>
            </w:tcBorders>
            <w:shd w:val="clear" w:color="auto" w:fill="auto"/>
          </w:tcPr>
          <w:p w14:paraId="5AAF2E79" w14:textId="77777777" w:rsidR="00591356" w:rsidRPr="00A96DFC" w:rsidRDefault="00591356" w:rsidP="001115F7">
            <w:pPr>
              <w:pStyle w:val="TabelaNAPOVED"/>
            </w:pPr>
            <w:r w:rsidRPr="00A96DFC">
              <w:rPr>
                <w:rFonts w:asciiTheme="minorHAnsi" w:hAnsiTheme="minorHAnsi" w:cstheme="minorHAnsi"/>
                <w:szCs w:val="16"/>
                <w:lang w:val="it-IT"/>
              </w:rPr>
              <w:t>-9,6</w:t>
            </w:r>
          </w:p>
        </w:tc>
        <w:tc>
          <w:tcPr>
            <w:tcW w:w="566" w:type="pct"/>
            <w:shd w:val="clear" w:color="auto" w:fill="auto"/>
          </w:tcPr>
          <w:p w14:paraId="0D96BBB1" w14:textId="77777777" w:rsidR="00591356" w:rsidRPr="00A96DFC" w:rsidRDefault="00591356" w:rsidP="001115F7">
            <w:pPr>
              <w:pStyle w:val="TabelaNAPOVED"/>
              <w:rPr>
                <w:bCs/>
              </w:rPr>
            </w:pPr>
            <w:r w:rsidRPr="00A96DFC">
              <w:rPr>
                <w:rFonts w:asciiTheme="minorHAnsi" w:hAnsiTheme="minorHAnsi" w:cstheme="minorHAnsi"/>
                <w:szCs w:val="16"/>
                <w:lang w:val="it-IT"/>
              </w:rPr>
              <w:t>8,8</w:t>
            </w:r>
          </w:p>
        </w:tc>
        <w:tc>
          <w:tcPr>
            <w:tcW w:w="615" w:type="pct"/>
            <w:shd w:val="clear" w:color="auto" w:fill="E9E9E9" w:themeFill="accent3" w:themeFillTint="33"/>
          </w:tcPr>
          <w:p w14:paraId="6AAB1FB5" w14:textId="77777777" w:rsidR="00591356" w:rsidRPr="00A96DFC" w:rsidRDefault="00591356" w:rsidP="001115F7">
            <w:pPr>
              <w:pStyle w:val="TabelaNAPOVED"/>
              <w:rPr>
                <w:b/>
                <w:color w:val="9E001A"/>
              </w:rPr>
            </w:pPr>
            <w:r w:rsidRPr="00A96DFC">
              <w:rPr>
                <w:rFonts w:asciiTheme="minorHAnsi" w:eastAsia="Calibri" w:hAnsiTheme="minorHAnsi" w:cstheme="minorHAnsi"/>
                <w:b/>
                <w:bCs/>
                <w:color w:val="9E001A"/>
                <w:szCs w:val="16"/>
              </w:rPr>
              <w:t>12,6</w:t>
            </w:r>
          </w:p>
        </w:tc>
        <w:tc>
          <w:tcPr>
            <w:tcW w:w="566" w:type="pct"/>
            <w:shd w:val="clear" w:color="auto" w:fill="auto"/>
          </w:tcPr>
          <w:p w14:paraId="41EC5B9D" w14:textId="77777777" w:rsidR="00591356" w:rsidRPr="00A96DFC" w:rsidRDefault="00591356" w:rsidP="001115F7">
            <w:pPr>
              <w:pStyle w:val="TabelaNAPOVED"/>
              <w:rPr>
                <w:bCs/>
              </w:rPr>
            </w:pPr>
            <w:r w:rsidRPr="00A96DFC">
              <w:rPr>
                <w:rFonts w:asciiTheme="minorHAnsi" w:hAnsiTheme="minorHAnsi" w:cstheme="minorHAnsi"/>
                <w:szCs w:val="16"/>
                <w:lang w:val="it-IT"/>
              </w:rPr>
              <w:t>8,1</w:t>
            </w:r>
          </w:p>
        </w:tc>
        <w:tc>
          <w:tcPr>
            <w:tcW w:w="619" w:type="pct"/>
            <w:shd w:val="clear" w:color="auto" w:fill="E9E9E9" w:themeFill="accent3" w:themeFillTint="33"/>
          </w:tcPr>
          <w:p w14:paraId="23836F5A" w14:textId="77777777" w:rsidR="00591356" w:rsidRPr="00A96DFC" w:rsidRDefault="00591356" w:rsidP="001115F7">
            <w:pPr>
              <w:pStyle w:val="TabelaNAPOVED"/>
              <w:rPr>
                <w:b/>
                <w:color w:val="9E001A"/>
              </w:rPr>
            </w:pPr>
            <w:r w:rsidRPr="00A96DFC">
              <w:rPr>
                <w:rFonts w:asciiTheme="minorHAnsi" w:eastAsia="Calibri" w:hAnsiTheme="minorHAnsi" w:cstheme="minorHAnsi"/>
                <w:b/>
                <w:bCs/>
                <w:color w:val="9E001A"/>
                <w:szCs w:val="16"/>
              </w:rPr>
              <w:t>8,8</w:t>
            </w:r>
          </w:p>
        </w:tc>
        <w:tc>
          <w:tcPr>
            <w:tcW w:w="616" w:type="pct"/>
            <w:shd w:val="clear" w:color="auto" w:fill="E9E9E9" w:themeFill="accent3" w:themeFillTint="33"/>
          </w:tcPr>
          <w:p w14:paraId="045396F5" w14:textId="77777777" w:rsidR="00591356" w:rsidRPr="00A96DFC" w:rsidRDefault="00591356" w:rsidP="001115F7">
            <w:pPr>
              <w:pStyle w:val="TabelaNAPOVED"/>
              <w:rPr>
                <w:b/>
                <w:color w:val="9E001A"/>
              </w:rPr>
            </w:pPr>
            <w:r w:rsidRPr="00A96DFC">
              <w:rPr>
                <w:rFonts w:asciiTheme="minorHAnsi" w:eastAsia="Calibri" w:hAnsiTheme="minorHAnsi" w:cstheme="minorHAnsi"/>
                <w:b/>
                <w:bCs/>
                <w:color w:val="9E001A"/>
                <w:szCs w:val="16"/>
              </w:rPr>
              <w:t>5,8</w:t>
            </w:r>
          </w:p>
        </w:tc>
      </w:tr>
      <w:tr w:rsidR="00591356" w:rsidRPr="00A96DFC" w14:paraId="2B565EAC" w14:textId="77777777" w:rsidTr="20FBA5C3">
        <w:trPr>
          <w:trHeight w:val="255"/>
        </w:trPr>
        <w:tc>
          <w:tcPr>
            <w:tcW w:w="1556" w:type="pct"/>
            <w:vAlign w:val="center"/>
            <w:hideMark/>
          </w:tcPr>
          <w:p w14:paraId="55AF398E" w14:textId="0C90D577" w:rsidR="00591356" w:rsidRPr="00A96DFC" w:rsidRDefault="00591356" w:rsidP="001115F7">
            <w:pPr>
              <w:pStyle w:val="TabelalevistolpecNAPOVED"/>
              <w:rPr>
                <w:i/>
              </w:rPr>
            </w:pPr>
            <w:r w:rsidRPr="00A96DFC">
              <w:rPr>
                <w:i/>
              </w:rPr>
              <w:t>Saldo menjave s tujino (prispevek k rasti v o.</w:t>
            </w:r>
            <w:r w:rsidR="196DA65E" w:rsidRPr="6E4DBFDB">
              <w:rPr>
                <w:i/>
                <w:iCs/>
              </w:rPr>
              <w:t xml:space="preserve"> </w:t>
            </w:r>
            <w:r w:rsidRPr="00A96DFC">
              <w:rPr>
                <w:i/>
              </w:rPr>
              <w:t>t.)</w:t>
            </w:r>
          </w:p>
        </w:tc>
        <w:tc>
          <w:tcPr>
            <w:tcW w:w="462" w:type="pct"/>
            <w:tcBorders>
              <w:top w:val="nil"/>
              <w:left w:val="single" w:sz="4" w:space="0" w:color="auto"/>
              <w:bottom w:val="single" w:sz="4" w:space="0" w:color="auto"/>
              <w:right w:val="single" w:sz="4" w:space="0" w:color="auto"/>
            </w:tcBorders>
            <w:shd w:val="clear" w:color="auto" w:fill="auto"/>
          </w:tcPr>
          <w:p w14:paraId="3E3FE0FE" w14:textId="77777777" w:rsidR="00591356" w:rsidRPr="00A96DFC" w:rsidRDefault="00591356" w:rsidP="001115F7">
            <w:pPr>
              <w:pStyle w:val="TabelaNAPOVED"/>
              <w:rPr>
                <w:i/>
              </w:rPr>
            </w:pPr>
            <w:r w:rsidRPr="00A96DFC">
              <w:rPr>
                <w:rFonts w:asciiTheme="minorHAnsi" w:hAnsiTheme="minorHAnsi" w:cstheme="minorHAnsi"/>
                <w:szCs w:val="16"/>
                <w:lang w:val="it-IT"/>
              </w:rPr>
              <w:t>-0,1</w:t>
            </w:r>
          </w:p>
        </w:tc>
        <w:tc>
          <w:tcPr>
            <w:tcW w:w="566" w:type="pct"/>
            <w:shd w:val="clear" w:color="auto" w:fill="auto"/>
          </w:tcPr>
          <w:p w14:paraId="33A73309" w14:textId="77777777" w:rsidR="00591356" w:rsidRPr="00A96DFC" w:rsidRDefault="00591356" w:rsidP="001115F7">
            <w:pPr>
              <w:pStyle w:val="TabelaNAPOVED"/>
              <w:rPr>
                <w:bCs/>
                <w:i/>
              </w:rPr>
            </w:pPr>
            <w:r w:rsidRPr="00A96DFC">
              <w:rPr>
                <w:rFonts w:asciiTheme="minorHAnsi" w:hAnsiTheme="minorHAnsi" w:cstheme="minorHAnsi"/>
                <w:szCs w:val="16"/>
                <w:lang w:val="it-IT"/>
              </w:rPr>
              <w:t>0,7</w:t>
            </w:r>
          </w:p>
        </w:tc>
        <w:tc>
          <w:tcPr>
            <w:tcW w:w="615" w:type="pct"/>
            <w:shd w:val="clear" w:color="auto" w:fill="E9E9E9" w:themeFill="accent3" w:themeFillTint="33"/>
          </w:tcPr>
          <w:p w14:paraId="305DB40A" w14:textId="77777777" w:rsidR="00591356" w:rsidRPr="00A96DFC" w:rsidRDefault="00591356" w:rsidP="001115F7">
            <w:pPr>
              <w:pStyle w:val="TabelaNAPOVED"/>
              <w:rPr>
                <w:b/>
                <w:i/>
                <w:iCs/>
                <w:color w:val="9E001A"/>
              </w:rPr>
            </w:pPr>
            <w:r w:rsidRPr="00A96DFC">
              <w:rPr>
                <w:rFonts w:asciiTheme="minorHAnsi" w:eastAsia="Calibri" w:hAnsiTheme="minorHAnsi" w:cstheme="minorHAnsi"/>
                <w:b/>
                <w:bCs/>
                <w:color w:val="9E001A"/>
                <w:szCs w:val="16"/>
              </w:rPr>
              <w:t>-0,2</w:t>
            </w:r>
          </w:p>
        </w:tc>
        <w:tc>
          <w:tcPr>
            <w:tcW w:w="566" w:type="pct"/>
            <w:shd w:val="clear" w:color="auto" w:fill="auto"/>
          </w:tcPr>
          <w:p w14:paraId="15D0C052" w14:textId="77777777" w:rsidR="00591356" w:rsidRPr="00A96DFC" w:rsidRDefault="00591356" w:rsidP="001115F7">
            <w:pPr>
              <w:pStyle w:val="TabelaNAPOVED"/>
              <w:rPr>
                <w:bCs/>
                <w:i/>
              </w:rPr>
            </w:pPr>
            <w:r w:rsidRPr="00A96DFC">
              <w:rPr>
                <w:rFonts w:asciiTheme="minorHAnsi" w:hAnsiTheme="minorHAnsi" w:cstheme="minorHAnsi"/>
                <w:szCs w:val="16"/>
                <w:lang w:val="it-IT"/>
              </w:rPr>
              <w:t>0,1</w:t>
            </w:r>
          </w:p>
        </w:tc>
        <w:tc>
          <w:tcPr>
            <w:tcW w:w="619" w:type="pct"/>
            <w:shd w:val="clear" w:color="auto" w:fill="E9E9E9" w:themeFill="accent3" w:themeFillTint="33"/>
          </w:tcPr>
          <w:p w14:paraId="046ED7B8" w14:textId="77777777" w:rsidR="00591356" w:rsidRPr="00A96DFC" w:rsidRDefault="00591356" w:rsidP="001115F7">
            <w:pPr>
              <w:pStyle w:val="TabelaNAPOVED"/>
              <w:rPr>
                <w:b/>
                <w:i/>
                <w:iCs/>
                <w:color w:val="9E001A"/>
              </w:rPr>
            </w:pPr>
            <w:r w:rsidRPr="00A96DFC">
              <w:rPr>
                <w:rFonts w:asciiTheme="minorHAnsi" w:eastAsia="Calibri" w:hAnsiTheme="minorHAnsi" w:cstheme="minorHAnsi"/>
                <w:b/>
                <w:bCs/>
                <w:color w:val="9E001A"/>
                <w:szCs w:val="16"/>
              </w:rPr>
              <w:t>0,2</w:t>
            </w:r>
          </w:p>
        </w:tc>
        <w:tc>
          <w:tcPr>
            <w:tcW w:w="616" w:type="pct"/>
            <w:shd w:val="clear" w:color="auto" w:fill="E9E9E9" w:themeFill="accent3" w:themeFillTint="33"/>
          </w:tcPr>
          <w:p w14:paraId="2B565DB9" w14:textId="77777777" w:rsidR="00591356" w:rsidRPr="00A96DFC" w:rsidRDefault="00591356" w:rsidP="001115F7">
            <w:pPr>
              <w:pStyle w:val="TabelaNAPOVED"/>
              <w:rPr>
                <w:b/>
                <w:i/>
                <w:iCs/>
                <w:color w:val="9E001A"/>
              </w:rPr>
            </w:pPr>
            <w:r w:rsidRPr="00A96DFC">
              <w:rPr>
                <w:rFonts w:asciiTheme="minorHAnsi" w:eastAsia="Calibri" w:hAnsiTheme="minorHAnsi" w:cstheme="minorHAnsi"/>
                <w:b/>
                <w:bCs/>
                <w:color w:val="9E001A"/>
                <w:szCs w:val="16"/>
              </w:rPr>
              <w:t>0,3</w:t>
            </w:r>
          </w:p>
        </w:tc>
      </w:tr>
      <w:tr w:rsidR="00591356" w:rsidRPr="00A96DFC" w14:paraId="55E432E5" w14:textId="77777777" w:rsidTr="20FBA5C3">
        <w:trPr>
          <w:trHeight w:val="255"/>
        </w:trPr>
        <w:tc>
          <w:tcPr>
            <w:tcW w:w="1556" w:type="pct"/>
            <w:vAlign w:val="center"/>
            <w:hideMark/>
          </w:tcPr>
          <w:p w14:paraId="2B7AA582" w14:textId="77777777" w:rsidR="00591356" w:rsidRPr="00A96DFC" w:rsidRDefault="00591356" w:rsidP="001115F7">
            <w:pPr>
              <w:pStyle w:val="TabelalevistolpecNAPOVED"/>
            </w:pPr>
            <w:r w:rsidRPr="00A96DFC">
              <w:t>Zasebna potrošnja</w:t>
            </w:r>
          </w:p>
        </w:tc>
        <w:tc>
          <w:tcPr>
            <w:tcW w:w="462" w:type="pct"/>
            <w:tcBorders>
              <w:top w:val="nil"/>
              <w:left w:val="single" w:sz="4" w:space="0" w:color="auto"/>
              <w:bottom w:val="single" w:sz="4" w:space="0" w:color="auto"/>
              <w:right w:val="single" w:sz="4" w:space="0" w:color="auto"/>
            </w:tcBorders>
            <w:shd w:val="clear" w:color="auto" w:fill="auto"/>
          </w:tcPr>
          <w:p w14:paraId="1B2C2879" w14:textId="77777777" w:rsidR="00591356" w:rsidRPr="00A96DFC" w:rsidRDefault="00591356" w:rsidP="001115F7">
            <w:pPr>
              <w:pStyle w:val="TabelaNAPOVED"/>
            </w:pPr>
            <w:r w:rsidRPr="00A96DFC">
              <w:rPr>
                <w:rFonts w:asciiTheme="minorHAnsi" w:hAnsiTheme="minorHAnsi" w:cstheme="minorHAnsi"/>
                <w:szCs w:val="16"/>
                <w:lang w:val="it-IT"/>
              </w:rPr>
              <w:t>-6,6</w:t>
            </w:r>
          </w:p>
        </w:tc>
        <w:tc>
          <w:tcPr>
            <w:tcW w:w="566" w:type="pct"/>
            <w:shd w:val="clear" w:color="auto" w:fill="auto"/>
          </w:tcPr>
          <w:p w14:paraId="08195EEF" w14:textId="77777777" w:rsidR="00591356" w:rsidRPr="00A96DFC" w:rsidRDefault="00591356" w:rsidP="001115F7">
            <w:pPr>
              <w:pStyle w:val="TabelaNAPOVED"/>
              <w:rPr>
                <w:bCs/>
              </w:rPr>
            </w:pPr>
            <w:r w:rsidRPr="00A96DFC">
              <w:rPr>
                <w:rFonts w:asciiTheme="minorHAnsi" w:hAnsiTheme="minorHAnsi" w:cstheme="minorHAnsi"/>
                <w:szCs w:val="16"/>
                <w:lang w:val="it-IT"/>
              </w:rPr>
              <w:t>4,0</w:t>
            </w:r>
          </w:p>
        </w:tc>
        <w:tc>
          <w:tcPr>
            <w:tcW w:w="615" w:type="pct"/>
            <w:shd w:val="clear" w:color="auto" w:fill="E9E9E9" w:themeFill="accent3" w:themeFillTint="33"/>
          </w:tcPr>
          <w:p w14:paraId="505BBA69" w14:textId="77777777" w:rsidR="00591356" w:rsidRPr="00A96DFC" w:rsidRDefault="00591356" w:rsidP="001115F7">
            <w:pPr>
              <w:pStyle w:val="TabelaNAPOVED"/>
              <w:rPr>
                <w:b/>
                <w:color w:val="9E001A"/>
              </w:rPr>
            </w:pPr>
            <w:r w:rsidRPr="00A96DFC">
              <w:rPr>
                <w:rFonts w:asciiTheme="minorHAnsi" w:eastAsia="Calibri" w:hAnsiTheme="minorHAnsi" w:cstheme="minorHAnsi"/>
                <w:b/>
                <w:bCs/>
                <w:color w:val="9E001A"/>
                <w:szCs w:val="16"/>
              </w:rPr>
              <w:t>5,6</w:t>
            </w:r>
          </w:p>
        </w:tc>
        <w:tc>
          <w:tcPr>
            <w:tcW w:w="566" w:type="pct"/>
            <w:shd w:val="clear" w:color="auto" w:fill="auto"/>
          </w:tcPr>
          <w:p w14:paraId="6A0B21D6" w14:textId="77777777" w:rsidR="00591356" w:rsidRPr="00A96DFC" w:rsidRDefault="00591356" w:rsidP="001115F7">
            <w:pPr>
              <w:pStyle w:val="TabelaNAPOVED"/>
              <w:rPr>
                <w:bCs/>
              </w:rPr>
            </w:pPr>
            <w:r w:rsidRPr="00A96DFC">
              <w:rPr>
                <w:rFonts w:asciiTheme="minorHAnsi" w:hAnsiTheme="minorHAnsi" w:cstheme="minorHAnsi"/>
                <w:szCs w:val="16"/>
                <w:lang w:val="it-IT"/>
              </w:rPr>
              <w:t>4,7</w:t>
            </w:r>
          </w:p>
        </w:tc>
        <w:tc>
          <w:tcPr>
            <w:tcW w:w="619" w:type="pct"/>
            <w:shd w:val="clear" w:color="auto" w:fill="E9E9E9" w:themeFill="accent3" w:themeFillTint="33"/>
          </w:tcPr>
          <w:p w14:paraId="481E0AD3" w14:textId="77777777" w:rsidR="00591356" w:rsidRPr="00A96DFC" w:rsidRDefault="00591356" w:rsidP="001115F7">
            <w:pPr>
              <w:pStyle w:val="TabelaNAPOVED"/>
              <w:rPr>
                <w:b/>
                <w:color w:val="9E001A"/>
              </w:rPr>
            </w:pPr>
            <w:r w:rsidRPr="00A96DFC">
              <w:rPr>
                <w:rFonts w:asciiTheme="minorHAnsi" w:eastAsia="Calibri" w:hAnsiTheme="minorHAnsi" w:cstheme="minorHAnsi"/>
                <w:b/>
                <w:bCs/>
                <w:color w:val="9E001A"/>
                <w:szCs w:val="16"/>
              </w:rPr>
              <w:t>6,0</w:t>
            </w:r>
          </w:p>
        </w:tc>
        <w:tc>
          <w:tcPr>
            <w:tcW w:w="616" w:type="pct"/>
            <w:shd w:val="clear" w:color="auto" w:fill="E9E9E9" w:themeFill="accent3" w:themeFillTint="33"/>
          </w:tcPr>
          <w:p w14:paraId="439212B3" w14:textId="77777777" w:rsidR="00591356" w:rsidRPr="00A96DFC" w:rsidRDefault="00591356" w:rsidP="001115F7">
            <w:pPr>
              <w:pStyle w:val="TabelaNAPOVED"/>
              <w:rPr>
                <w:b/>
                <w:color w:val="9E001A"/>
              </w:rPr>
            </w:pPr>
            <w:r w:rsidRPr="00A96DFC">
              <w:rPr>
                <w:rFonts w:asciiTheme="minorHAnsi" w:eastAsia="Calibri" w:hAnsiTheme="minorHAnsi" w:cstheme="minorHAnsi"/>
                <w:b/>
                <w:bCs/>
                <w:color w:val="9E001A"/>
                <w:szCs w:val="16"/>
              </w:rPr>
              <w:t>3,1</w:t>
            </w:r>
          </w:p>
        </w:tc>
      </w:tr>
      <w:tr w:rsidR="00591356" w:rsidRPr="00A96DFC" w14:paraId="6ACF02C1" w14:textId="77777777" w:rsidTr="20FBA5C3">
        <w:trPr>
          <w:trHeight w:val="255"/>
        </w:trPr>
        <w:tc>
          <w:tcPr>
            <w:tcW w:w="1556" w:type="pct"/>
            <w:vAlign w:val="center"/>
            <w:hideMark/>
          </w:tcPr>
          <w:p w14:paraId="2E815B2D" w14:textId="77777777" w:rsidR="00591356" w:rsidRPr="00A96DFC" w:rsidRDefault="00591356" w:rsidP="001115F7">
            <w:pPr>
              <w:pStyle w:val="TabelalevistolpecNAPOVED"/>
            </w:pPr>
            <w:r w:rsidRPr="00A96DFC">
              <w:t>Državna potrošnja</w:t>
            </w:r>
          </w:p>
        </w:tc>
        <w:tc>
          <w:tcPr>
            <w:tcW w:w="462" w:type="pct"/>
            <w:tcBorders>
              <w:top w:val="nil"/>
              <w:left w:val="single" w:sz="4" w:space="0" w:color="auto"/>
              <w:bottom w:val="single" w:sz="4" w:space="0" w:color="auto"/>
              <w:right w:val="single" w:sz="4" w:space="0" w:color="auto"/>
            </w:tcBorders>
            <w:shd w:val="clear" w:color="auto" w:fill="auto"/>
          </w:tcPr>
          <w:p w14:paraId="33939AF9" w14:textId="77777777" w:rsidR="00591356" w:rsidRPr="00A96DFC" w:rsidRDefault="00591356" w:rsidP="001115F7">
            <w:pPr>
              <w:pStyle w:val="TabelaNAPOVED"/>
            </w:pPr>
            <w:r w:rsidRPr="00A96DFC">
              <w:rPr>
                <w:rFonts w:asciiTheme="minorHAnsi" w:hAnsiTheme="minorHAnsi" w:cstheme="minorHAnsi"/>
                <w:szCs w:val="16"/>
                <w:lang w:val="it-IT"/>
              </w:rPr>
              <w:t>4,2</w:t>
            </w:r>
          </w:p>
        </w:tc>
        <w:tc>
          <w:tcPr>
            <w:tcW w:w="566" w:type="pct"/>
            <w:shd w:val="clear" w:color="auto" w:fill="auto"/>
          </w:tcPr>
          <w:p w14:paraId="40AD2331" w14:textId="77777777" w:rsidR="00591356" w:rsidRPr="00A96DFC" w:rsidRDefault="00591356" w:rsidP="001115F7">
            <w:pPr>
              <w:pStyle w:val="TabelaNAPOVED"/>
              <w:rPr>
                <w:bCs/>
              </w:rPr>
            </w:pPr>
            <w:r w:rsidRPr="00A96DFC">
              <w:rPr>
                <w:rFonts w:asciiTheme="minorHAnsi" w:hAnsiTheme="minorHAnsi" w:cstheme="minorHAnsi"/>
                <w:szCs w:val="16"/>
                <w:lang w:val="it-IT"/>
              </w:rPr>
              <w:t>2,4</w:t>
            </w:r>
          </w:p>
        </w:tc>
        <w:tc>
          <w:tcPr>
            <w:tcW w:w="615" w:type="pct"/>
            <w:shd w:val="clear" w:color="auto" w:fill="E9E9E9" w:themeFill="accent3" w:themeFillTint="33"/>
          </w:tcPr>
          <w:p w14:paraId="4D2BD562" w14:textId="77777777" w:rsidR="00591356" w:rsidRPr="00A96DFC" w:rsidRDefault="00591356" w:rsidP="001115F7">
            <w:pPr>
              <w:pStyle w:val="TabelaNAPOVED"/>
              <w:rPr>
                <w:b/>
                <w:color w:val="9E001A"/>
              </w:rPr>
            </w:pPr>
            <w:r w:rsidRPr="00A96DFC">
              <w:rPr>
                <w:rFonts w:asciiTheme="minorHAnsi" w:eastAsia="Calibri" w:hAnsiTheme="minorHAnsi" w:cstheme="minorHAnsi"/>
                <w:b/>
                <w:bCs/>
                <w:color w:val="9E001A"/>
                <w:szCs w:val="16"/>
              </w:rPr>
              <w:t>1,8</w:t>
            </w:r>
          </w:p>
        </w:tc>
        <w:tc>
          <w:tcPr>
            <w:tcW w:w="566" w:type="pct"/>
            <w:shd w:val="clear" w:color="auto" w:fill="auto"/>
          </w:tcPr>
          <w:p w14:paraId="25A5EE7D" w14:textId="77777777" w:rsidR="00591356" w:rsidRPr="00A96DFC" w:rsidRDefault="00591356" w:rsidP="001115F7">
            <w:pPr>
              <w:pStyle w:val="TabelaNAPOVED"/>
              <w:rPr>
                <w:bCs/>
              </w:rPr>
            </w:pPr>
            <w:r w:rsidRPr="00A96DFC">
              <w:rPr>
                <w:rFonts w:asciiTheme="minorHAnsi" w:hAnsiTheme="minorHAnsi" w:cstheme="minorHAnsi"/>
                <w:szCs w:val="16"/>
                <w:lang w:val="it-IT"/>
              </w:rPr>
              <w:t>1,7</w:t>
            </w:r>
          </w:p>
        </w:tc>
        <w:tc>
          <w:tcPr>
            <w:tcW w:w="619" w:type="pct"/>
            <w:shd w:val="clear" w:color="auto" w:fill="E9E9E9" w:themeFill="accent3" w:themeFillTint="33"/>
          </w:tcPr>
          <w:p w14:paraId="69BAFBBD" w14:textId="77777777" w:rsidR="00591356" w:rsidRPr="00A96DFC" w:rsidRDefault="00591356" w:rsidP="001115F7">
            <w:pPr>
              <w:pStyle w:val="TabelaNAPOVED"/>
              <w:rPr>
                <w:b/>
                <w:color w:val="9E001A"/>
              </w:rPr>
            </w:pPr>
            <w:r w:rsidRPr="00A96DFC">
              <w:rPr>
                <w:rFonts w:asciiTheme="minorHAnsi" w:eastAsia="Calibri" w:hAnsiTheme="minorHAnsi" w:cstheme="minorHAnsi"/>
                <w:b/>
                <w:bCs/>
                <w:color w:val="9E001A"/>
                <w:szCs w:val="16"/>
              </w:rPr>
              <w:t>1,5</w:t>
            </w:r>
          </w:p>
        </w:tc>
        <w:tc>
          <w:tcPr>
            <w:tcW w:w="616" w:type="pct"/>
            <w:shd w:val="clear" w:color="auto" w:fill="E9E9E9" w:themeFill="accent3" w:themeFillTint="33"/>
          </w:tcPr>
          <w:p w14:paraId="455862B1" w14:textId="77777777" w:rsidR="00591356" w:rsidRPr="00A96DFC" w:rsidRDefault="00591356" w:rsidP="001115F7">
            <w:pPr>
              <w:pStyle w:val="TabelaNAPOVED"/>
              <w:rPr>
                <w:b/>
                <w:color w:val="9E001A"/>
              </w:rPr>
            </w:pPr>
            <w:r w:rsidRPr="00A96DFC">
              <w:rPr>
                <w:rFonts w:asciiTheme="minorHAnsi" w:eastAsia="Calibri" w:hAnsiTheme="minorHAnsi" w:cstheme="minorHAnsi"/>
                <w:b/>
                <w:bCs/>
                <w:color w:val="9E001A"/>
                <w:szCs w:val="16"/>
              </w:rPr>
              <w:t>1,0</w:t>
            </w:r>
          </w:p>
        </w:tc>
      </w:tr>
      <w:tr w:rsidR="00591356" w:rsidRPr="00A96DFC" w14:paraId="7FEA7FE9" w14:textId="77777777" w:rsidTr="20FBA5C3">
        <w:trPr>
          <w:trHeight w:val="255"/>
        </w:trPr>
        <w:tc>
          <w:tcPr>
            <w:tcW w:w="1556" w:type="pct"/>
            <w:vAlign w:val="center"/>
            <w:hideMark/>
          </w:tcPr>
          <w:p w14:paraId="22A999E1" w14:textId="77777777" w:rsidR="00591356" w:rsidRPr="00A96DFC" w:rsidRDefault="00591356" w:rsidP="001115F7">
            <w:pPr>
              <w:pStyle w:val="TabelalevistolpecNAPOVED"/>
            </w:pPr>
            <w:r w:rsidRPr="00A96DFC">
              <w:t>Bruto investicije v osnovna sredstva</w:t>
            </w:r>
          </w:p>
        </w:tc>
        <w:tc>
          <w:tcPr>
            <w:tcW w:w="462" w:type="pct"/>
            <w:tcBorders>
              <w:top w:val="nil"/>
              <w:left w:val="single" w:sz="4" w:space="0" w:color="auto"/>
              <w:bottom w:val="single" w:sz="4" w:space="0" w:color="auto"/>
              <w:right w:val="single" w:sz="4" w:space="0" w:color="auto"/>
            </w:tcBorders>
            <w:shd w:val="clear" w:color="auto" w:fill="auto"/>
          </w:tcPr>
          <w:p w14:paraId="5F8118A4" w14:textId="77777777" w:rsidR="00591356" w:rsidRPr="00A96DFC" w:rsidRDefault="00591356" w:rsidP="001115F7">
            <w:pPr>
              <w:pStyle w:val="TabelaNAPOVED"/>
            </w:pPr>
            <w:r w:rsidRPr="00A96DFC">
              <w:rPr>
                <w:rFonts w:asciiTheme="minorHAnsi" w:hAnsiTheme="minorHAnsi" w:cstheme="minorHAnsi"/>
                <w:szCs w:val="16"/>
                <w:lang w:val="it-IT"/>
              </w:rPr>
              <w:t>-8,2</w:t>
            </w:r>
          </w:p>
        </w:tc>
        <w:tc>
          <w:tcPr>
            <w:tcW w:w="566" w:type="pct"/>
            <w:shd w:val="clear" w:color="auto" w:fill="auto"/>
          </w:tcPr>
          <w:p w14:paraId="769B257D" w14:textId="77777777" w:rsidR="00591356" w:rsidRPr="00A96DFC" w:rsidRDefault="00591356" w:rsidP="001115F7">
            <w:pPr>
              <w:pStyle w:val="TabelaNAPOVED"/>
              <w:rPr>
                <w:bCs/>
              </w:rPr>
            </w:pPr>
            <w:r w:rsidRPr="00A96DFC">
              <w:rPr>
                <w:rFonts w:asciiTheme="minorHAnsi" w:hAnsiTheme="minorHAnsi" w:cstheme="minorHAnsi"/>
                <w:szCs w:val="16"/>
                <w:lang w:val="it-IT"/>
              </w:rPr>
              <w:t>9,0</w:t>
            </w:r>
          </w:p>
        </w:tc>
        <w:tc>
          <w:tcPr>
            <w:tcW w:w="615" w:type="pct"/>
            <w:shd w:val="clear" w:color="auto" w:fill="E9E9E9" w:themeFill="accent3" w:themeFillTint="33"/>
          </w:tcPr>
          <w:p w14:paraId="38FA2B6A" w14:textId="77777777" w:rsidR="00591356" w:rsidRPr="00A96DFC" w:rsidRDefault="00591356" w:rsidP="001115F7">
            <w:pPr>
              <w:pStyle w:val="TabelaNAPOVED"/>
              <w:rPr>
                <w:b/>
                <w:color w:val="9E001A"/>
              </w:rPr>
            </w:pPr>
            <w:r w:rsidRPr="00A96DFC">
              <w:rPr>
                <w:rFonts w:asciiTheme="minorHAnsi" w:eastAsia="Calibri" w:hAnsiTheme="minorHAnsi" w:cstheme="minorHAnsi"/>
                <w:b/>
                <w:bCs/>
                <w:color w:val="9E001A"/>
                <w:szCs w:val="16"/>
              </w:rPr>
              <w:t>10,0</w:t>
            </w:r>
          </w:p>
        </w:tc>
        <w:tc>
          <w:tcPr>
            <w:tcW w:w="566" w:type="pct"/>
            <w:shd w:val="clear" w:color="auto" w:fill="auto"/>
          </w:tcPr>
          <w:p w14:paraId="706056D9" w14:textId="77777777" w:rsidR="00591356" w:rsidRPr="00A96DFC" w:rsidRDefault="00591356" w:rsidP="001115F7">
            <w:pPr>
              <w:pStyle w:val="TabelaNAPOVED"/>
              <w:rPr>
                <w:bCs/>
              </w:rPr>
            </w:pPr>
            <w:r w:rsidRPr="00A96DFC">
              <w:rPr>
                <w:rFonts w:asciiTheme="minorHAnsi" w:hAnsiTheme="minorHAnsi" w:cstheme="minorHAnsi"/>
                <w:szCs w:val="16"/>
                <w:lang w:val="it-IT"/>
              </w:rPr>
              <w:t>8,0</w:t>
            </w:r>
          </w:p>
        </w:tc>
        <w:tc>
          <w:tcPr>
            <w:tcW w:w="619" w:type="pct"/>
            <w:shd w:val="clear" w:color="auto" w:fill="E9E9E9" w:themeFill="accent3" w:themeFillTint="33"/>
          </w:tcPr>
          <w:p w14:paraId="3AF0BEC4" w14:textId="77777777" w:rsidR="00591356" w:rsidRPr="00A96DFC" w:rsidRDefault="00591356" w:rsidP="001115F7">
            <w:pPr>
              <w:pStyle w:val="TabelaNAPOVED"/>
              <w:rPr>
                <w:b/>
                <w:color w:val="9E001A"/>
              </w:rPr>
            </w:pPr>
            <w:r w:rsidRPr="00A96DFC">
              <w:rPr>
                <w:rFonts w:asciiTheme="minorHAnsi" w:eastAsia="Calibri" w:hAnsiTheme="minorHAnsi" w:cstheme="minorHAnsi"/>
                <w:b/>
                <w:bCs/>
                <w:color w:val="9E001A"/>
                <w:szCs w:val="16"/>
              </w:rPr>
              <w:t>8,0</w:t>
            </w:r>
          </w:p>
        </w:tc>
        <w:tc>
          <w:tcPr>
            <w:tcW w:w="616" w:type="pct"/>
            <w:shd w:val="clear" w:color="auto" w:fill="E9E9E9" w:themeFill="accent3" w:themeFillTint="33"/>
          </w:tcPr>
          <w:p w14:paraId="40D32977" w14:textId="77777777" w:rsidR="00591356" w:rsidRPr="00A96DFC" w:rsidRDefault="00591356" w:rsidP="001115F7">
            <w:pPr>
              <w:pStyle w:val="TabelaNAPOVED"/>
              <w:rPr>
                <w:b/>
                <w:color w:val="9E001A"/>
              </w:rPr>
            </w:pPr>
            <w:r w:rsidRPr="00A96DFC">
              <w:rPr>
                <w:rFonts w:asciiTheme="minorHAnsi" w:eastAsia="Calibri" w:hAnsiTheme="minorHAnsi" w:cstheme="minorHAnsi"/>
                <w:b/>
                <w:bCs/>
                <w:color w:val="9E001A"/>
                <w:szCs w:val="16"/>
              </w:rPr>
              <w:t>6,0</w:t>
            </w:r>
          </w:p>
        </w:tc>
      </w:tr>
      <w:tr w:rsidR="00591356" w:rsidRPr="00A96DFC" w14:paraId="573A5C48" w14:textId="77777777" w:rsidTr="20FBA5C3">
        <w:trPr>
          <w:trHeight w:val="375"/>
        </w:trPr>
        <w:tc>
          <w:tcPr>
            <w:tcW w:w="1556" w:type="pct"/>
            <w:vAlign w:val="center"/>
            <w:hideMark/>
          </w:tcPr>
          <w:p w14:paraId="623A0AFF" w14:textId="538872E9" w:rsidR="00591356" w:rsidRPr="00A96DFC" w:rsidRDefault="00591356" w:rsidP="001115F7">
            <w:pPr>
              <w:pStyle w:val="TabelalevistolpecNAPOVED"/>
              <w:rPr>
                <w:i/>
              </w:rPr>
            </w:pPr>
            <w:r w:rsidRPr="00A96DFC">
              <w:rPr>
                <w:i/>
              </w:rPr>
              <w:t>Sprememba zalog in vrednostni predmeti (prispevek k rasti v o.</w:t>
            </w:r>
            <w:r w:rsidR="24556AF2" w:rsidRPr="6E4DBFDB">
              <w:rPr>
                <w:i/>
                <w:iCs/>
              </w:rPr>
              <w:t xml:space="preserve"> </w:t>
            </w:r>
            <w:r w:rsidRPr="00A96DFC">
              <w:rPr>
                <w:i/>
              </w:rPr>
              <w:t>t.)</w:t>
            </w:r>
          </w:p>
        </w:tc>
        <w:tc>
          <w:tcPr>
            <w:tcW w:w="462" w:type="pct"/>
            <w:tcBorders>
              <w:top w:val="nil"/>
              <w:left w:val="single" w:sz="4" w:space="0" w:color="auto"/>
              <w:bottom w:val="single" w:sz="4" w:space="0" w:color="auto"/>
              <w:right w:val="single" w:sz="4" w:space="0" w:color="auto"/>
            </w:tcBorders>
            <w:shd w:val="clear" w:color="auto" w:fill="auto"/>
          </w:tcPr>
          <w:p w14:paraId="67C4D47E" w14:textId="77777777" w:rsidR="00591356" w:rsidRPr="00A96DFC" w:rsidRDefault="00591356" w:rsidP="001115F7">
            <w:pPr>
              <w:pStyle w:val="TabelaNAPOVED"/>
              <w:rPr>
                <w:i/>
                <w:iCs/>
              </w:rPr>
            </w:pPr>
            <w:r w:rsidRPr="00A96DFC">
              <w:rPr>
                <w:rFonts w:asciiTheme="minorHAnsi" w:hAnsiTheme="minorHAnsi" w:cstheme="minorHAnsi"/>
                <w:szCs w:val="16"/>
                <w:lang w:val="it-IT"/>
              </w:rPr>
              <w:t>0,1</w:t>
            </w:r>
          </w:p>
        </w:tc>
        <w:tc>
          <w:tcPr>
            <w:tcW w:w="566" w:type="pct"/>
            <w:shd w:val="clear" w:color="auto" w:fill="auto"/>
          </w:tcPr>
          <w:p w14:paraId="0518C948" w14:textId="77777777" w:rsidR="00591356" w:rsidRPr="00A96DFC" w:rsidRDefault="00591356" w:rsidP="001115F7">
            <w:pPr>
              <w:pStyle w:val="TabelaNAPOVED"/>
              <w:rPr>
                <w:bCs/>
                <w:i/>
                <w:iCs/>
              </w:rPr>
            </w:pPr>
            <w:r w:rsidRPr="00A96DFC">
              <w:rPr>
                <w:rFonts w:asciiTheme="minorHAnsi" w:hAnsiTheme="minorHAnsi" w:cstheme="minorHAnsi"/>
                <w:szCs w:val="16"/>
                <w:lang w:val="it-IT"/>
              </w:rPr>
              <w:t>-0,3</w:t>
            </w:r>
          </w:p>
        </w:tc>
        <w:tc>
          <w:tcPr>
            <w:tcW w:w="615" w:type="pct"/>
            <w:shd w:val="clear" w:color="auto" w:fill="E9E9E9" w:themeFill="accent3" w:themeFillTint="33"/>
          </w:tcPr>
          <w:p w14:paraId="22EE8B07" w14:textId="77777777" w:rsidR="00591356" w:rsidRPr="00A96DFC" w:rsidRDefault="00591356" w:rsidP="001115F7">
            <w:pPr>
              <w:pStyle w:val="TabelaNAPOVED"/>
              <w:rPr>
                <w:b/>
                <w:i/>
                <w:iCs/>
                <w:color w:val="9E001A"/>
              </w:rPr>
            </w:pPr>
            <w:r w:rsidRPr="00A96DFC">
              <w:rPr>
                <w:rFonts w:asciiTheme="minorHAnsi" w:eastAsia="Calibri" w:hAnsiTheme="minorHAnsi" w:cstheme="minorHAnsi"/>
                <w:b/>
                <w:bCs/>
                <w:color w:val="9E001A"/>
                <w:szCs w:val="16"/>
              </w:rPr>
              <w:t>1,2</w:t>
            </w:r>
          </w:p>
        </w:tc>
        <w:tc>
          <w:tcPr>
            <w:tcW w:w="566" w:type="pct"/>
            <w:shd w:val="clear" w:color="auto" w:fill="auto"/>
          </w:tcPr>
          <w:p w14:paraId="3458440A" w14:textId="77777777" w:rsidR="00591356" w:rsidRPr="00A96DFC" w:rsidRDefault="00591356" w:rsidP="001115F7">
            <w:pPr>
              <w:pStyle w:val="TabelaNAPOVED"/>
              <w:rPr>
                <w:bCs/>
                <w:i/>
                <w:iCs/>
              </w:rPr>
            </w:pPr>
            <w:r w:rsidRPr="00A96DFC">
              <w:rPr>
                <w:rFonts w:asciiTheme="minorHAnsi" w:hAnsiTheme="minorHAnsi" w:cstheme="minorHAnsi"/>
                <w:szCs w:val="16"/>
                <w:lang w:val="it-IT"/>
              </w:rPr>
              <w:t>0,0</w:t>
            </w:r>
          </w:p>
        </w:tc>
        <w:tc>
          <w:tcPr>
            <w:tcW w:w="619" w:type="pct"/>
            <w:shd w:val="clear" w:color="auto" w:fill="E9E9E9" w:themeFill="accent3" w:themeFillTint="33"/>
          </w:tcPr>
          <w:p w14:paraId="39370BD3" w14:textId="77777777" w:rsidR="00591356" w:rsidRPr="00A96DFC" w:rsidRDefault="00591356" w:rsidP="001115F7">
            <w:pPr>
              <w:pStyle w:val="TabelaNAPOVED"/>
              <w:rPr>
                <w:b/>
                <w:i/>
                <w:iCs/>
                <w:color w:val="9E001A"/>
              </w:rPr>
            </w:pPr>
            <w:r w:rsidRPr="00A96DFC">
              <w:rPr>
                <w:rFonts w:asciiTheme="minorHAnsi" w:eastAsia="Calibri" w:hAnsiTheme="minorHAnsi" w:cstheme="minorHAnsi"/>
                <w:b/>
                <w:bCs/>
                <w:color w:val="9E001A"/>
                <w:szCs w:val="16"/>
              </w:rPr>
              <w:t>-0,3</w:t>
            </w:r>
          </w:p>
        </w:tc>
        <w:tc>
          <w:tcPr>
            <w:tcW w:w="616" w:type="pct"/>
            <w:shd w:val="clear" w:color="auto" w:fill="E9E9E9" w:themeFill="accent3" w:themeFillTint="33"/>
          </w:tcPr>
          <w:p w14:paraId="0FCD6F7A" w14:textId="77777777" w:rsidR="00591356" w:rsidRPr="00A96DFC" w:rsidRDefault="00591356" w:rsidP="001115F7">
            <w:pPr>
              <w:pStyle w:val="TabelaNAPOVED"/>
              <w:rPr>
                <w:b/>
                <w:i/>
                <w:iCs/>
                <w:color w:val="9E001A"/>
              </w:rPr>
            </w:pPr>
            <w:r w:rsidRPr="00A96DFC">
              <w:rPr>
                <w:rFonts w:asciiTheme="minorHAnsi" w:eastAsia="Calibri" w:hAnsiTheme="minorHAnsi" w:cstheme="minorHAnsi"/>
                <w:b/>
                <w:bCs/>
                <w:color w:val="9E001A"/>
                <w:szCs w:val="16"/>
              </w:rPr>
              <w:t>0,0</w:t>
            </w:r>
          </w:p>
        </w:tc>
      </w:tr>
    </w:tbl>
    <w:p w14:paraId="74F32280" w14:textId="4A6B39E3" w:rsidR="00591356" w:rsidRPr="00A96DFC" w:rsidRDefault="00591356" w:rsidP="00591356">
      <w:pPr>
        <w:pStyle w:val="VirNAPOVED"/>
      </w:pPr>
      <w:r w:rsidRPr="00A96DFC">
        <w:t>Vir: SURS</w:t>
      </w:r>
      <w:ins w:id="84" w:author="Nataša Todorović Jemec" w:date="2021-09-14T11:46:00Z">
        <w:r w:rsidR="00915CA6">
          <w:t xml:space="preserve"> </w:t>
        </w:r>
      </w:ins>
      <w:r w:rsidR="00915CA6">
        <w:fldChar w:fldCharType="begin"/>
      </w:r>
      <w:r w:rsidR="00EF5A85">
        <w:instrText xml:space="preserve"> ADDIN ZOTERO_ITEM CSL_CITATION {"citationID":"gcseGlaH","properties":{"formattedCitation":"(2021b)","plainCitation":"(2021b)","noteIndex":0},"citationItems":[{"id":347,"uris":["http://zotero.org/groups/4141114/items/3BELW5EG"],"uri":["http://zotero.org/groups/4141114/items/3BELW5EG"],"itemData":{"id":347,"type":"report","event-place":"Ljubljana","genre":"Podatkovni portal","publisher":"Statistični urad RS","publisher-place":"Ljubljana","title":"SI-STAT","URL":"https://pxweb.stat.si/SiStat/sl","author":[{"family":"SURS","given":""}],"accessed":{"date-parts":[["2021",1,2]]},"issued":{"date-parts":[["2021"]]}},"suppress-author":true}],"schema":"https://github.com/citation-style-language/schema/raw/master/csl-citation.json"} </w:instrText>
      </w:r>
      <w:r w:rsidR="00915CA6">
        <w:fldChar w:fldCharType="separate"/>
      </w:r>
      <w:r w:rsidR="00D20DBC" w:rsidRPr="00D20DBC">
        <w:rPr>
          <w:rFonts w:cs="Arial"/>
        </w:rPr>
        <w:t>(2021b)</w:t>
      </w:r>
      <w:r w:rsidR="00915CA6">
        <w:fldChar w:fldCharType="end"/>
      </w:r>
      <w:r w:rsidRPr="00A96DFC">
        <w:t>, 2021−2023 napoved UMAR.</w:t>
      </w:r>
    </w:p>
    <w:bookmarkEnd w:id="83"/>
    <w:p w14:paraId="2E7F7B5E" w14:textId="77777777" w:rsidR="00591356" w:rsidRPr="00751224" w:rsidRDefault="00591356" w:rsidP="00591356">
      <w:pPr>
        <w:pStyle w:val="BesediloNAPOVED"/>
        <w:rPr>
          <w:highlight w:val="yellow"/>
        </w:rPr>
      </w:pPr>
    </w:p>
    <w:p w14:paraId="6BAC8A28" w14:textId="05CEB653" w:rsidR="00591356" w:rsidRDefault="00591356" w:rsidP="00591356">
      <w:pPr>
        <w:pStyle w:val="BesediloNAPOVED"/>
        <w:rPr>
          <w:bCs/>
        </w:rPr>
      </w:pPr>
      <w:r>
        <w:rPr>
          <w:b/>
          <w:bCs/>
        </w:rPr>
        <w:lastRenderedPageBreak/>
        <w:t xml:space="preserve">Rast državne potrošnje, ki je lani znašala 4,2 %, se z letošnjim letom postopno umirja. </w:t>
      </w:r>
      <w:r>
        <w:rPr>
          <w:bCs/>
        </w:rPr>
        <w:t>Tudi v letu 2021 se državna potrošnja krepi pod vplivom izdatkov za obvladovanje epidemije, zlasti v zdravstveni dejavnosti (oprema, testi, cepiva ipd.)</w:t>
      </w:r>
      <w:r w:rsidR="00C75F83">
        <w:rPr>
          <w:bCs/>
        </w:rPr>
        <w:t>.</w:t>
      </w:r>
      <w:r>
        <w:rPr>
          <w:bCs/>
        </w:rPr>
        <w:t xml:space="preserve"> </w:t>
      </w:r>
      <w:r w:rsidR="00C75F83">
        <w:rPr>
          <w:bCs/>
        </w:rPr>
        <w:t>To</w:t>
      </w:r>
      <w:r>
        <w:rPr>
          <w:bCs/>
        </w:rPr>
        <w:t xml:space="preserve"> veča izdatke za blago in storitve, povečujejo se tudi socialni </w:t>
      </w:r>
      <w:r>
        <w:t>transfer</w:t>
      </w:r>
      <w:r w:rsidR="096E0FCB">
        <w:t>j</w:t>
      </w:r>
      <w:r>
        <w:t>i</w:t>
      </w:r>
      <w:r>
        <w:rPr>
          <w:bCs/>
        </w:rPr>
        <w:t xml:space="preserve"> v naravi, ki so se lani znižali</w:t>
      </w:r>
      <w:r w:rsidR="7B09EBF1">
        <w:t xml:space="preserve"> zaradi zmanjšanja nekaterih izdatkov v razmerah epidemije (regresiranje šolske prehrane in prevozov ipd.)</w:t>
      </w:r>
      <w:r>
        <w:t>.</w:t>
      </w:r>
      <w:r>
        <w:rPr>
          <w:bCs/>
        </w:rPr>
        <w:t xml:space="preserve"> Rast zaposlenosti v sektorju država se ohranja podobna kot lani (1,5 %), še naprej pa je najvišja v zdravstvu in socialnem varstvu. Vpliv povečanih izdatkov, povezanih z obvladovanjem epidemije</w:t>
      </w:r>
      <w:r w:rsidR="6037512D">
        <w:t>,</w:t>
      </w:r>
      <w:r>
        <w:rPr>
          <w:bCs/>
        </w:rPr>
        <w:t xml:space="preserve"> in rasti zaposlenosti v sektorju država v letih 2020 in 2021, na katero vplivajo zaposlitve zaradi epidemije in predsedovanja EU, bo prehoden, zato se bo rast državne potrošnje v letih 2022 in 2023 postopno zniževala.</w:t>
      </w:r>
    </w:p>
    <w:p w14:paraId="553D0589" w14:textId="77777777" w:rsidR="00591356" w:rsidRDefault="00591356" w:rsidP="00591356">
      <w:pPr>
        <w:pStyle w:val="BesediloNAPOVED"/>
        <w:rPr>
          <w:bCs/>
          <w:highlight w:val="yellow"/>
        </w:rPr>
      </w:pPr>
    </w:p>
    <w:p w14:paraId="210A2CEB" w14:textId="5CB622CC" w:rsidR="00591356" w:rsidRPr="008E0DB2" w:rsidRDefault="00591356" w:rsidP="00591356">
      <w:pPr>
        <w:pStyle w:val="BesediloNAPOVED"/>
        <w:rPr>
          <w:rStyle w:val="BesediloNAPOVEDChar"/>
        </w:rPr>
      </w:pPr>
      <w:r w:rsidRPr="008E0DB2">
        <w:rPr>
          <w:rStyle w:val="VodilnistavekBoldpoudarekNAPOVED"/>
        </w:rPr>
        <w:t>Ob postopnem okrevanju tujega povpraševanja bo rast izvoza in uvoza v letu 2021 visoka, ugodna gibanja pa pričakujemo tudi v naslednjih letih.</w:t>
      </w:r>
      <w:r w:rsidRPr="008E0DB2">
        <w:rPr>
          <w:rStyle w:val="BesediloNAPOVEDChar"/>
        </w:rPr>
        <w:t xml:space="preserve"> Skupen izvoz in uvoz bosta v povprečju dosegla ravni izpred epidemije že letos, okrevanje storitvene menjave </w:t>
      </w:r>
      <w:r w:rsidR="7A540EF9" w:rsidRPr="008E0DB2">
        <w:rPr>
          <w:rStyle w:val="BesediloNAPOVEDChar"/>
        </w:rPr>
        <w:t xml:space="preserve">pa bo </w:t>
      </w:r>
      <w:r w:rsidRPr="008E0DB2">
        <w:rPr>
          <w:rStyle w:val="BesediloNAPOVEDChar"/>
        </w:rPr>
        <w:t>nekoliko počasnejše</w:t>
      </w:r>
      <w:r w:rsidR="70CAB611" w:rsidRPr="008E0DB2">
        <w:rPr>
          <w:rStyle w:val="BesediloNAPOVEDChar"/>
        </w:rPr>
        <w:t>, z</w:t>
      </w:r>
      <w:r w:rsidR="5F38A13D" w:rsidRPr="0E711467">
        <w:rPr>
          <w:rStyle w:val="BesediloNAPOVEDChar"/>
        </w:rPr>
        <w:t>ato</w:t>
      </w:r>
      <w:r w:rsidR="0457099E" w:rsidRPr="008E0DB2">
        <w:rPr>
          <w:rStyle w:val="BesediloNAPOVEDChar"/>
        </w:rPr>
        <w:t xml:space="preserve"> </w:t>
      </w:r>
      <w:r w:rsidRPr="008E0DB2">
        <w:rPr>
          <w:rStyle w:val="BesediloNAPOVEDChar"/>
        </w:rPr>
        <w:t xml:space="preserve">bo </w:t>
      </w:r>
      <w:proofErr w:type="spellStart"/>
      <w:r w:rsidRPr="008E0DB2">
        <w:rPr>
          <w:rStyle w:val="BesediloNAPOVEDChar"/>
        </w:rPr>
        <w:t>predkrizno</w:t>
      </w:r>
      <w:proofErr w:type="spellEnd"/>
      <w:r w:rsidRPr="008E0DB2">
        <w:rPr>
          <w:rStyle w:val="BesediloNAPOVEDChar"/>
        </w:rPr>
        <w:t xml:space="preserve"> raven </w:t>
      </w:r>
      <w:r w:rsidR="57D2E543" w:rsidRPr="008E0DB2">
        <w:rPr>
          <w:rStyle w:val="BesediloNAPOVEDChar"/>
        </w:rPr>
        <w:t xml:space="preserve">presegla </w:t>
      </w:r>
      <w:r w:rsidRPr="008E0DB2">
        <w:rPr>
          <w:rStyle w:val="BesediloNAPOVEDChar"/>
        </w:rPr>
        <w:t xml:space="preserve">šele </w:t>
      </w:r>
      <w:r>
        <w:rPr>
          <w:rStyle w:val="BesediloNAPOVEDChar"/>
        </w:rPr>
        <w:t>leta 2023.</w:t>
      </w:r>
      <w:r w:rsidRPr="008E0DB2">
        <w:rPr>
          <w:rStyle w:val="BesediloNAPOVEDChar"/>
        </w:rPr>
        <w:t xml:space="preserve"> V celotnem napovednem obdobju pričakujemo, da bo rast izvoza še naprej presegala rast tujega povpraševanja</w:t>
      </w:r>
      <w:r w:rsidR="0038133E">
        <w:rPr>
          <w:rStyle w:val="BesediloNAPOVEDChar"/>
        </w:rPr>
        <w:t>.</w:t>
      </w:r>
      <w:r w:rsidRPr="008E0DB2">
        <w:rPr>
          <w:rStyle w:val="BesediloNAPOVEDChar"/>
          <w:vertAlign w:val="superscript"/>
        </w:rPr>
        <w:footnoteReference w:id="29"/>
      </w:r>
      <w:r>
        <w:rPr>
          <w:rStyle w:val="BesediloNAPOVEDChar"/>
        </w:rPr>
        <w:t xml:space="preserve"> </w:t>
      </w:r>
      <w:r w:rsidR="19E99BEE" w:rsidRPr="008E0DB2">
        <w:rPr>
          <w:rStyle w:val="BesediloNAPOVEDChar"/>
        </w:rPr>
        <w:t>V</w:t>
      </w:r>
      <w:r w:rsidRPr="008E0DB2">
        <w:rPr>
          <w:rStyle w:val="BesediloNAPOVEDChar"/>
        </w:rPr>
        <w:t>isok</w:t>
      </w:r>
      <w:r w:rsidR="344B8302" w:rsidRPr="008E0DB2">
        <w:rPr>
          <w:rStyle w:val="BesediloNAPOVEDChar"/>
        </w:rPr>
        <w:t>a</w:t>
      </w:r>
      <w:r w:rsidRPr="008E0DB2">
        <w:rPr>
          <w:rStyle w:val="BesediloNAPOVEDChar"/>
        </w:rPr>
        <w:t xml:space="preserve"> </w:t>
      </w:r>
      <w:r w:rsidR="248A45FF" w:rsidRPr="1506211A">
        <w:rPr>
          <w:rStyle w:val="BesediloNAPOVEDChar"/>
        </w:rPr>
        <w:t>napovedana</w:t>
      </w:r>
      <w:r w:rsidRPr="008E0DB2">
        <w:rPr>
          <w:rStyle w:val="BesediloNAPOVEDChar"/>
        </w:rPr>
        <w:t xml:space="preserve"> rast</w:t>
      </w:r>
      <w:r w:rsidR="79E508B1" w:rsidRPr="008E0DB2">
        <w:rPr>
          <w:rStyle w:val="BesediloNAPOVEDChar"/>
        </w:rPr>
        <w:t xml:space="preserve"> v letu 2021 </w:t>
      </w:r>
      <w:r w:rsidRPr="008E0DB2">
        <w:rPr>
          <w:rStyle w:val="BesediloNAPOVEDChar"/>
        </w:rPr>
        <w:t>je povezana z okrevanjem gospodarske aktivnosti v naših glavnih trgovinskih partnericah</w:t>
      </w:r>
      <w:r w:rsidR="79503CF3" w:rsidRPr="7B806951" w:rsidDel="00591356">
        <w:rPr>
          <w:rStyle w:val="BesediloNAPOVEDChar"/>
        </w:rPr>
        <w:t>.</w:t>
      </w:r>
      <w:r w:rsidR="003C00A8">
        <w:rPr>
          <w:rStyle w:val="BesediloNAPOVEDChar"/>
        </w:rPr>
        <w:t xml:space="preserve"> O</w:t>
      </w:r>
      <w:r w:rsidRPr="008E0DB2">
        <w:rPr>
          <w:rStyle w:val="BesediloNAPOVEDChar"/>
        </w:rPr>
        <w:t xml:space="preserve">krevanje izvoza vozil </w:t>
      </w:r>
      <w:r w:rsidR="06626EE3" w:rsidRPr="008E0DB2">
        <w:rPr>
          <w:rStyle w:val="BesediloNAPOVEDChar"/>
        </w:rPr>
        <w:t xml:space="preserve">pa bo počasnejše, na kar bodo </w:t>
      </w:r>
      <w:r w:rsidRPr="008E0DB2">
        <w:rPr>
          <w:rStyle w:val="BesediloNAPOVEDChar"/>
        </w:rPr>
        <w:t>pomembno vplivale motnje v dobavnih verigah</w:t>
      </w:r>
      <w:r w:rsidR="1F399D7D" w:rsidRPr="008E0DB2">
        <w:rPr>
          <w:rStyle w:val="BesediloNAPOVEDChar"/>
        </w:rPr>
        <w:t xml:space="preserve"> in strukturne spremembe</w:t>
      </w:r>
      <w:r w:rsidR="68E57328" w:rsidRPr="008E0DB2">
        <w:rPr>
          <w:rStyle w:val="BesediloNAPOVEDChar"/>
        </w:rPr>
        <w:t>,</w:t>
      </w:r>
      <w:r w:rsidR="1F399D7D" w:rsidRPr="008E0DB2">
        <w:rPr>
          <w:rStyle w:val="BesediloNAPOVEDChar"/>
        </w:rPr>
        <w:t xml:space="preserve"> </w:t>
      </w:r>
      <w:r w:rsidR="004F5700">
        <w:rPr>
          <w:rStyle w:val="BesediloNAPOVEDChar"/>
        </w:rPr>
        <w:t>povezane predvsem s</w:t>
      </w:r>
      <w:r w:rsidR="1F399D7D" w:rsidRPr="008E0DB2">
        <w:rPr>
          <w:rStyle w:val="BesediloNAPOVEDChar"/>
        </w:rPr>
        <w:t xml:space="preserve"> prilagajanj</w:t>
      </w:r>
      <w:r w:rsidR="004F5700">
        <w:rPr>
          <w:rStyle w:val="BesediloNAPOVEDChar"/>
        </w:rPr>
        <w:t>em</w:t>
      </w:r>
      <w:r w:rsidR="1F399D7D" w:rsidRPr="008E0DB2">
        <w:rPr>
          <w:rStyle w:val="BesediloNAPOVEDChar"/>
        </w:rPr>
        <w:t xml:space="preserve"> podnebnim spremembam</w:t>
      </w:r>
      <w:r w:rsidRPr="008E0DB2">
        <w:rPr>
          <w:rStyle w:val="BesediloNAPOVEDChar"/>
        </w:rPr>
        <w:t xml:space="preserve">. </w:t>
      </w:r>
      <w:r w:rsidR="5CB0F5AA" w:rsidRPr="6C63BCC0">
        <w:rPr>
          <w:rStyle w:val="BesediloNAPOVEDChar"/>
        </w:rPr>
        <w:t xml:space="preserve">Z nekoliko nižjim tempom se bo rast izvoza blaga nadaljevala tudi v naslednjih dveh </w:t>
      </w:r>
      <w:r w:rsidR="00C15FCD" w:rsidRPr="008E0DB2">
        <w:rPr>
          <w:rStyle w:val="BesediloNAPOVEDChar"/>
        </w:rPr>
        <w:t>letih</w:t>
      </w:r>
      <w:r w:rsidR="3632B089" w:rsidRPr="4D374502">
        <w:rPr>
          <w:rStyle w:val="BesediloNAPOVEDChar"/>
        </w:rPr>
        <w:t xml:space="preserve">. </w:t>
      </w:r>
      <w:r w:rsidRPr="008E0DB2">
        <w:rPr>
          <w:rStyle w:val="BesediloNAPOVEDChar"/>
        </w:rPr>
        <w:t>Okrevanje izvoza storitev bo v letu 2021 postopno</w:t>
      </w:r>
      <w:r w:rsidR="19372C09" w:rsidRPr="008E0DB2">
        <w:rPr>
          <w:rStyle w:val="BesediloNAPOVEDChar"/>
        </w:rPr>
        <w:t>,</w:t>
      </w:r>
      <w:r>
        <w:rPr>
          <w:rStyle w:val="BesediloNAPOVEDChar"/>
        </w:rPr>
        <w:t xml:space="preserve"> pospešilo </w:t>
      </w:r>
      <w:r w:rsidR="12F5A2F9">
        <w:rPr>
          <w:rStyle w:val="BesediloNAPOVEDChar"/>
        </w:rPr>
        <w:t xml:space="preserve">se bo </w:t>
      </w:r>
      <w:r w:rsidRPr="008E0DB2">
        <w:rPr>
          <w:rStyle w:val="BesediloNAPOVEDChar"/>
        </w:rPr>
        <w:t>šele v letih 2022 in 2023. V naslednjem letu bo sicer ravni izpred epidemije presegla večina glavnih skupin dejavnosti, razen menjave potovanj, ki je bila v času epidemije najbolj prizadeta in</w:t>
      </w:r>
      <w:r>
        <w:rPr>
          <w:rStyle w:val="BesediloNAPOVEDChar"/>
        </w:rPr>
        <w:t xml:space="preserve"> te</w:t>
      </w:r>
      <w:r w:rsidRPr="008E0DB2">
        <w:rPr>
          <w:rStyle w:val="BesediloNAPOVEDChar"/>
        </w:rPr>
        <w:t xml:space="preserve"> ravni </w:t>
      </w:r>
      <w:r>
        <w:rPr>
          <w:rStyle w:val="BesediloNAPOVEDChar"/>
        </w:rPr>
        <w:t xml:space="preserve">do leta 2023 še ne bo </w:t>
      </w:r>
      <w:r w:rsidRPr="008E0DB2">
        <w:rPr>
          <w:rStyle w:val="BesediloNAPOVEDChar"/>
        </w:rPr>
        <w:t xml:space="preserve">dosegla. Uvoz proizvodov in storitev se bo v obdobju napovedi povečeval nekoliko hitreje kot izvoz, kar povezujemo s povečanim domačim trošenjem, zlasti rastjo investicij, in </w:t>
      </w:r>
      <w:r w:rsidR="33BD4A1E" w:rsidRPr="0B726846">
        <w:rPr>
          <w:rStyle w:val="BesediloNAPOVEDChar"/>
        </w:rPr>
        <w:t xml:space="preserve">tudi </w:t>
      </w:r>
      <w:r w:rsidRPr="008E0DB2">
        <w:rPr>
          <w:rStyle w:val="BesediloNAPOVEDChar"/>
          <w:lang w:eastAsia="sl-SI"/>
        </w:rPr>
        <w:t>z njegovim večjim padcem v lanskem letu. Pri tem bo uvoz storitev, podobno kot njihov izvoz, močneje okreval šele leta 2022</w:t>
      </w:r>
      <w:r>
        <w:rPr>
          <w:rStyle w:val="BesediloNAPOVEDChar"/>
          <w:lang w:eastAsia="sl-SI"/>
        </w:rPr>
        <w:t>, ko bo tudi, za razliko od njihovega izvoza, že presegel nivo iz leta 2019</w:t>
      </w:r>
      <w:r w:rsidRPr="008E0DB2">
        <w:rPr>
          <w:rStyle w:val="BesediloNAPOVEDChar"/>
          <w:lang w:eastAsia="sl-SI"/>
        </w:rPr>
        <w:t xml:space="preserve">. </w:t>
      </w:r>
    </w:p>
    <w:p w14:paraId="1E69E62D" w14:textId="77777777" w:rsidR="00591356" w:rsidRPr="00751224" w:rsidRDefault="00591356" w:rsidP="00591356">
      <w:pPr>
        <w:pStyle w:val="BesediloNAPOVED"/>
        <w:rPr>
          <w:bCs/>
          <w:highlight w:val="yellow"/>
        </w:rPr>
      </w:pPr>
    </w:p>
    <w:tbl>
      <w:tblPr>
        <w:tblStyle w:val="TableGrid"/>
        <w:tblW w:w="135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30"/>
        <w:gridCol w:w="4530"/>
        <w:gridCol w:w="4530"/>
      </w:tblGrid>
      <w:tr w:rsidR="00591356" w:rsidRPr="00223D34" w14:paraId="57911ED5" w14:textId="77777777" w:rsidTr="001115F7">
        <w:tc>
          <w:tcPr>
            <w:tcW w:w="4530" w:type="dxa"/>
          </w:tcPr>
          <w:p w14:paraId="5FB005AB" w14:textId="3CD11159" w:rsidR="00591356" w:rsidRPr="004115F7" w:rsidRDefault="00591356" w:rsidP="004115F7">
            <w:pPr>
              <w:pStyle w:val="Caption"/>
            </w:pPr>
            <w:r w:rsidRPr="004115F7">
              <w:t xml:space="preserve">Slika </w:t>
            </w:r>
            <w:r w:rsidRPr="004115F7">
              <w:fldChar w:fldCharType="begin"/>
            </w:r>
            <w:r w:rsidRPr="004115F7">
              <w:instrText xml:space="preserve"> SEQ Slika \* ARABIC </w:instrText>
            </w:r>
            <w:r w:rsidRPr="004115F7">
              <w:fldChar w:fldCharType="separate"/>
            </w:r>
            <w:r w:rsidR="00C30FBD">
              <w:t>14</w:t>
            </w:r>
            <w:r w:rsidRPr="004115F7">
              <w:fldChar w:fldCharType="end"/>
            </w:r>
            <w:r w:rsidRPr="004115F7">
              <w:t>: Prispevki agregatov potrošnje k spremembi BDP</w:t>
            </w:r>
          </w:p>
          <w:p w14:paraId="7ED6493C" w14:textId="77777777" w:rsidR="00591356" w:rsidRPr="004115F7" w:rsidRDefault="00591356" w:rsidP="004115F7">
            <w:pPr>
              <w:pStyle w:val="Caption"/>
            </w:pPr>
          </w:p>
          <w:p w14:paraId="7DC47403" w14:textId="77777777" w:rsidR="00591356" w:rsidRPr="004115F7" w:rsidRDefault="00591356" w:rsidP="004115F7">
            <w:pPr>
              <w:pStyle w:val="Caption"/>
            </w:pPr>
          </w:p>
          <w:p w14:paraId="74A3829C" w14:textId="77777777" w:rsidR="00591356" w:rsidRPr="004115F7" w:rsidRDefault="00591356" w:rsidP="004115F7">
            <w:pPr>
              <w:pStyle w:val="Caption"/>
            </w:pPr>
            <w:r w:rsidRPr="004115F7">
              <w:drawing>
                <wp:inline distT="0" distB="0" distL="0" distR="0" wp14:anchorId="26C34FFB" wp14:editId="2DE01C03">
                  <wp:extent cx="2734310" cy="2208530"/>
                  <wp:effectExtent l="0" t="0" r="889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34310" cy="2208530"/>
                          </a:xfrm>
                          <a:prstGeom prst="rect">
                            <a:avLst/>
                          </a:prstGeom>
                          <a:noFill/>
                          <a:ln>
                            <a:noFill/>
                          </a:ln>
                        </pic:spPr>
                      </pic:pic>
                    </a:graphicData>
                  </a:graphic>
                </wp:inline>
              </w:drawing>
            </w:r>
          </w:p>
        </w:tc>
        <w:tc>
          <w:tcPr>
            <w:tcW w:w="4530" w:type="dxa"/>
          </w:tcPr>
          <w:p w14:paraId="3FD68DB0" w14:textId="1609EFD7" w:rsidR="00591356" w:rsidRPr="004115F7" w:rsidRDefault="00591356" w:rsidP="004115F7">
            <w:pPr>
              <w:pStyle w:val="Caption"/>
            </w:pPr>
            <w:r w:rsidRPr="004115F7">
              <w:t xml:space="preserve">Slika </w:t>
            </w:r>
            <w:r w:rsidRPr="004115F7">
              <w:fldChar w:fldCharType="begin"/>
            </w:r>
            <w:r w:rsidRPr="004115F7">
              <w:instrText xml:space="preserve"> SEQ Slika \* ARABIC </w:instrText>
            </w:r>
            <w:r w:rsidRPr="004115F7">
              <w:fldChar w:fldCharType="separate"/>
            </w:r>
            <w:r w:rsidR="00C30FBD">
              <w:t>15</w:t>
            </w:r>
            <w:r w:rsidRPr="004115F7">
              <w:fldChar w:fldCharType="end"/>
            </w:r>
            <w:r w:rsidRPr="004115F7">
              <w:t xml:space="preserve">: Stopnja varčevanja se bo z visoke lanske ravni v naslednjih letih postopno zmanjševala </w:t>
            </w:r>
          </w:p>
          <w:p w14:paraId="25066BE3" w14:textId="77777777" w:rsidR="00591356" w:rsidRPr="004115F7" w:rsidRDefault="00591356" w:rsidP="004115F7">
            <w:pPr>
              <w:pStyle w:val="Caption"/>
            </w:pPr>
          </w:p>
          <w:p w14:paraId="026599DE" w14:textId="77777777" w:rsidR="00591356" w:rsidRPr="004115F7" w:rsidRDefault="00591356" w:rsidP="004115F7">
            <w:pPr>
              <w:pStyle w:val="Caption"/>
            </w:pPr>
            <w:r w:rsidRPr="004115F7">
              <w:drawing>
                <wp:inline distT="0" distB="0" distL="0" distR="0" wp14:anchorId="099F720A" wp14:editId="44E6A008">
                  <wp:extent cx="2735580" cy="223837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35580" cy="2238375"/>
                          </a:xfrm>
                          <a:prstGeom prst="rect">
                            <a:avLst/>
                          </a:prstGeom>
                          <a:noFill/>
                          <a:ln>
                            <a:noFill/>
                          </a:ln>
                        </pic:spPr>
                      </pic:pic>
                    </a:graphicData>
                  </a:graphic>
                </wp:inline>
              </w:drawing>
            </w:r>
          </w:p>
        </w:tc>
        <w:tc>
          <w:tcPr>
            <w:tcW w:w="4530" w:type="dxa"/>
          </w:tcPr>
          <w:p w14:paraId="0ECC882F" w14:textId="77777777" w:rsidR="00591356" w:rsidRPr="00223D34" w:rsidRDefault="00591356" w:rsidP="001115F7">
            <w:pPr>
              <w:pStyle w:val="BesediloNAPOVED"/>
              <w:rPr>
                <w:b/>
              </w:rPr>
            </w:pPr>
          </w:p>
        </w:tc>
      </w:tr>
    </w:tbl>
    <w:p w14:paraId="7558C537" w14:textId="77777777" w:rsidR="00591356" w:rsidRPr="00751224" w:rsidRDefault="00591356" w:rsidP="00591356">
      <w:pPr>
        <w:pStyle w:val="BesediloNAPOVED"/>
        <w:rPr>
          <w:bCs/>
          <w:highlight w:val="yellow"/>
        </w:rPr>
      </w:pPr>
    </w:p>
    <w:tbl>
      <w:tblPr>
        <w:tblStyle w:val="TableGrid"/>
        <w:tblW w:w="9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30"/>
        <w:gridCol w:w="4530"/>
      </w:tblGrid>
      <w:tr w:rsidR="00591356" w:rsidRPr="006021E1" w14:paraId="5ABDEEA5" w14:textId="77777777" w:rsidTr="001115F7">
        <w:tc>
          <w:tcPr>
            <w:tcW w:w="4530" w:type="dxa"/>
          </w:tcPr>
          <w:p w14:paraId="6992C823" w14:textId="60006A51" w:rsidR="00591356" w:rsidRPr="004115F7" w:rsidRDefault="00591356" w:rsidP="004115F7">
            <w:pPr>
              <w:pStyle w:val="Caption"/>
            </w:pPr>
            <w:r w:rsidRPr="004115F7">
              <w:lastRenderedPageBreak/>
              <w:t xml:space="preserve">Slika </w:t>
            </w:r>
            <w:r w:rsidRPr="004115F7">
              <w:fldChar w:fldCharType="begin"/>
            </w:r>
            <w:r w:rsidRPr="004115F7">
              <w:instrText xml:space="preserve"> SEQ Slika \* ARABIC </w:instrText>
            </w:r>
            <w:r w:rsidRPr="004115F7">
              <w:fldChar w:fldCharType="separate"/>
            </w:r>
            <w:r w:rsidR="00C30FBD">
              <w:t>16</w:t>
            </w:r>
            <w:r w:rsidRPr="004115F7">
              <w:fldChar w:fldCharType="end"/>
            </w:r>
            <w:r w:rsidRPr="004115F7">
              <w:t>: Investicije v opremo in st</w:t>
            </w:r>
            <w:r w:rsidR="07B11ED1" w:rsidRPr="004115F7">
              <w:t>r</w:t>
            </w:r>
            <w:r w:rsidRPr="004115F7">
              <w:t xml:space="preserve">oje </w:t>
            </w:r>
            <w:r w:rsidR="36A48554" w:rsidRPr="004115F7">
              <w:t>bodo</w:t>
            </w:r>
            <w:r w:rsidRPr="004115F7">
              <w:t xml:space="preserve"> letos največ prispevale k rasti skupnih investicij, v prihodnje pa se bo krepil tudi prispevek gradbenih investic</w:t>
            </w:r>
            <w:r w:rsidR="30A2E9B8" w:rsidRPr="004115F7">
              <w:t>i</w:t>
            </w:r>
            <w:r w:rsidRPr="004115F7">
              <w:t>j</w:t>
            </w:r>
          </w:p>
          <w:p w14:paraId="3F14DBFA" w14:textId="77777777" w:rsidR="00591356" w:rsidRPr="004115F7" w:rsidRDefault="00591356" w:rsidP="004115F7">
            <w:pPr>
              <w:pStyle w:val="Caption"/>
            </w:pPr>
          </w:p>
          <w:p w14:paraId="1E47E9ED" w14:textId="77777777" w:rsidR="00591356" w:rsidRPr="004115F7" w:rsidRDefault="00591356" w:rsidP="004115F7">
            <w:pPr>
              <w:pStyle w:val="Caption"/>
            </w:pPr>
            <w:r w:rsidRPr="004115F7">
              <w:drawing>
                <wp:inline distT="0" distB="0" distL="0" distR="0" wp14:anchorId="5E9627CC" wp14:editId="4181B598">
                  <wp:extent cx="2733675" cy="2238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33675" cy="2238375"/>
                          </a:xfrm>
                          <a:prstGeom prst="rect">
                            <a:avLst/>
                          </a:prstGeom>
                          <a:noFill/>
                          <a:ln>
                            <a:noFill/>
                          </a:ln>
                        </pic:spPr>
                      </pic:pic>
                    </a:graphicData>
                  </a:graphic>
                </wp:inline>
              </w:drawing>
            </w:r>
          </w:p>
        </w:tc>
        <w:tc>
          <w:tcPr>
            <w:tcW w:w="4530" w:type="dxa"/>
          </w:tcPr>
          <w:p w14:paraId="47E5F659" w14:textId="07BA1654" w:rsidR="00591356" w:rsidRPr="004115F7" w:rsidRDefault="00591356" w:rsidP="004115F7">
            <w:pPr>
              <w:pStyle w:val="Caption"/>
            </w:pPr>
            <w:r w:rsidRPr="004115F7">
              <w:t xml:space="preserve">Slika </w:t>
            </w:r>
            <w:r w:rsidRPr="004115F7">
              <w:fldChar w:fldCharType="begin"/>
            </w:r>
            <w:r w:rsidRPr="004115F7">
              <w:instrText xml:space="preserve"> SEQ Slika \* ARABIC </w:instrText>
            </w:r>
            <w:r w:rsidRPr="004115F7">
              <w:fldChar w:fldCharType="separate"/>
            </w:r>
            <w:r w:rsidR="00C30FBD">
              <w:t>17</w:t>
            </w:r>
            <w:r w:rsidRPr="004115F7">
              <w:fldChar w:fldCharType="end"/>
            </w:r>
            <w:r w:rsidRPr="004115F7">
              <w:t>: Rast izvoza naj bi v obdobju napovedi presegala rast tujega povpraševanja</w:t>
            </w:r>
          </w:p>
          <w:p w14:paraId="5C289896" w14:textId="77777777" w:rsidR="00591356" w:rsidRPr="004115F7" w:rsidRDefault="00591356" w:rsidP="004115F7">
            <w:pPr>
              <w:pStyle w:val="Caption"/>
            </w:pPr>
          </w:p>
          <w:p w14:paraId="1C728DAF" w14:textId="77777777" w:rsidR="00591356" w:rsidRPr="004115F7" w:rsidRDefault="00591356" w:rsidP="004115F7">
            <w:pPr>
              <w:pStyle w:val="Caption"/>
            </w:pPr>
          </w:p>
          <w:p w14:paraId="71B22838" w14:textId="2447E1BA" w:rsidR="00591356" w:rsidRPr="004115F7" w:rsidRDefault="00A75AF2" w:rsidP="004115F7">
            <w:pPr>
              <w:pStyle w:val="Caption"/>
            </w:pPr>
            <w:ins w:id="85" w:author="Nataša Todorović Jemec" w:date="2021-09-14T08:41:00Z">
              <w:r w:rsidRPr="00A75AF2">
                <w:drawing>
                  <wp:inline distT="0" distB="0" distL="0" distR="0" wp14:anchorId="14D58017" wp14:editId="1C37D089">
                    <wp:extent cx="2733675" cy="2238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33675" cy="2238375"/>
                            </a:xfrm>
                            <a:prstGeom prst="rect">
                              <a:avLst/>
                            </a:prstGeom>
                            <a:noFill/>
                            <a:ln>
                              <a:noFill/>
                            </a:ln>
                          </pic:spPr>
                        </pic:pic>
                      </a:graphicData>
                    </a:graphic>
                  </wp:inline>
                </w:drawing>
              </w:r>
            </w:ins>
            <w:del w:id="86" w:author="Nataša Todorović Jemec" w:date="2021-09-14T08:41:00Z">
              <w:r w:rsidR="00591356" w:rsidRPr="004115F7" w:rsidDel="00A75AF2">
                <w:drawing>
                  <wp:inline distT="0" distB="0" distL="0" distR="0" wp14:anchorId="2820650F" wp14:editId="7DD1A5F2">
                    <wp:extent cx="2736215" cy="2238375"/>
                    <wp:effectExtent l="0" t="0" r="698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36215" cy="2238375"/>
                            </a:xfrm>
                            <a:prstGeom prst="rect">
                              <a:avLst/>
                            </a:prstGeom>
                            <a:noFill/>
                            <a:ln>
                              <a:noFill/>
                            </a:ln>
                          </pic:spPr>
                        </pic:pic>
                      </a:graphicData>
                    </a:graphic>
                  </wp:inline>
                </w:drawing>
              </w:r>
            </w:del>
          </w:p>
        </w:tc>
      </w:tr>
    </w:tbl>
    <w:p w14:paraId="437904FC" w14:textId="77777777" w:rsidR="00591356" w:rsidRDefault="00591356" w:rsidP="00591356">
      <w:pPr>
        <w:pStyle w:val="BesediloNAPOVED"/>
        <w:rPr>
          <w:bCs/>
          <w:highlight w:val="yellow"/>
        </w:rPr>
      </w:pPr>
    </w:p>
    <w:tbl>
      <w:tblPr>
        <w:tblStyle w:val="okvirNAPOVED"/>
        <w:tblW w:w="0" w:type="auto"/>
        <w:tblLook w:val="04A0" w:firstRow="1" w:lastRow="0" w:firstColumn="1" w:lastColumn="0" w:noHBand="0" w:noVBand="1"/>
      </w:tblPr>
      <w:tblGrid>
        <w:gridCol w:w="9060"/>
      </w:tblGrid>
      <w:tr w:rsidR="00591356" w:rsidRPr="0029092F" w14:paraId="4E3C0EB9" w14:textId="77777777" w:rsidTr="001115F7">
        <w:tc>
          <w:tcPr>
            <w:tcW w:w="9060" w:type="dxa"/>
          </w:tcPr>
          <w:p w14:paraId="14C1179C" w14:textId="289D9E6D" w:rsidR="00591356" w:rsidRPr="001C1618" w:rsidRDefault="00591356" w:rsidP="001115F7">
            <w:pPr>
              <w:pStyle w:val="Caption"/>
            </w:pPr>
            <w:bookmarkStart w:id="87" w:name="_Ref81050585"/>
            <w:r w:rsidRPr="00EB3DB7">
              <w:lastRenderedPageBreak/>
              <w:t xml:space="preserve">Okvir </w:t>
            </w:r>
            <w:r w:rsidRPr="00EB3DB7">
              <w:rPr>
                <w:color w:val="2B579A"/>
                <w:shd w:val="clear" w:color="auto" w:fill="E6E6E6"/>
              </w:rPr>
              <w:fldChar w:fldCharType="begin"/>
            </w:r>
            <w:r w:rsidRPr="00EB3DB7">
              <w:instrText xml:space="preserve"> SEQ Okvir \* ARABIC </w:instrText>
            </w:r>
            <w:r w:rsidRPr="00EB3DB7">
              <w:rPr>
                <w:color w:val="2B579A"/>
                <w:shd w:val="clear" w:color="auto" w:fill="E6E6E6"/>
              </w:rPr>
              <w:fldChar w:fldCharType="separate"/>
            </w:r>
            <w:r w:rsidR="00C30FBD">
              <w:t>2</w:t>
            </w:r>
            <w:r w:rsidRPr="00EB3DB7">
              <w:rPr>
                <w:color w:val="2B579A"/>
                <w:shd w:val="clear" w:color="auto" w:fill="E6E6E6"/>
              </w:rPr>
              <w:fldChar w:fldCharType="end"/>
            </w:r>
            <w:bookmarkEnd w:id="87"/>
            <w:r w:rsidRPr="001C1618">
              <w:t xml:space="preserve">: </w:t>
            </w:r>
            <w:r w:rsidR="00EC49E4">
              <w:t>Vpliv epidemije na trošenje in varčevanje prebivalstva</w:t>
            </w:r>
          </w:p>
          <w:p w14:paraId="4EB369E7" w14:textId="77777777" w:rsidR="00591356" w:rsidRPr="001C1618" w:rsidRDefault="00591356" w:rsidP="001115F7">
            <w:pPr>
              <w:pStyle w:val="BesediloNAPOVED"/>
            </w:pPr>
          </w:p>
          <w:p w14:paraId="53F29F87" w14:textId="46157293" w:rsidR="00591356" w:rsidRDefault="0071002B" w:rsidP="001115F7">
            <w:pPr>
              <w:pStyle w:val="BesediloNAPOVED"/>
            </w:pPr>
            <w:r>
              <w:rPr>
                <w:rStyle w:val="VodilnistavekBoldpoudarekNAPOVED"/>
              </w:rPr>
              <w:t>Z e</w:t>
            </w:r>
            <w:r w:rsidR="007B0307">
              <w:rPr>
                <w:rStyle w:val="VodilnistavekBoldpoudarekNAPOVED"/>
              </w:rPr>
              <w:t>pidemij</w:t>
            </w:r>
            <w:r>
              <w:rPr>
                <w:rStyle w:val="VodilnistavekBoldpoudarekNAPOVED"/>
              </w:rPr>
              <w:t>o</w:t>
            </w:r>
            <w:r w:rsidR="007B0307">
              <w:rPr>
                <w:rStyle w:val="VodilnistavekBoldpoudarekNAPOVED"/>
              </w:rPr>
              <w:t xml:space="preserve"> covid-19 </w:t>
            </w:r>
            <w:r>
              <w:rPr>
                <w:rStyle w:val="VodilnistavekBoldpoudarekNAPOVED"/>
              </w:rPr>
              <w:t xml:space="preserve">se je </w:t>
            </w:r>
            <w:r w:rsidR="007D613B">
              <w:rPr>
                <w:rStyle w:val="VodilnistavekBoldpoudarekNAPOVED"/>
              </w:rPr>
              <w:t>v letu 2020 trošenje gospodinjstev močno zmanjšalo, prihranki pa povečali.</w:t>
            </w:r>
            <w:r w:rsidR="00334243" w:rsidRPr="00D77C61">
              <w:rPr>
                <w:rStyle w:val="VodilnistavekBoldpoudarekNAPOVED"/>
                <w:b w:val="0"/>
              </w:rPr>
              <w:t xml:space="preserve"> Epidemija</w:t>
            </w:r>
            <w:r w:rsidR="00591356" w:rsidRPr="00EC1060">
              <w:rPr>
                <w:rStyle w:val="VodilnistavekBoldpoudarekNAPOVED"/>
                <w:b w:val="0"/>
              </w:rPr>
              <w:t xml:space="preserve"> in z njo povezani ukrepi za omejitev širjenja okužb, pa tudi negotovost glede prihodnosti, </w:t>
            </w:r>
            <w:r w:rsidR="00591356" w:rsidRPr="006420BF" w:rsidDel="00A45A38">
              <w:rPr>
                <w:rStyle w:val="VodilnistavekBoldpoudarekNAPOVED"/>
                <w:b w:val="0"/>
              </w:rPr>
              <w:t xml:space="preserve">ki je vplivala na previdnejše odločitve gospodinjstev o potrošnji in odlaganju </w:t>
            </w:r>
            <w:proofErr w:type="spellStart"/>
            <w:r w:rsidR="00591356" w:rsidRPr="006420BF" w:rsidDel="00A45A38">
              <w:rPr>
                <w:rStyle w:val="VodilnistavekBoldpoudarekNAPOVED"/>
                <w:b w:val="0"/>
              </w:rPr>
              <w:t>nenujnih</w:t>
            </w:r>
            <w:proofErr w:type="spellEnd"/>
            <w:r w:rsidR="00591356" w:rsidRPr="006420BF" w:rsidDel="00A45A38">
              <w:rPr>
                <w:rStyle w:val="VodilnistavekBoldpoudarekNAPOVED"/>
                <w:b w:val="0"/>
              </w:rPr>
              <w:t xml:space="preserve"> nakupov</w:t>
            </w:r>
            <w:r w:rsidR="000D7324">
              <w:rPr>
                <w:rStyle w:val="VodilnistavekBoldpoudarekNAPOVED"/>
                <w:b w:val="0"/>
              </w:rPr>
              <w:t>,</w:t>
            </w:r>
            <w:r w:rsidR="00591356" w:rsidRPr="00D77C61">
              <w:rPr>
                <w:rStyle w:val="VodilnistavekBoldpoudarekNAPOVED"/>
                <w:b w:val="0"/>
              </w:rPr>
              <w:t xml:space="preserve"> so v letu 2020 močno zmanjšali zasebno potrošnjo gospodinjstev</w:t>
            </w:r>
            <w:r w:rsidR="008F7103" w:rsidRPr="00B16A6B">
              <w:rPr>
                <w:rStyle w:val="FootnoteReference"/>
                <w:rPrChange w:id="88" w:author="Nataša Todorović Jemec" w:date="2021-09-13T14:54:00Z">
                  <w:rPr>
                    <w:rStyle w:val="FootnoteReference"/>
                    <w:b/>
                  </w:rPr>
                </w:rPrChange>
              </w:rPr>
              <w:footnoteReference w:id="30"/>
            </w:r>
            <w:r w:rsidR="000D4654" w:rsidRPr="00D77C61">
              <w:rPr>
                <w:rStyle w:val="VodilnistavekBoldpoudarekNAPOVED"/>
                <w:b w:val="0"/>
              </w:rPr>
              <w:t xml:space="preserve"> (realno </w:t>
            </w:r>
            <w:r w:rsidR="000D4654" w:rsidRPr="00EC1060">
              <w:rPr>
                <w:rStyle w:val="VodilnistavekBoldpoudarekNAPOVED"/>
                <w:b w:val="0"/>
              </w:rPr>
              <w:t>za 6,6 %)</w:t>
            </w:r>
            <w:r w:rsidR="00591356" w:rsidRPr="006420BF">
              <w:rPr>
                <w:rStyle w:val="VodilnistavekBoldpoudarekNAPOVED"/>
                <w:b w:val="0"/>
              </w:rPr>
              <w:t>.</w:t>
            </w:r>
            <w:r w:rsidR="00591356" w:rsidRPr="001C1618">
              <w:t xml:space="preserve"> Ob nadaljnji rasti nominalnega razpoložljivega dohodka, </w:t>
            </w:r>
            <w:r w:rsidR="00885BC4">
              <w:t>ki</w:t>
            </w:r>
            <w:r w:rsidR="00591356" w:rsidRPr="001C1618">
              <w:t xml:space="preserve"> so</w:t>
            </w:r>
            <w:r w:rsidR="00885BC4">
              <w:t xml:space="preserve"> jo</w:t>
            </w:r>
            <w:r w:rsidR="00591356" w:rsidRPr="001C1618">
              <w:t xml:space="preserve"> pomembno </w:t>
            </w:r>
            <w:r w:rsidR="14BAE24E">
              <w:t xml:space="preserve">podprli </w:t>
            </w:r>
            <w:r w:rsidR="00591356" w:rsidRPr="001C1618">
              <w:t xml:space="preserve">vladni ukrepi za omilitev posledic </w:t>
            </w:r>
            <w:r w:rsidR="006650EE">
              <w:t>covida</w:t>
            </w:r>
            <w:r w:rsidR="00591356" w:rsidRPr="001C1618">
              <w:t>-19</w:t>
            </w:r>
            <w:r w:rsidR="009E3481">
              <w:t>,</w:t>
            </w:r>
            <w:r w:rsidR="006A02BF">
              <w:t xml:space="preserve"> </w:t>
            </w:r>
            <w:r w:rsidR="00591356" w:rsidRPr="001C1618">
              <w:t xml:space="preserve">se je močno </w:t>
            </w:r>
            <w:r w:rsidR="24703B0B" w:rsidRPr="001C1618">
              <w:t>(</w:t>
            </w:r>
            <w:r w:rsidR="00591356" w:rsidRPr="001C1618">
              <w:t>za 11,7 o. t.</w:t>
            </w:r>
            <w:r w:rsidR="40BA90B8" w:rsidRPr="001C1618">
              <w:t>)</w:t>
            </w:r>
            <w:r w:rsidR="00591356" w:rsidRPr="001C1618">
              <w:t xml:space="preserve"> povečala stopnja varčevanja in dosegla 25,1</w:t>
            </w:r>
            <w:r w:rsidR="00591356">
              <w:t> </w:t>
            </w:r>
            <w:r w:rsidR="00591356" w:rsidRPr="001C1618">
              <w:t>%</w:t>
            </w:r>
            <w:r w:rsidR="00591356">
              <w:rPr>
                <w:rStyle w:val="FootnoteReference"/>
              </w:rPr>
              <w:footnoteReference w:id="31"/>
            </w:r>
            <w:r w:rsidR="00591356" w:rsidRPr="001C1618">
              <w:t xml:space="preserve"> (povprečje prejšnjih </w:t>
            </w:r>
            <w:r w:rsidR="007A6FD8">
              <w:t>dvajsetih</w:t>
            </w:r>
            <w:r w:rsidR="007A6FD8" w:rsidRPr="001C1618">
              <w:t xml:space="preserve"> </w:t>
            </w:r>
            <w:r w:rsidR="00591356" w:rsidRPr="001C1618">
              <w:t>let je 13,6 %).</w:t>
            </w:r>
          </w:p>
          <w:p w14:paraId="1DDEEB5E" w14:textId="77777777" w:rsidR="00591356" w:rsidRPr="00C77B9A" w:rsidRDefault="00591356" w:rsidP="001115F7">
            <w:pPr>
              <w:pStyle w:val="BesediloNAPOVED"/>
              <w:rPr>
                <w:bCs/>
              </w:rPr>
            </w:pPr>
          </w:p>
          <w:tbl>
            <w:tblPr>
              <w:tblStyle w:val="TableGrid"/>
              <w:tblW w:w="8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8"/>
              <w:gridCol w:w="4398"/>
            </w:tblGrid>
            <w:tr w:rsidR="00591356" w:rsidRPr="008B40B3" w14:paraId="67429CFE" w14:textId="77777777" w:rsidTr="001115F7">
              <w:tc>
                <w:tcPr>
                  <w:tcW w:w="4391" w:type="dxa"/>
                </w:tcPr>
                <w:p w14:paraId="0BF82927" w14:textId="377CDFBA" w:rsidR="00591356" w:rsidRPr="008B40B3" w:rsidRDefault="00591356" w:rsidP="008B40B3">
                  <w:pPr>
                    <w:pStyle w:val="Caption"/>
                  </w:pPr>
                  <w:r w:rsidRPr="008B40B3">
                    <w:t xml:space="preserve">Slika </w:t>
                  </w:r>
                  <w:r w:rsidRPr="008B40B3">
                    <w:fldChar w:fldCharType="begin"/>
                  </w:r>
                  <w:r w:rsidRPr="008B40B3">
                    <w:instrText xml:space="preserve"> SEQ Slika \* ARABIC </w:instrText>
                  </w:r>
                  <w:r w:rsidRPr="008B40B3">
                    <w:fldChar w:fldCharType="separate"/>
                  </w:r>
                  <w:r w:rsidR="00C30FBD">
                    <w:t>18</w:t>
                  </w:r>
                  <w:r w:rsidRPr="008B40B3">
                    <w:fldChar w:fldCharType="end"/>
                  </w:r>
                  <w:r w:rsidRPr="008B40B3">
                    <w:t xml:space="preserve">: Lani </w:t>
                  </w:r>
                  <w:r w:rsidR="760CE4B4" w:rsidRPr="008B40B3">
                    <w:t xml:space="preserve">se </w:t>
                  </w:r>
                  <w:r w:rsidRPr="008B40B3">
                    <w:t>je močno po</w:t>
                  </w:r>
                  <w:r w:rsidR="44A3F4F5" w:rsidRPr="008B40B3">
                    <w:t>večalo</w:t>
                  </w:r>
                  <w:r w:rsidRPr="008B40B3">
                    <w:t xml:space="preserve"> varčevanje gospodinjstev</w:t>
                  </w:r>
                </w:p>
                <w:p w14:paraId="4A4F72E4" w14:textId="77777777" w:rsidR="00591356" w:rsidRPr="008B40B3" w:rsidRDefault="00591356" w:rsidP="008B40B3">
                  <w:pPr>
                    <w:pStyle w:val="Caption"/>
                  </w:pPr>
                </w:p>
                <w:p w14:paraId="64F777BB" w14:textId="77777777" w:rsidR="00591356" w:rsidRPr="008B40B3" w:rsidRDefault="00591356" w:rsidP="008B40B3">
                  <w:pPr>
                    <w:pStyle w:val="Caption"/>
                  </w:pPr>
                </w:p>
                <w:p w14:paraId="04B93826" w14:textId="77777777" w:rsidR="00591356" w:rsidRPr="008B40B3" w:rsidRDefault="00591356" w:rsidP="008B40B3">
                  <w:pPr>
                    <w:pStyle w:val="Caption"/>
                  </w:pPr>
                  <w:r w:rsidRPr="008B40B3">
                    <w:drawing>
                      <wp:inline distT="0" distB="0" distL="0" distR="0" wp14:anchorId="6ED82946" wp14:editId="75B46613">
                        <wp:extent cx="2730918" cy="2232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30918" cy="2232000"/>
                                </a:xfrm>
                                <a:prstGeom prst="rect">
                                  <a:avLst/>
                                </a:prstGeom>
                                <a:noFill/>
                                <a:ln>
                                  <a:noFill/>
                                </a:ln>
                              </pic:spPr>
                            </pic:pic>
                          </a:graphicData>
                        </a:graphic>
                      </wp:inline>
                    </w:drawing>
                  </w:r>
                </w:p>
              </w:tc>
              <w:tc>
                <w:tcPr>
                  <w:tcW w:w="4385" w:type="dxa"/>
                </w:tcPr>
                <w:p w14:paraId="50ABBCE8" w14:textId="2A1CFEA1" w:rsidR="00591356" w:rsidRPr="008B40B3" w:rsidRDefault="00591356" w:rsidP="008B40B3">
                  <w:pPr>
                    <w:pStyle w:val="Caption"/>
                  </w:pPr>
                  <w:r w:rsidRPr="008B40B3">
                    <w:t xml:space="preserve">Slika </w:t>
                  </w:r>
                  <w:r w:rsidRPr="008B40B3">
                    <w:fldChar w:fldCharType="begin"/>
                  </w:r>
                  <w:r w:rsidRPr="008B40B3">
                    <w:instrText xml:space="preserve"> SEQ Slika \* ARABIC </w:instrText>
                  </w:r>
                  <w:r w:rsidRPr="008B40B3">
                    <w:fldChar w:fldCharType="separate"/>
                  </w:r>
                  <w:r w:rsidR="00C30FBD">
                    <w:t>19</w:t>
                  </w:r>
                  <w:r w:rsidRPr="008B40B3">
                    <w:fldChar w:fldCharType="end"/>
                  </w:r>
                  <w:r w:rsidRPr="008B40B3">
                    <w:t>: Stopnja varčevanja se je lani v Sloveniji povečala bolj kot v evrskem ob</w:t>
                  </w:r>
                  <w:r w:rsidR="004E1A9F" w:rsidRPr="008B40B3">
                    <w:t>m</w:t>
                  </w:r>
                  <w:r w:rsidRPr="008B40B3">
                    <w:t>očju</w:t>
                  </w:r>
                </w:p>
                <w:p w14:paraId="677AE579" w14:textId="77777777" w:rsidR="00591356" w:rsidRPr="008B40B3" w:rsidRDefault="00591356" w:rsidP="008B40B3">
                  <w:pPr>
                    <w:pStyle w:val="Caption"/>
                  </w:pPr>
                </w:p>
                <w:p w14:paraId="70C240F3" w14:textId="77777777" w:rsidR="00591356" w:rsidRPr="008B40B3" w:rsidRDefault="00591356" w:rsidP="008B40B3">
                  <w:pPr>
                    <w:pStyle w:val="Caption"/>
                  </w:pPr>
                  <w:r w:rsidRPr="008B40B3">
                    <w:drawing>
                      <wp:inline distT="0" distB="0" distL="0" distR="0" wp14:anchorId="24BCECA7" wp14:editId="7ECF7EFB">
                        <wp:extent cx="2742171" cy="2232000"/>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42171" cy="2232000"/>
                                </a:xfrm>
                                <a:prstGeom prst="rect">
                                  <a:avLst/>
                                </a:prstGeom>
                                <a:noFill/>
                                <a:ln>
                                  <a:noFill/>
                                </a:ln>
                              </pic:spPr>
                            </pic:pic>
                          </a:graphicData>
                        </a:graphic>
                      </wp:inline>
                    </w:drawing>
                  </w:r>
                </w:p>
              </w:tc>
            </w:tr>
          </w:tbl>
          <w:p w14:paraId="018D99B7" w14:textId="77777777" w:rsidR="00591356" w:rsidRPr="008B40B3" w:rsidRDefault="00591356" w:rsidP="008B40B3">
            <w:pPr>
              <w:pStyle w:val="Caption"/>
            </w:pPr>
          </w:p>
          <w:tbl>
            <w:tblPr>
              <w:tblStyle w:val="TableGrid"/>
              <w:tblW w:w="8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7"/>
            </w:tblGrid>
            <w:tr w:rsidR="00591356" w:rsidRPr="008B40B3" w14:paraId="093F6D6B" w14:textId="77777777" w:rsidTr="001115F7">
              <w:tc>
                <w:tcPr>
                  <w:tcW w:w="4378" w:type="dxa"/>
                </w:tcPr>
                <w:p w14:paraId="304EA200" w14:textId="379A442C" w:rsidR="00591356" w:rsidRPr="008B40B3" w:rsidRDefault="00591356" w:rsidP="008B40B3">
                  <w:pPr>
                    <w:pStyle w:val="Caption"/>
                  </w:pPr>
                  <w:r w:rsidRPr="008B40B3">
                    <w:t xml:space="preserve">Slika </w:t>
                  </w:r>
                  <w:r w:rsidRPr="008B40B3">
                    <w:fldChar w:fldCharType="begin"/>
                  </w:r>
                  <w:r w:rsidRPr="008B40B3">
                    <w:instrText xml:space="preserve"> SEQ Slika \* ARABIC </w:instrText>
                  </w:r>
                  <w:r w:rsidRPr="008B40B3">
                    <w:fldChar w:fldCharType="separate"/>
                  </w:r>
                  <w:r w:rsidR="00C30FBD">
                    <w:t>20</w:t>
                  </w:r>
                  <w:r w:rsidRPr="008B40B3">
                    <w:fldChar w:fldCharType="end"/>
                  </w:r>
                  <w:r w:rsidRPr="008B40B3">
                    <w:t>: Povečana negotovost gospodinjstev se je kazala v zniževanju kazalnika zaupanja potrošnikov</w:t>
                  </w:r>
                  <w:r w:rsidR="076AFB8C" w:rsidRPr="008B40B3">
                    <w:t xml:space="preserve"> </w:t>
                  </w:r>
                  <w:r w:rsidR="00F753F8" w:rsidRPr="008B40B3">
                    <w:t>…</w:t>
                  </w:r>
                </w:p>
                <w:p w14:paraId="53A9AD65" w14:textId="77777777" w:rsidR="00591356" w:rsidRPr="008B40B3" w:rsidRDefault="00591356" w:rsidP="008B40B3">
                  <w:pPr>
                    <w:pStyle w:val="Caption"/>
                  </w:pPr>
                </w:p>
                <w:p w14:paraId="2F6DE767" w14:textId="77777777" w:rsidR="00591356" w:rsidRPr="008B40B3" w:rsidRDefault="00591356" w:rsidP="008B40B3">
                  <w:pPr>
                    <w:pStyle w:val="Caption"/>
                  </w:pPr>
                  <w:r w:rsidRPr="008B40B3">
                    <w:drawing>
                      <wp:inline distT="0" distB="0" distL="0" distR="0" wp14:anchorId="79476BDA" wp14:editId="44017006">
                        <wp:extent cx="2730918" cy="2232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30918" cy="2232000"/>
                                </a:xfrm>
                                <a:prstGeom prst="rect">
                                  <a:avLst/>
                                </a:prstGeom>
                                <a:noFill/>
                                <a:ln>
                                  <a:noFill/>
                                </a:ln>
                              </pic:spPr>
                            </pic:pic>
                          </a:graphicData>
                        </a:graphic>
                      </wp:inline>
                    </w:drawing>
                  </w:r>
                </w:p>
              </w:tc>
              <w:tc>
                <w:tcPr>
                  <w:tcW w:w="4398" w:type="dxa"/>
                </w:tcPr>
                <w:p w14:paraId="26532533" w14:textId="06CD7534" w:rsidR="00591356" w:rsidRPr="008B40B3" w:rsidRDefault="00591356" w:rsidP="008B40B3">
                  <w:pPr>
                    <w:pStyle w:val="Caption"/>
                  </w:pPr>
                  <w:r w:rsidRPr="008B40B3">
                    <w:t xml:space="preserve">Slika </w:t>
                  </w:r>
                  <w:r w:rsidRPr="008B40B3">
                    <w:fldChar w:fldCharType="begin"/>
                  </w:r>
                  <w:r w:rsidRPr="008B40B3">
                    <w:instrText xml:space="preserve"> SEQ Slika \* ARABIC </w:instrText>
                  </w:r>
                  <w:r w:rsidRPr="008B40B3">
                    <w:fldChar w:fldCharType="separate"/>
                  </w:r>
                  <w:r w:rsidR="00C30FBD">
                    <w:t>21</w:t>
                  </w:r>
                  <w:r w:rsidRPr="008B40B3">
                    <w:fldChar w:fldCharType="end"/>
                  </w:r>
                  <w:r w:rsidRPr="008B40B3">
                    <w:t xml:space="preserve">: </w:t>
                  </w:r>
                  <w:r w:rsidR="00F753F8" w:rsidRPr="008B40B3">
                    <w:t>…</w:t>
                  </w:r>
                  <w:r w:rsidR="3D33EE87" w:rsidRPr="008B40B3">
                    <w:t xml:space="preserve"> </w:t>
                  </w:r>
                  <w:r w:rsidR="00F753F8" w:rsidRPr="008B40B3">
                    <w:t>pa</w:t>
                  </w:r>
                  <w:r w:rsidRPr="008B40B3">
                    <w:t xml:space="preserve"> tudi v porastu </w:t>
                  </w:r>
                  <w:r w:rsidRPr="008B40B3" w:rsidDel="00591356">
                    <w:t>v</w:t>
                  </w:r>
                  <w:r w:rsidRPr="008B40B3">
                    <w:t>log gospodinjstev</w:t>
                  </w:r>
                  <w:r w:rsidR="40CFB15C" w:rsidRPr="008B40B3">
                    <w:t xml:space="preserve"> </w:t>
                  </w:r>
                </w:p>
                <w:p w14:paraId="5EC6D3A4" w14:textId="77777777" w:rsidR="00591356" w:rsidRPr="008B40B3" w:rsidRDefault="00591356" w:rsidP="008B40B3">
                  <w:pPr>
                    <w:pStyle w:val="Caption"/>
                  </w:pPr>
                </w:p>
                <w:p w14:paraId="0CB22AAD" w14:textId="77777777" w:rsidR="00591356" w:rsidRPr="008B40B3" w:rsidRDefault="00591356" w:rsidP="008B40B3">
                  <w:pPr>
                    <w:pStyle w:val="Caption"/>
                  </w:pPr>
                </w:p>
                <w:p w14:paraId="2A1BD823" w14:textId="77777777" w:rsidR="00591356" w:rsidRPr="008B40B3" w:rsidRDefault="00591356" w:rsidP="008B40B3">
                  <w:pPr>
                    <w:pStyle w:val="Caption"/>
                  </w:pPr>
                  <w:r w:rsidRPr="008B40B3">
                    <w:drawing>
                      <wp:inline distT="0" distB="0" distL="0" distR="0" wp14:anchorId="06336A54" wp14:editId="7D82CB50">
                        <wp:extent cx="2729746" cy="2232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29746" cy="2232000"/>
                                </a:xfrm>
                                <a:prstGeom prst="rect">
                                  <a:avLst/>
                                </a:prstGeom>
                                <a:noFill/>
                                <a:ln>
                                  <a:noFill/>
                                </a:ln>
                              </pic:spPr>
                            </pic:pic>
                          </a:graphicData>
                        </a:graphic>
                      </wp:inline>
                    </w:drawing>
                  </w:r>
                </w:p>
              </w:tc>
            </w:tr>
          </w:tbl>
          <w:p w14:paraId="615545E9" w14:textId="5ED33CA3" w:rsidR="00591356" w:rsidRDefault="00591356" w:rsidP="001115F7">
            <w:pPr>
              <w:pStyle w:val="BesediloNAPOVED"/>
            </w:pPr>
          </w:p>
          <w:p w14:paraId="31080027" w14:textId="2BC02C74" w:rsidR="00591356" w:rsidRDefault="3A6C3336" w:rsidP="001115F7">
            <w:pPr>
              <w:pStyle w:val="BesediloNAPOVED"/>
            </w:pPr>
            <w:r w:rsidRPr="698331B0">
              <w:rPr>
                <w:rStyle w:val="VodilnistavekBoldpoudarekNAPOVED"/>
              </w:rPr>
              <w:t xml:space="preserve">Na </w:t>
            </w:r>
            <w:r w:rsidR="34541A32" w:rsidRPr="698331B0">
              <w:rPr>
                <w:rStyle w:val="VodilnistavekBoldpoudarekNAPOVED"/>
              </w:rPr>
              <w:t>p</w:t>
            </w:r>
            <w:r w:rsidR="00591356" w:rsidRPr="698331B0">
              <w:rPr>
                <w:rStyle w:val="VodilnistavekBoldpoudarekNAPOVED"/>
              </w:rPr>
              <w:t>ovečan</w:t>
            </w:r>
            <w:r w:rsidR="71729458" w:rsidRPr="698331B0">
              <w:rPr>
                <w:rStyle w:val="VodilnistavekBoldpoudarekNAPOVED"/>
              </w:rPr>
              <w:t>je</w:t>
            </w:r>
            <w:r w:rsidR="00591356" w:rsidRPr="36C302CD">
              <w:rPr>
                <w:rStyle w:val="VodilnistavekBoldpoudarekNAPOVED"/>
              </w:rPr>
              <w:t xml:space="preserve"> stopnj</w:t>
            </w:r>
            <w:r w:rsidR="06101D3F" w:rsidRPr="36C302CD">
              <w:rPr>
                <w:rStyle w:val="VodilnistavekBoldpoudarekNAPOVED"/>
              </w:rPr>
              <w:t>e</w:t>
            </w:r>
            <w:r w:rsidR="00591356" w:rsidRPr="36C302CD">
              <w:rPr>
                <w:rStyle w:val="VodilnistavekBoldpoudarekNAPOVED"/>
              </w:rPr>
              <w:t xml:space="preserve"> varčevanja </w:t>
            </w:r>
            <w:r w:rsidR="3C5D5472" w:rsidRPr="36C302CD">
              <w:rPr>
                <w:rStyle w:val="VodilnistavekBoldpoudarekNAPOVED"/>
              </w:rPr>
              <w:t>v letu 2020</w:t>
            </w:r>
            <w:r w:rsidR="00591356" w:rsidRPr="00273425">
              <w:rPr>
                <w:rStyle w:val="VodilnistavekBoldpoudarekNAPOVED"/>
              </w:rPr>
              <w:t xml:space="preserve"> je </w:t>
            </w:r>
            <w:r w:rsidR="50496ADA" w:rsidRPr="698331B0">
              <w:rPr>
                <w:rStyle w:val="VodilnistavekBoldpoudarekNAPOVED"/>
              </w:rPr>
              <w:t xml:space="preserve">vplivalo </w:t>
            </w:r>
            <w:r w:rsidR="00591356" w:rsidRPr="00273425">
              <w:rPr>
                <w:rStyle w:val="VodilnistavekBoldpoudarekNAPOVED"/>
              </w:rPr>
              <w:t xml:space="preserve">močno </w:t>
            </w:r>
            <w:r w:rsidR="00591356" w:rsidRPr="698331B0">
              <w:rPr>
                <w:rStyle w:val="VodilnistavekBoldpoudarekNAPOVED"/>
              </w:rPr>
              <w:t>otežen</w:t>
            </w:r>
            <w:r w:rsidR="3CA4EBC1" w:rsidRPr="698331B0">
              <w:rPr>
                <w:rStyle w:val="VodilnistavekBoldpoudarekNAPOVED"/>
              </w:rPr>
              <w:t>o</w:t>
            </w:r>
            <w:r w:rsidR="00591356" w:rsidRPr="698331B0">
              <w:rPr>
                <w:rStyle w:val="VodilnistavekBoldpoudarekNAPOVED"/>
              </w:rPr>
              <w:t xml:space="preserve"> trošenj</w:t>
            </w:r>
            <w:r w:rsidR="1DC23F59" w:rsidRPr="698331B0">
              <w:rPr>
                <w:rStyle w:val="VodilnistavekBoldpoudarekNAPOVED"/>
              </w:rPr>
              <w:t>e</w:t>
            </w:r>
            <w:r w:rsidR="4AB8CCE4" w:rsidRPr="7E185B3F">
              <w:rPr>
                <w:rStyle w:val="VodilnistavekBoldpoudarekNAPOVED"/>
              </w:rPr>
              <w:t>, zlasti</w:t>
            </w:r>
            <w:r w:rsidR="00ED4318">
              <w:rPr>
                <w:rStyle w:val="VodilnistavekBoldpoudarekNAPOVED"/>
              </w:rPr>
              <w:t xml:space="preserve"> </w:t>
            </w:r>
            <w:r w:rsidR="0CCF3435" w:rsidRPr="7E185B3F">
              <w:rPr>
                <w:rStyle w:val="VodilnistavekBoldpoudarekNAPOVED"/>
              </w:rPr>
              <w:t xml:space="preserve">v času </w:t>
            </w:r>
            <w:r w:rsidR="2047AC48" w:rsidRPr="7E185B3F">
              <w:rPr>
                <w:rStyle w:val="VodilnistavekBoldpoudarekNAPOVED"/>
              </w:rPr>
              <w:t>strogih omejitvenih ukrepov</w:t>
            </w:r>
            <w:r w:rsidR="00591356" w:rsidRPr="00273425">
              <w:rPr>
                <w:rStyle w:val="VodilnistavekBoldpoudarekNAPOVED"/>
              </w:rPr>
              <w:t xml:space="preserve"> (neprostovoljno oz. t. i. »prisilno« varčevanje</w:t>
            </w:r>
            <w:r w:rsidR="00591356" w:rsidRPr="6BED4F66">
              <w:rPr>
                <w:rStyle w:val="VodilnistavekBoldpoudarekNAPOVED"/>
              </w:rPr>
              <w:t>)</w:t>
            </w:r>
            <w:r w:rsidR="58772BB5" w:rsidRPr="6BED4F66">
              <w:rPr>
                <w:rStyle w:val="VodilnistavekBoldpoudarekNAPOVED"/>
              </w:rPr>
              <w:t>,</w:t>
            </w:r>
            <w:r w:rsidR="00591356" w:rsidRPr="00273425">
              <w:rPr>
                <w:rStyle w:val="VodilnistavekBoldpoudarekNAPOVED"/>
              </w:rPr>
              <w:t xml:space="preserve"> </w:t>
            </w:r>
            <w:r w:rsidR="58772BB5" w:rsidRPr="3F83845D">
              <w:rPr>
                <w:rStyle w:val="VodilnistavekBoldpoudarekNAPOVED"/>
              </w:rPr>
              <w:t xml:space="preserve">prav tako pa tudi </w:t>
            </w:r>
            <w:r w:rsidR="00591356" w:rsidRPr="3F83845D">
              <w:rPr>
                <w:rStyle w:val="VodilnistavekBoldpoudarekNAPOVED"/>
              </w:rPr>
              <w:t>previdnostn</w:t>
            </w:r>
            <w:r w:rsidR="245A4DCA" w:rsidRPr="3F83845D">
              <w:rPr>
                <w:rStyle w:val="VodilnistavekBoldpoudarekNAPOVED"/>
              </w:rPr>
              <w:t>o</w:t>
            </w:r>
            <w:r w:rsidR="00591356" w:rsidRPr="00273425">
              <w:rPr>
                <w:rStyle w:val="VodilnistavekBoldpoudarekNAPOVED"/>
              </w:rPr>
              <w:t xml:space="preserve"> </w:t>
            </w:r>
            <w:r w:rsidR="00591356" w:rsidRPr="14DDAC78">
              <w:rPr>
                <w:rStyle w:val="VodilnistavekBoldpoudarekNAPOVED"/>
              </w:rPr>
              <w:t>varčevanj</w:t>
            </w:r>
            <w:r w:rsidR="4C3AD725" w:rsidRPr="14DDAC78">
              <w:rPr>
                <w:rStyle w:val="VodilnistavekBoldpoudarekNAPOVED"/>
              </w:rPr>
              <w:t>e</w:t>
            </w:r>
            <w:r w:rsidR="00591356" w:rsidRPr="14DDAC78">
              <w:rPr>
                <w:rStyle w:val="VodilnistavekBoldpoudarekNAPOVED"/>
              </w:rPr>
              <w:t>.</w:t>
            </w:r>
            <w:r w:rsidR="00591356">
              <w:rPr>
                <w:b/>
              </w:rPr>
              <w:t xml:space="preserve"> </w:t>
            </w:r>
            <w:r w:rsidR="00591356" w:rsidRPr="001C1618">
              <w:t xml:space="preserve">Ob zaprtju </w:t>
            </w:r>
            <w:proofErr w:type="spellStart"/>
            <w:r w:rsidR="00591356" w:rsidRPr="001C1618">
              <w:t>nenujnih</w:t>
            </w:r>
            <w:proofErr w:type="spellEnd"/>
            <w:r w:rsidR="00591356" w:rsidRPr="001C1618">
              <w:t xml:space="preserve"> trgovin in storitev ter ostalih omejitvenih ukrepih za zajezitev epidemije je bilo trošenje gospodinjstev v pomladanskem</w:t>
            </w:r>
            <w:r w:rsidR="00591356">
              <w:t>,</w:t>
            </w:r>
            <w:r w:rsidR="00591356" w:rsidRPr="001C1618">
              <w:t xml:space="preserve"> jesenskem </w:t>
            </w:r>
            <w:r w:rsidR="00591356">
              <w:t>in</w:t>
            </w:r>
            <w:r w:rsidR="00591356" w:rsidRPr="001C1618">
              <w:t xml:space="preserve"> zimskem času močno oteženo, zaradi česar so </w:t>
            </w:r>
            <w:r w:rsidR="002649A8">
              <w:t xml:space="preserve">gospodinjstva </w:t>
            </w:r>
            <w:r w:rsidR="00591356" w:rsidRPr="001C1618">
              <w:t xml:space="preserve">privarčevala večji del razpoložljivih sredstev kot </w:t>
            </w:r>
            <w:r w:rsidR="00591356" w:rsidRPr="001C1618">
              <w:lastRenderedPageBreak/>
              <w:t xml:space="preserve">običajno (neprostovoljno varčevanje). </w:t>
            </w:r>
            <w:r w:rsidR="00794631">
              <w:t>S</w:t>
            </w:r>
            <w:r w:rsidR="00591356" w:rsidRPr="001C1618">
              <w:t xml:space="preserve">topnja varčevanja </w:t>
            </w:r>
            <w:r w:rsidR="00794631">
              <w:t>je bila</w:t>
            </w:r>
            <w:r w:rsidR="00591356" w:rsidRPr="001C1618">
              <w:t xml:space="preserve"> v zadnjem lanskem četrtletju</w:t>
            </w:r>
            <w:r w:rsidR="00794631">
              <w:t xml:space="preserve"> </w:t>
            </w:r>
            <w:r w:rsidR="32BE26D8">
              <w:t xml:space="preserve">tudi </w:t>
            </w:r>
            <w:r w:rsidR="00794631">
              <w:t>višja kot v povprečju evrske</w:t>
            </w:r>
            <w:r w:rsidR="5F590F81">
              <w:t>ga</w:t>
            </w:r>
            <w:r w:rsidR="00794631">
              <w:t xml:space="preserve"> območj</w:t>
            </w:r>
            <w:r w:rsidR="31C1C56D">
              <w:t>a</w:t>
            </w:r>
            <w:r w:rsidR="00794631">
              <w:t>, kar</w:t>
            </w:r>
            <w:r w:rsidR="00591356" w:rsidRPr="001C1618">
              <w:t xml:space="preserve"> je bil</w:t>
            </w:r>
            <w:r w:rsidR="00B30453">
              <w:t>o</w:t>
            </w:r>
            <w:r w:rsidR="00591356" w:rsidRPr="001C1618">
              <w:t xml:space="preserve"> </w:t>
            </w:r>
            <w:r w:rsidR="00591356">
              <w:t>verjetno</w:t>
            </w:r>
            <w:r w:rsidR="00591356" w:rsidRPr="001C1618">
              <w:t xml:space="preserve"> tudi posledica visokih omejitev pri poslovanju, ki so bil</w:t>
            </w:r>
            <w:r w:rsidR="00943F76">
              <w:t>e</w:t>
            </w:r>
            <w:r w:rsidR="00591356" w:rsidRPr="001C1618">
              <w:t xml:space="preserve"> v Sloveniji med višjimi v primerjavi s sosednjimi državami oziroma našimi najpomembnejšimi trgovinskimi partnericami</w:t>
            </w:r>
            <w:r w:rsidR="00591356">
              <w:t xml:space="preserve"> </w:t>
            </w:r>
            <w:r w:rsidR="00591356">
              <w:rPr>
                <w:color w:val="2B579A"/>
                <w:shd w:val="clear" w:color="auto" w:fill="E6E6E6"/>
              </w:rPr>
              <w:fldChar w:fldCharType="begin"/>
            </w:r>
            <w:r w:rsidR="00EF5A85">
              <w:instrText xml:space="preserve"> ADDIN ZOTERO_ITEM CSL_CITATION {"citationID":"aoswJbtC","properties":{"formattedCitation":"(Hale idr., 2020)","plainCitation":"(Hale idr., 2020)","noteIndex":0},"citationItems":[{"id":269,"uris":["http://zotero.org/groups/4141114/items/RR9DUB5D"],"uri":["http://zotero.org/groups/4141114/items/RR9DUB5D"],"itemData":{"id":269,"type":"report","event-place":"Oxford","genre":"Podatkovna baza","publisher":"Blavatnik School of Government","publisher-place":"Oxford","title":"Oxford COVID-19 Government Response Tracker","URL":"https://covidtracker.bsg.ox.ac.uk/","author":[{"family":"Hale","given":"Thomas"},{"family":"Webster","given":"Sam"},{"family":"Petherick","given":"Anna"},{"family":"Phillips","given":"Toby"},{"family":"Bearitz","given":"Kira"}],"issued":{"date-parts":[["2020"]]}}}],"schema":"https://github.com/citation-style-language/schema/raw/master/csl-citation.json"} </w:instrText>
            </w:r>
            <w:r w:rsidR="00591356">
              <w:rPr>
                <w:color w:val="2B579A"/>
                <w:shd w:val="clear" w:color="auto" w:fill="E6E6E6"/>
              </w:rPr>
              <w:fldChar w:fldCharType="separate"/>
            </w:r>
            <w:r w:rsidR="00591356" w:rsidRPr="00472B56">
              <w:rPr>
                <w:rFonts w:cs="Arial"/>
              </w:rPr>
              <w:t>(Hale idr., 2020)</w:t>
            </w:r>
            <w:r w:rsidR="00591356">
              <w:rPr>
                <w:color w:val="2B579A"/>
                <w:shd w:val="clear" w:color="auto" w:fill="E6E6E6"/>
              </w:rPr>
              <w:fldChar w:fldCharType="end"/>
            </w:r>
            <w:r w:rsidR="00591356" w:rsidRPr="001C1618">
              <w:t xml:space="preserve">. </w:t>
            </w:r>
            <w:r w:rsidR="00591356">
              <w:t>Poleg oteženega trošenja so g</w:t>
            </w:r>
            <w:r w:rsidR="00591356" w:rsidRPr="001C1618">
              <w:t>ospodinjstva</w:t>
            </w:r>
            <w:r w:rsidR="00591356" w:rsidRPr="001C1618" w:rsidDel="00B83111">
              <w:t xml:space="preserve"> pri svojih odločitvah o potrošnji postala </w:t>
            </w:r>
            <w:r w:rsidR="0B63EE79">
              <w:t xml:space="preserve">tudi </w:t>
            </w:r>
            <w:r w:rsidR="00591356" w:rsidRPr="001C1618" w:rsidDel="00B83111">
              <w:t>previdnejša</w:t>
            </w:r>
            <w:r w:rsidR="00B17785">
              <w:t xml:space="preserve">. K </w:t>
            </w:r>
            <w:r w:rsidR="003E4906">
              <w:t>previdnostnemu varčevanju</w:t>
            </w:r>
            <w:r w:rsidR="00B17785">
              <w:t xml:space="preserve"> </w:t>
            </w:r>
            <w:r w:rsidR="00E60E07">
              <w:t>je</w:t>
            </w:r>
            <w:r w:rsidR="00B17785">
              <w:t xml:space="preserve"> prispevala</w:t>
            </w:r>
            <w:r w:rsidR="00591356" w:rsidRPr="001C1618" w:rsidDel="00B83111">
              <w:t xml:space="preserve"> povečan</w:t>
            </w:r>
            <w:r w:rsidR="00B17785">
              <w:t>a</w:t>
            </w:r>
            <w:r w:rsidR="00591356" w:rsidRPr="001C1618" w:rsidDel="00B83111">
              <w:t xml:space="preserve"> negotovost </w:t>
            </w:r>
            <w:r w:rsidR="00591356" w:rsidRPr="001C1618">
              <w:t xml:space="preserve">glede prihodnjih epidemičnih razmer </w:t>
            </w:r>
            <w:r w:rsidR="4247D19F" w:rsidRPr="001C1618">
              <w:t>ter</w:t>
            </w:r>
            <w:r w:rsidR="00591356" w:rsidRPr="001C1618">
              <w:t xml:space="preserve"> posledično nižj</w:t>
            </w:r>
            <w:r w:rsidR="00E60E07">
              <w:t>a</w:t>
            </w:r>
            <w:r w:rsidR="00591356" w:rsidRPr="001C1618">
              <w:t xml:space="preserve"> pričakovanj</w:t>
            </w:r>
            <w:r w:rsidR="00E60E07">
              <w:t>a</w:t>
            </w:r>
            <w:r w:rsidR="00591356" w:rsidRPr="001C1618">
              <w:t xml:space="preserve"> glede </w:t>
            </w:r>
            <w:r w:rsidR="00591356" w:rsidRPr="001C1618" w:rsidDel="00B83111">
              <w:t>prihodn</w:t>
            </w:r>
            <w:r w:rsidR="00591356" w:rsidRPr="001C1618">
              <w:t>je gospodarske situacije in finančnega stanja v gospodinjstvih. Povečana negotovost gospodinjstev se je kazala tudi v zniževanju kazalnika zaupanja potrošnikov. Pod vplivom epidemije se je vrednost kazalnika ob prvem valu močno zmanjšala, se čez poletje nekoliko izboljšala, ob drugem valu pa ponovno zmanjšala. Znižale so se vse komponente kazalnika, k zniževanju pa sta največ prispevala poslabšanje pričakovanj glede prihodnjega gospodarskega stanja</w:t>
            </w:r>
            <w:r w:rsidR="000F2C06">
              <w:t xml:space="preserve">, ki je bil </w:t>
            </w:r>
            <w:r w:rsidR="00804A8A">
              <w:t xml:space="preserve">ob najnižji vrednosti v </w:t>
            </w:r>
            <w:r w:rsidR="00092C91">
              <w:t>novembr</w:t>
            </w:r>
            <w:r w:rsidR="00804A8A">
              <w:t xml:space="preserve">u </w:t>
            </w:r>
            <w:r w:rsidR="004F5700">
              <w:t xml:space="preserve">2020 </w:t>
            </w:r>
            <w:r w:rsidR="00092C91">
              <w:t>za</w:t>
            </w:r>
            <w:r w:rsidR="00804A8A">
              <w:t xml:space="preserve"> </w:t>
            </w:r>
            <w:r w:rsidR="00D74405">
              <w:t>39 o. t. nižji od dolgoletnega povprečja (</w:t>
            </w:r>
            <w:r w:rsidR="00FD0E21">
              <w:t>2005</w:t>
            </w:r>
            <w:r w:rsidR="0EE9463C">
              <w:t>–</w:t>
            </w:r>
            <w:r w:rsidR="00FD0E21">
              <w:t>2019)</w:t>
            </w:r>
            <w:r w:rsidR="00591356" w:rsidRPr="001C1618">
              <w:t xml:space="preserve"> in prihodnjega finančnega stanja v gospodinjstvu</w:t>
            </w:r>
            <w:r w:rsidR="0087562A">
              <w:t xml:space="preserve">, ki je </w:t>
            </w:r>
            <w:r w:rsidR="00FE5D75">
              <w:t xml:space="preserve">takrat </w:t>
            </w:r>
            <w:r w:rsidR="0087562A">
              <w:t>za dolgoletnim povpr</w:t>
            </w:r>
            <w:r w:rsidR="00775D1E">
              <w:t>ečjem zaostajal za 9 o. t</w:t>
            </w:r>
            <w:r w:rsidR="00591356" w:rsidRPr="001C1618">
              <w:t>.</w:t>
            </w:r>
            <w:r w:rsidR="19B69322" w:rsidRPr="001C1618">
              <w:t>.</w:t>
            </w:r>
            <w:r w:rsidR="00591356" w:rsidRPr="001C1618">
              <w:t xml:space="preserve"> </w:t>
            </w:r>
            <w:r w:rsidR="00FE5D75" w:rsidRPr="00852E11">
              <w:t>T</w:t>
            </w:r>
            <w:r w:rsidR="00591356" w:rsidRPr="00B83615">
              <w:rPr>
                <w:rStyle w:val="VodilnistavekBoldpoudarekNAPOVED"/>
                <w:b w:val="0"/>
              </w:rPr>
              <w:t>ekoče bruto varčevanje gospodinjstev</w:t>
            </w:r>
            <w:r w:rsidR="69358D1D" w:rsidRPr="00B83615">
              <w:rPr>
                <w:rStyle w:val="VodilnistavekBoldpoudarekNAPOVED"/>
                <w:b w:val="0"/>
              </w:rPr>
              <w:t xml:space="preserve"> </w:t>
            </w:r>
            <w:r w:rsidR="00591356" w:rsidRPr="00B83615" w:rsidDel="00591356">
              <w:rPr>
                <w:rStyle w:val="VodilnistavekBoldpoudarekNAPOVED"/>
                <w:b w:val="0"/>
              </w:rPr>
              <w:t>(</w:t>
            </w:r>
            <w:r w:rsidR="00591356" w:rsidRPr="00B83615">
              <w:rPr>
                <w:rStyle w:val="VodilnistavekBoldpoudarekNAPOVED"/>
                <w:b w:val="0"/>
              </w:rPr>
              <w:t>kot razlika med razpoložljivim dohodkom in potrošnjo</w:t>
            </w:r>
            <w:r w:rsidR="00591356" w:rsidRPr="00B83615" w:rsidDel="00591356">
              <w:rPr>
                <w:rStyle w:val="VodilnistavekBoldpoudarekNAPOVED"/>
                <w:b w:val="0"/>
              </w:rPr>
              <w:t>)</w:t>
            </w:r>
            <w:r w:rsidR="00591356" w:rsidRPr="00B83615">
              <w:rPr>
                <w:rStyle w:val="VodilnistavekBoldpoudarekNAPOVED"/>
                <w:b w:val="0"/>
              </w:rPr>
              <w:t xml:space="preserve"> </w:t>
            </w:r>
            <w:r w:rsidR="458455D8" w:rsidRPr="00B83615">
              <w:rPr>
                <w:rStyle w:val="VodilnistavekBoldpoudarekNAPOVED"/>
                <w:b w:val="0"/>
              </w:rPr>
              <w:t xml:space="preserve">se je v letu 2020 </w:t>
            </w:r>
            <w:r w:rsidR="00591356" w:rsidRPr="00B83615">
              <w:rPr>
                <w:rStyle w:val="VodilnistavekBoldpoudarekNAPOVED"/>
                <w:b w:val="0"/>
              </w:rPr>
              <w:t xml:space="preserve">skoraj podvojilo s 3,9 mrd € na 7,6 mrd </w:t>
            </w:r>
            <w:r w:rsidR="00591356" w:rsidRPr="394A7773">
              <w:rPr>
                <w:rStyle w:val="VodilnistavekBoldpoudarekNAPOVED"/>
                <w:b w:val="0"/>
              </w:rPr>
              <w:t>€</w:t>
            </w:r>
            <w:r w:rsidR="004D1D85">
              <w:rPr>
                <w:rStyle w:val="VodilnistavekBoldpoudarekNAPOVED"/>
                <w:b w:val="0"/>
              </w:rPr>
              <w:t>.</w:t>
            </w:r>
            <w:r w:rsidR="00591356" w:rsidRPr="00852E11">
              <w:rPr>
                <w:rStyle w:val="FootnoteReference"/>
              </w:rPr>
              <w:footnoteReference w:id="32"/>
            </w:r>
            <w:r w:rsidR="00591356" w:rsidRPr="00852E11">
              <w:rPr>
                <w:b/>
              </w:rPr>
              <w:t xml:space="preserve"> </w:t>
            </w:r>
            <w:r w:rsidR="00591356" w:rsidRPr="00852E11">
              <w:t>To se kaže tudi v povečanem stanju gotovine in vlog gospodinjstev</w:t>
            </w:r>
            <w:r w:rsidR="138E61D1" w:rsidRPr="00852E11">
              <w:t xml:space="preserve"> </w:t>
            </w:r>
            <w:r w:rsidR="00F06A3A" w:rsidRPr="00B83615">
              <w:t>na</w:t>
            </w:r>
            <w:r w:rsidR="138E61D1" w:rsidRPr="00852E11">
              <w:t xml:space="preserve"> bankah</w:t>
            </w:r>
            <w:r w:rsidR="00591356" w:rsidRPr="00852E11">
              <w:t>, ki se je v letu 2020 okrepilo za več kot 2 mrd €</w:t>
            </w:r>
            <w:r w:rsidR="55F383ED" w:rsidRPr="00852E11">
              <w:t>,</w:t>
            </w:r>
            <w:r w:rsidR="00591356" w:rsidRPr="00852E11">
              <w:t xml:space="preserve"> </w:t>
            </w:r>
            <w:r w:rsidR="34AD45DF" w:rsidRPr="00B83615">
              <w:t>na</w:t>
            </w:r>
            <w:r w:rsidR="00591356" w:rsidRPr="00B83615">
              <w:t xml:space="preserve"> skoraj 23 mrd €</w:t>
            </w:r>
            <w:r w:rsidR="34AD45DF" w:rsidRPr="00B83615">
              <w:t xml:space="preserve"> ob koncu leta</w:t>
            </w:r>
            <w:r w:rsidR="00591356" w:rsidRPr="00B83615">
              <w:t>.</w:t>
            </w:r>
          </w:p>
          <w:p w14:paraId="46887D7F" w14:textId="77777777" w:rsidR="00591356" w:rsidRDefault="00591356" w:rsidP="001115F7">
            <w:pPr>
              <w:pStyle w:val="BesediloNAPOVED"/>
            </w:pPr>
          </w:p>
          <w:p w14:paraId="7D433D69" w14:textId="33528F73" w:rsidR="00591356" w:rsidRPr="001C1618" w:rsidRDefault="00F86A4F" w:rsidP="001115F7">
            <w:pPr>
              <w:pStyle w:val="BesediloNAPOVED"/>
            </w:pPr>
            <w:r>
              <w:rPr>
                <w:rStyle w:val="VodilnistavekBoldpoudarekNAPOVED"/>
              </w:rPr>
              <w:t>O</w:t>
            </w:r>
            <w:r w:rsidR="00591356" w:rsidRPr="00273425">
              <w:rPr>
                <w:rStyle w:val="VodilnistavekBoldpoudarekNAPOVED"/>
              </w:rPr>
              <w:t xml:space="preserve">cenjujemo, da bo </w:t>
            </w:r>
            <w:r w:rsidR="00A27583">
              <w:rPr>
                <w:rStyle w:val="VodilnistavekBoldpoudarekNAPOVED"/>
              </w:rPr>
              <w:t xml:space="preserve">stopnja varčevanja </w:t>
            </w:r>
            <w:ins w:id="89" w:author="Nataša Todorović Jemec" w:date="2021-09-14T07:55:00Z">
              <w:r w:rsidR="005C2A11">
                <w:rPr>
                  <w:rStyle w:val="VodilnistavekBoldpoudarekNAPOVED"/>
                </w:rPr>
                <w:t xml:space="preserve">letos </w:t>
              </w:r>
            </w:ins>
            <w:r w:rsidR="004273A9">
              <w:rPr>
                <w:rStyle w:val="VodilnistavekBoldpoudarekNAPOVED"/>
              </w:rPr>
              <w:t>ostala na višji ravni kot pred epidemijo,</w:t>
            </w:r>
            <w:r w:rsidR="00357583">
              <w:rPr>
                <w:rStyle w:val="VodilnistavekBoldpoudarekNAPOVED"/>
              </w:rPr>
              <w:t xml:space="preserve"> kar je </w:t>
            </w:r>
            <w:r w:rsidR="002D63F1">
              <w:rPr>
                <w:rStyle w:val="VodilnistavekBoldpoudarekNAPOVED"/>
              </w:rPr>
              <w:t>posledica različnih dejavnikov</w:t>
            </w:r>
            <w:r w:rsidR="00591356" w:rsidRPr="001C1618">
              <w:t>:</w:t>
            </w:r>
          </w:p>
          <w:p w14:paraId="1797E1E7" w14:textId="77777777" w:rsidR="00591356" w:rsidRPr="001C1618" w:rsidRDefault="00591356" w:rsidP="001115F7">
            <w:pPr>
              <w:pStyle w:val="BesediloNAPOVED"/>
            </w:pPr>
          </w:p>
          <w:p w14:paraId="7B8CCA45" w14:textId="77777777" w:rsidR="00D2107C" w:rsidRDefault="30A82847" w:rsidP="000A0AA1">
            <w:pPr>
              <w:pStyle w:val="BesediloNAPOVED"/>
              <w:numPr>
                <w:ilvl w:val="0"/>
                <w:numId w:val="26"/>
              </w:numPr>
            </w:pPr>
            <w:r>
              <w:t>Čeprav</w:t>
            </w:r>
            <w:r w:rsidR="00591356" w:rsidRPr="001C1618">
              <w:t xml:space="preserve"> se je negotovost nekoliko zmanjšala, ostaja višja kot pred epidemijo</w:t>
            </w:r>
            <w:r w:rsidR="00506FF8">
              <w:t>.</w:t>
            </w:r>
            <w:r w:rsidR="00591356" w:rsidRPr="001C1618">
              <w:t xml:space="preserve"> </w:t>
            </w:r>
          </w:p>
          <w:p w14:paraId="2130B2D0" w14:textId="6A4BDDE7" w:rsidR="000A0AA1" w:rsidRPr="001C1618" w:rsidRDefault="000A0AA1" w:rsidP="00D2107C">
            <w:pPr>
              <w:pStyle w:val="BesediloNAPOVED"/>
              <w:ind w:left="720"/>
            </w:pPr>
          </w:p>
          <w:p w14:paraId="00C10043" w14:textId="37B32532" w:rsidR="00CA7BA4" w:rsidRDefault="00CA7BA4" w:rsidP="00CA7BA4">
            <w:pPr>
              <w:pStyle w:val="BesediloNAPOVED"/>
              <w:numPr>
                <w:ilvl w:val="0"/>
                <w:numId w:val="26"/>
              </w:numPr>
            </w:pPr>
            <w:r w:rsidRPr="001C1618">
              <w:t>Varčevanje so lani povečevala predvsem gospodinjstva z višjimi dohodki</w:t>
            </w:r>
            <w:r>
              <w:t xml:space="preserve"> </w:t>
            </w:r>
            <w:r w:rsidRPr="7D274ACD">
              <w:rPr>
                <w:color w:val="2B579A"/>
              </w:rPr>
              <w:fldChar w:fldCharType="begin"/>
            </w:r>
            <w:r w:rsidR="00EF5A85">
              <w:instrText xml:space="preserve"> ADDIN ZOTERO_ITEM CSL_CITATION {"citationID":"hOMAD0FZ","properties":{"formattedCitation":"(EK, 2021b)","plainCitation":"(EK, 2021b)","noteIndex":0},"citationItems":[{"id":274,"uris":["http://zotero.org/groups/4141114/items/U6QI774E"],"uri":["http://zotero.org/groups/4141114/items/U6QI774E"],"itemData":{"id":274,"type":"report","event-place":"Luksemburg","genre":"Institutional Paper","language":"en","number":"149","publisher":"Evropska komisija, Generalni direktorat za gospodarske in finančne zadeve","publisher-place":"Luksemburg","source":"DOI.org (CSL JSON)","title":"European economic forecast: Spring 2021","title-short":"European economic forecast","URL":"https://data.europa.eu/doi/10.2765/66679","author":[{"literal":"EK"}],"accessed":{"date-parts":[["2021",8,17]]},"issued":{"date-parts":[["2021"]]}}}],"schema":"https://github.com/citation-style-language/schema/raw/master/csl-citation.json"} </w:instrText>
            </w:r>
            <w:r w:rsidRPr="7D274ACD">
              <w:rPr>
                <w:color w:val="2B579A"/>
              </w:rPr>
              <w:fldChar w:fldCharType="separate"/>
            </w:r>
            <w:r w:rsidR="00915CA6" w:rsidRPr="00915CA6">
              <w:rPr>
                <w:rFonts w:cs="Arial"/>
              </w:rPr>
              <w:t>(EK, 2021b)</w:t>
            </w:r>
            <w:r w:rsidRPr="7D274ACD">
              <w:rPr>
                <w:color w:val="2B579A"/>
              </w:rPr>
              <w:fldChar w:fldCharType="end"/>
            </w:r>
            <w:r w:rsidRPr="001C1618">
              <w:t xml:space="preserve">, ki imajo nižjo nagnjenost k potrošnji, poleg tega lahko ta gospodinjstva visoko </w:t>
            </w:r>
            <w:r>
              <w:t>tekočo</w:t>
            </w:r>
            <w:r w:rsidRPr="001C1618">
              <w:t xml:space="preserve"> potrošnjo financirajo iz tekočih dohodkov.</w:t>
            </w:r>
          </w:p>
          <w:p w14:paraId="0A2D2DA8" w14:textId="77777777" w:rsidR="00591356" w:rsidRPr="001C1618" w:rsidRDefault="00591356" w:rsidP="001115F7">
            <w:pPr>
              <w:pStyle w:val="BesediloNAPOVED"/>
              <w:ind w:left="720"/>
            </w:pPr>
          </w:p>
          <w:p w14:paraId="023D3EE8" w14:textId="18EC1D4C" w:rsidR="00591356" w:rsidRPr="001C1618" w:rsidRDefault="00591356" w:rsidP="001115F7">
            <w:pPr>
              <w:pStyle w:val="BesediloNAPOVED"/>
              <w:numPr>
                <w:ilvl w:val="0"/>
                <w:numId w:val="26"/>
              </w:numPr>
            </w:pPr>
            <w:r w:rsidRPr="001C1618">
              <w:t xml:space="preserve">Velik del lanskega zmanjšanja zasebne potrošnje je bil posledica manjše potrošnje gospodinjstev za storitve, ki pa jih </w:t>
            </w:r>
            <w:r w:rsidR="004224FD">
              <w:t>je</w:t>
            </w:r>
            <w:r w:rsidRPr="001C1618">
              <w:t xml:space="preserve"> težko v celoti nadoknadi</w:t>
            </w:r>
            <w:r w:rsidR="004224FD">
              <w:t>ti</w:t>
            </w:r>
            <w:r w:rsidRPr="001C1618">
              <w:t xml:space="preserve"> (frizerji, restavracije, koncerti, izleti, potovanja</w:t>
            </w:r>
            <w:r>
              <w:t xml:space="preserve"> ipd.</w:t>
            </w:r>
            <w:r w:rsidRPr="001C1618">
              <w:t>). Potrošnja za trajne dobrine</w:t>
            </w:r>
            <w:r w:rsidR="007B081A">
              <w:t xml:space="preserve">, ki </w:t>
            </w:r>
            <w:r w:rsidR="00B308B5">
              <w:t>jo je lažje nadomestiti,</w:t>
            </w:r>
            <w:r w:rsidRPr="001C1618">
              <w:t xml:space="preserve"> se je namreč po močnem zmanjšanju v prvi polovici leta</w:t>
            </w:r>
            <w:r>
              <w:t xml:space="preserve"> 2020 lansko </w:t>
            </w:r>
            <w:r w:rsidRPr="001C1618">
              <w:t>poletje močneje okrepil</w:t>
            </w:r>
            <w:r>
              <w:t>a</w:t>
            </w:r>
            <w:r w:rsidRPr="001C1618">
              <w:t xml:space="preserve">. </w:t>
            </w:r>
          </w:p>
          <w:p w14:paraId="02A2F897" w14:textId="77777777" w:rsidR="00591356" w:rsidRPr="001C1618" w:rsidRDefault="00591356" w:rsidP="001115F7">
            <w:pPr>
              <w:pStyle w:val="BesediloNAPOVED"/>
            </w:pPr>
          </w:p>
          <w:p w14:paraId="18626CB1" w14:textId="3F8205E7" w:rsidR="00591356" w:rsidRPr="001C1618" w:rsidRDefault="00591356" w:rsidP="001115F7">
            <w:pPr>
              <w:pStyle w:val="BesediloNAPOVED"/>
              <w:numPr>
                <w:ilvl w:val="0"/>
                <w:numId w:val="26"/>
              </w:numPr>
            </w:pPr>
            <w:r w:rsidRPr="001C1618">
              <w:rPr>
                <w:rStyle w:val="jlqj4b"/>
              </w:rPr>
              <w:t>Podatki kažejo, da je nagnjenost k trošenju iz prihrankov (ali premoženja) nižja kot iz dodatnega dohodka</w:t>
            </w:r>
            <w:r>
              <w:rPr>
                <w:rStyle w:val="jlqj4b"/>
              </w:rPr>
              <w:t xml:space="preserve"> </w:t>
            </w:r>
            <w:r>
              <w:rPr>
                <w:rStyle w:val="jlqj4b"/>
              </w:rPr>
              <w:fldChar w:fldCharType="begin"/>
            </w:r>
            <w:r w:rsidR="00EF5A85">
              <w:rPr>
                <w:rStyle w:val="jlqj4b"/>
              </w:rPr>
              <w:instrText xml:space="preserve"> ADDIN ZOTERO_ITEM CSL_CITATION {"citationID":"pHtcXg9E","properties":{"formattedCitation":"(de Bondt idr., 2019)","plainCitation":"(de Bondt idr., 2019)","noteIndex":0},"citationItems":[{"id":346,"uris":["http://zotero.org/groups/4141114/items/JYP8T7DC"],"uri":["http://zotero.org/groups/4141114/items/JYP8T7DC"],"itemData":{"id":346,"type":"article-journal","container-title":"ECB Working Paper Series","issue":"2434","source":"Google Scholar","title":"Disaggregate income and wealth effects in the largest euro area countries","URL":"https://www.ecb.europa.eu/pub/pdf/scpwps/ecb.wp2343~8a1d3cdd68.en.pdf","author":[{"family":"Bondt","given":"Gabe","non-dropping-particle":"de"},{"family":"Gieseck","given":"Arne"},{"family":"Herrero","given":"Pablo"},{"family":"Zekaite","given":"Zivile"}],"issued":{"date-parts":[["2019"]]}}}],"schema":"https://github.com/citation-style-language/schema/raw/master/csl-citation.json"} </w:instrText>
            </w:r>
            <w:r>
              <w:rPr>
                <w:rStyle w:val="jlqj4b"/>
              </w:rPr>
              <w:fldChar w:fldCharType="separate"/>
            </w:r>
            <w:r w:rsidRPr="006A2947">
              <w:rPr>
                <w:rFonts w:cs="Arial"/>
              </w:rPr>
              <w:t xml:space="preserve">(de </w:t>
            </w:r>
            <w:proofErr w:type="spellStart"/>
            <w:r w:rsidRPr="006A2947">
              <w:rPr>
                <w:rFonts w:cs="Arial"/>
              </w:rPr>
              <w:t>Bondt</w:t>
            </w:r>
            <w:proofErr w:type="spellEnd"/>
            <w:r w:rsidRPr="006A2947">
              <w:rPr>
                <w:rFonts w:cs="Arial"/>
              </w:rPr>
              <w:t xml:space="preserve"> idr., 2019)</w:t>
            </w:r>
            <w:r>
              <w:rPr>
                <w:rStyle w:val="jlqj4b"/>
              </w:rPr>
              <w:fldChar w:fldCharType="end"/>
            </w:r>
            <w:r w:rsidRPr="001C1618">
              <w:t xml:space="preserve">. </w:t>
            </w:r>
          </w:p>
          <w:p w14:paraId="12F08776" w14:textId="2E417E45" w:rsidR="00591356" w:rsidRDefault="00591356" w:rsidP="001115F7">
            <w:pPr>
              <w:pStyle w:val="BesediloNAPOVED"/>
              <w:ind w:left="720"/>
              <w:rPr>
                <w:ins w:id="90" w:author="Nataša Todorović Jemec" w:date="2021-09-13T15:05:00Z"/>
              </w:rPr>
            </w:pPr>
          </w:p>
          <w:p w14:paraId="0DE3B9D9" w14:textId="689A87DD" w:rsidR="00D25BB2" w:rsidRDefault="00D25BB2" w:rsidP="00D25BB2">
            <w:pPr>
              <w:pStyle w:val="BesediloNAPOVED"/>
              <w:numPr>
                <w:ilvl w:val="0"/>
                <w:numId w:val="26"/>
              </w:numPr>
              <w:rPr>
                <w:ins w:id="91" w:author="Nataša Todorović Jemec" w:date="2021-09-13T15:05:00Z"/>
              </w:rPr>
            </w:pPr>
            <w:ins w:id="92" w:author="Nataša Todorović Jemec" w:date="2021-09-13T15:05:00Z">
              <w:r w:rsidRPr="001C1618">
                <w:t xml:space="preserve">Del </w:t>
              </w:r>
              <w:r>
                <w:t>lani ustvarjenih</w:t>
              </w:r>
              <w:r w:rsidRPr="001C1618">
                <w:t xml:space="preserve"> prihrankov </w:t>
              </w:r>
              <w:r>
                <w:t xml:space="preserve">se </w:t>
              </w:r>
              <w:r w:rsidRPr="001C1618">
                <w:t>bo</w:t>
              </w:r>
              <w:r>
                <w:t xml:space="preserve"> verjetno</w:t>
              </w:r>
              <w:r w:rsidRPr="001C1618">
                <w:t xml:space="preserve"> </w:t>
              </w:r>
              <w:r>
                <w:t>namenil za</w:t>
              </w:r>
              <w:r w:rsidRPr="001C1618">
                <w:t xml:space="preserve"> poplačilo dolgov, nakupe delnic in nepremičnin (tudi ker so banke s 1.4. oz. 1.6.2021 uvedle ležarine za fizične osebe za visoka stanja na računih). Povečano povpraševanje na nepremičninskem trgu ni zamrlo niti med epidemijo. Podatki o cenah nepremičnin kažejo na nadaljnjo rast povprečne cene stanovanjskih nepremičnin tudi v letu 2020, ki se je sicer glede na rast</w:t>
              </w:r>
              <w:r>
                <w:t>i</w:t>
              </w:r>
              <w:r w:rsidRPr="001C1618">
                <w:t xml:space="preserve"> v letih 2018 in 2019 nekoliko umirila.</w:t>
              </w:r>
              <w:r>
                <w:t xml:space="preserve"> Tudi obeti za večje nakupe kažejo, da </w:t>
              </w:r>
              <w:r w:rsidRPr="001C1618">
                <w:t>preference potrošnikov glede nakupa ali gradnje ter izboljšav stanovanj v prihodnjih 12 mesecih</w:t>
              </w:r>
              <w:r>
                <w:t xml:space="preserve"> ostajajo visoke</w:t>
              </w:r>
              <w:r w:rsidRPr="001C1618">
                <w:t>, kar povečuje investicije in ne zasebn</w:t>
              </w:r>
              <w:r>
                <w:t>e</w:t>
              </w:r>
              <w:r w:rsidRPr="001C1618">
                <w:t xml:space="preserve"> potrošnj</w:t>
              </w:r>
              <w:r>
                <w:t>e.</w:t>
              </w:r>
            </w:ins>
            <w:ins w:id="93" w:author="Nataša Todorović Jemec" w:date="2021-09-14T07:56:00Z">
              <w:r w:rsidR="005C2A11">
                <w:rPr>
                  <w:rStyle w:val="FootnoteReference"/>
                </w:rPr>
                <w:footnoteReference w:id="33"/>
              </w:r>
            </w:ins>
          </w:p>
          <w:p w14:paraId="2195E0F4" w14:textId="77777777" w:rsidR="00D25BB2" w:rsidRPr="001C1618" w:rsidRDefault="00D25BB2" w:rsidP="001115F7">
            <w:pPr>
              <w:pStyle w:val="BesediloNAPOVED"/>
              <w:ind w:left="720"/>
            </w:pPr>
          </w:p>
          <w:p w14:paraId="0241F058" w14:textId="0CCC28A1" w:rsidR="00591356" w:rsidRDefault="00E1614C" w:rsidP="001115F7">
            <w:pPr>
              <w:pStyle w:val="BesediloNAPOVED"/>
              <w:numPr>
                <w:ilvl w:val="0"/>
                <w:numId w:val="26"/>
              </w:numPr>
            </w:pPr>
            <w:r>
              <w:t>T</w:t>
            </w:r>
            <w:r w:rsidR="00591356">
              <w:t>rošenj</w:t>
            </w:r>
            <w:r>
              <w:t>e</w:t>
            </w:r>
            <w:r w:rsidR="00591356">
              <w:t xml:space="preserve"> presežnih prihrankov </w:t>
            </w:r>
            <w:r>
              <w:t>bi</w:t>
            </w:r>
            <w:r w:rsidR="00591356">
              <w:t xml:space="preserve"> lahko </w:t>
            </w:r>
            <w:r>
              <w:t>omejeval</w:t>
            </w:r>
            <w:r w:rsidR="00591356">
              <w:t xml:space="preserve"> tudi učinek </w:t>
            </w:r>
            <w:proofErr w:type="spellStart"/>
            <w:r w:rsidR="00591356">
              <w:t>rikardijanske</w:t>
            </w:r>
            <w:proofErr w:type="spellEnd"/>
            <w:r w:rsidR="00591356">
              <w:t xml:space="preserve"> ekvivalence, po kateri gospodinjstva manj trošijo v sedanjosti, ker pričakujejo višje davke v prihodnosti. </w:t>
            </w:r>
            <w:r w:rsidR="00591356">
              <w:lastRenderedPageBreak/>
              <w:t>V</w:t>
            </w:r>
            <w:r w:rsidR="00591356" w:rsidRPr="001C1618">
              <w:t xml:space="preserve">ladni ukrepi za omilitev izpada dohodka zaradi posledic </w:t>
            </w:r>
            <w:r w:rsidR="00CB2E2F">
              <w:t>covida</w:t>
            </w:r>
            <w:r w:rsidR="00591356" w:rsidRPr="001C1618">
              <w:t>-19</w:t>
            </w:r>
            <w:r w:rsidR="00591356">
              <w:t xml:space="preserve"> so bili namreč v večini financirani s povečanim javnim dolgom, ki ga bo treba v prihodnosti zmanjšati </w:t>
            </w:r>
            <w:r w:rsidR="00591356" w:rsidRPr="7D274ACD">
              <w:rPr>
                <w:color w:val="2B579A"/>
              </w:rPr>
              <w:fldChar w:fldCharType="begin"/>
            </w:r>
            <w:r w:rsidR="00EF5A85">
              <w:instrText xml:space="preserve"> ADDIN ZOTERO_ITEM CSL_CITATION {"citationID":"efX9mIDk","properties":{"formattedCitation":"(ECB, 2021b)","plainCitation":"(ECB, 2021b)","noteIndex":0},"citationItems":[{"id":276,"uris":["http://zotero.org/groups/4141114/items/GID5JSEX"],"uri":["http://zotero.org/groups/4141114/items/GID5JSEX"],"itemData":{"id":276,"type":"report","abstract":"Economic activity At the global level, the recovery momentum remains solid amid continued supply constraints. The Purchasing Managers’ Index data for June show historically high levels for the second quarter of 2021 as a whole. At the same time, the growth momentum slowed somewhat in June because activity normalised to some extent in several key economies. Trade in goods remains robust despite increasing headwinds from supply bottlenecks. With respect to global inflation developments, price pressures increased further, driven largely by transitory factors such as base effects and pandemic-related supply constraints. Looking ahead, pandemic developments continue to be a source of uncertainty for the global economic recovery and may lead to an increasingly uneven growth path across countries.","event-place":"Frankfurt am Main","language":"en","number":"5","publisher":"Evropska centralna banka","publisher-place":"Frankfurt am Main","source":"Zotero","title":"ECB Economic Bulletin","URL":"https://www.ecb.europa.eu/pub/pdf/ecbu/eb202105.en.pdf","author":[{"family":"ECB","given":""}],"issued":{"date-parts":[["2021"]]}}}],"schema":"https://github.com/citation-style-language/schema/raw/master/csl-citation.json"} </w:instrText>
            </w:r>
            <w:r w:rsidR="00591356" w:rsidRPr="7D274ACD">
              <w:rPr>
                <w:color w:val="2B579A"/>
              </w:rPr>
              <w:fldChar w:fldCharType="separate"/>
            </w:r>
            <w:r w:rsidR="00591356" w:rsidRPr="0024340C">
              <w:rPr>
                <w:rFonts w:cs="Arial"/>
              </w:rPr>
              <w:t>(ECB, 2021b)</w:t>
            </w:r>
            <w:r w:rsidR="00591356" w:rsidRPr="7D274ACD">
              <w:rPr>
                <w:color w:val="2B579A"/>
              </w:rPr>
              <w:fldChar w:fldCharType="end"/>
            </w:r>
            <w:r w:rsidR="00591356">
              <w:t>.</w:t>
            </w:r>
          </w:p>
          <w:p w14:paraId="36AE123F" w14:textId="77777777" w:rsidR="00591356" w:rsidRDefault="00591356" w:rsidP="001115F7">
            <w:pPr>
              <w:pStyle w:val="BesediloNAPOVED"/>
              <w:ind w:left="720"/>
            </w:pPr>
          </w:p>
          <w:p w14:paraId="4EFED028" w14:textId="2CDD0478" w:rsidR="00591356" w:rsidRPr="00DA2F12" w:rsidRDefault="00591356" w:rsidP="001115F7">
            <w:pPr>
              <w:pStyle w:val="BesediloNAPOVED"/>
              <w:numPr>
                <w:ilvl w:val="0"/>
                <w:numId w:val="26"/>
              </w:numPr>
            </w:pPr>
            <w:r w:rsidRPr="00EB3398">
              <w:t xml:space="preserve">Podaljšanje veljavnosti lanskih turističnih bonov in uvedba letošnjih bonov </w:t>
            </w:r>
            <w:r w:rsidRPr="00DA2F12">
              <w:t xml:space="preserve">z namenom </w:t>
            </w:r>
            <w:r w:rsidR="002A1118">
              <w:t>ublažitve</w:t>
            </w:r>
            <w:r w:rsidR="002A1118" w:rsidRPr="00DA2F12">
              <w:t xml:space="preserve"> </w:t>
            </w:r>
            <w:r w:rsidRPr="00DA2F12">
              <w:t>posledic epidemije v gostinstvu, turizmu, športu in kulturi</w:t>
            </w:r>
            <w:r w:rsidRPr="00EB3398">
              <w:t xml:space="preserve">, ki jih je </w:t>
            </w:r>
            <w:r w:rsidR="00FA553F">
              <w:t>treba</w:t>
            </w:r>
            <w:r w:rsidR="00FA553F" w:rsidRPr="00EB3398">
              <w:t xml:space="preserve"> </w:t>
            </w:r>
            <w:r w:rsidRPr="00EB3398">
              <w:t>letos potrošiti</w:t>
            </w:r>
            <w:r>
              <w:t>,</w:t>
            </w:r>
            <w:r w:rsidRPr="00EB3398">
              <w:t xml:space="preserve"> v določeni meri </w:t>
            </w:r>
            <w:r w:rsidR="6ECA3A12">
              <w:t xml:space="preserve">nadomeščata </w:t>
            </w:r>
            <w:r w:rsidRPr="00EB3398">
              <w:t xml:space="preserve">potrošnjo iz tekočih dohodkov ali </w:t>
            </w:r>
            <w:r>
              <w:t xml:space="preserve">preteklega </w:t>
            </w:r>
            <w:r w:rsidRPr="00EB3398">
              <w:t>varčevanja.</w:t>
            </w:r>
          </w:p>
          <w:p w14:paraId="20847423" w14:textId="77777777" w:rsidR="00591356" w:rsidRDefault="00591356" w:rsidP="001115F7">
            <w:pPr>
              <w:pStyle w:val="BesediloNAPOVED"/>
              <w:ind w:left="720"/>
            </w:pPr>
          </w:p>
          <w:tbl>
            <w:tblPr>
              <w:tblStyle w:val="TableGrid"/>
              <w:tblW w:w="8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8"/>
              <w:gridCol w:w="4388"/>
            </w:tblGrid>
            <w:tr w:rsidR="00591356" w:rsidRPr="00C77B9A" w14:paraId="5B0155CC" w14:textId="77777777" w:rsidTr="001115F7">
              <w:tc>
                <w:tcPr>
                  <w:tcW w:w="4391" w:type="dxa"/>
                </w:tcPr>
                <w:p w14:paraId="146821E2" w14:textId="29BC9DF3" w:rsidR="00591356" w:rsidRPr="004115F7" w:rsidRDefault="00591356" w:rsidP="004115F7">
                  <w:pPr>
                    <w:pStyle w:val="Caption"/>
                  </w:pPr>
                  <w:r w:rsidRPr="004115F7">
                    <w:t xml:space="preserve">Slika </w:t>
                  </w:r>
                  <w:r w:rsidRPr="004115F7">
                    <w:fldChar w:fldCharType="begin"/>
                  </w:r>
                  <w:r w:rsidRPr="004115F7">
                    <w:instrText xml:space="preserve"> SEQ Slika \* ARABIC </w:instrText>
                  </w:r>
                  <w:r w:rsidRPr="004115F7">
                    <w:fldChar w:fldCharType="separate"/>
                  </w:r>
                  <w:r w:rsidR="00C30FBD">
                    <w:t>22</w:t>
                  </w:r>
                  <w:r w:rsidRPr="004115F7">
                    <w:fldChar w:fldCharType="end"/>
                  </w:r>
                  <w:r w:rsidRPr="004115F7">
                    <w:t>: Varčujejo predvsem gospodinjstva z višjimi dohodki, ki imajo manjšo nagnjenost k trošenju</w:t>
                  </w:r>
                </w:p>
                <w:p w14:paraId="79E8934B" w14:textId="77777777" w:rsidR="00591356" w:rsidRPr="004115F7" w:rsidRDefault="00591356" w:rsidP="004115F7">
                  <w:pPr>
                    <w:pStyle w:val="Caption"/>
                  </w:pPr>
                </w:p>
                <w:p w14:paraId="266FD244" w14:textId="77777777" w:rsidR="00591356" w:rsidRPr="004115F7" w:rsidRDefault="00591356" w:rsidP="004115F7">
                  <w:pPr>
                    <w:pStyle w:val="Caption"/>
                  </w:pPr>
                  <w:r w:rsidRPr="004115F7">
                    <w:drawing>
                      <wp:inline distT="0" distB="0" distL="0" distR="0" wp14:anchorId="1DBEC21D" wp14:editId="3A29845D">
                        <wp:extent cx="2730918" cy="2232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30918" cy="2232000"/>
                                </a:xfrm>
                                <a:prstGeom prst="rect">
                                  <a:avLst/>
                                </a:prstGeom>
                                <a:noFill/>
                                <a:ln>
                                  <a:noFill/>
                                </a:ln>
                              </pic:spPr>
                            </pic:pic>
                          </a:graphicData>
                        </a:graphic>
                      </wp:inline>
                    </w:drawing>
                  </w:r>
                </w:p>
              </w:tc>
              <w:tc>
                <w:tcPr>
                  <w:tcW w:w="4385" w:type="dxa"/>
                </w:tcPr>
                <w:p w14:paraId="2AE24123" w14:textId="2FE0190B" w:rsidR="00591356" w:rsidRPr="004115F7" w:rsidRDefault="00591356" w:rsidP="004115F7">
                  <w:pPr>
                    <w:pStyle w:val="Caption"/>
                  </w:pPr>
                  <w:r w:rsidRPr="004115F7">
                    <w:t xml:space="preserve">Slika </w:t>
                  </w:r>
                  <w:r w:rsidRPr="004115F7">
                    <w:fldChar w:fldCharType="begin"/>
                  </w:r>
                  <w:r w:rsidRPr="004115F7">
                    <w:instrText xml:space="preserve"> SEQ Slika \* ARABIC </w:instrText>
                  </w:r>
                  <w:r w:rsidRPr="004115F7">
                    <w:fldChar w:fldCharType="separate"/>
                  </w:r>
                  <w:r w:rsidR="00C30FBD">
                    <w:t>23</w:t>
                  </w:r>
                  <w:r w:rsidRPr="004115F7">
                    <w:fldChar w:fldCharType="end"/>
                  </w:r>
                  <w:r w:rsidRPr="004115F7">
                    <w:t xml:space="preserve">: </w:t>
                  </w:r>
                  <w:r w:rsidR="004172DD" w:rsidRPr="004115F7">
                    <w:t>T</w:t>
                  </w:r>
                  <w:r w:rsidRPr="004115F7">
                    <w:t xml:space="preserve">udi v letošnjem letu ostajajo visoke preference potrošnikov glede </w:t>
                  </w:r>
                  <w:r w:rsidR="00F02CD0" w:rsidRPr="004115F7">
                    <w:t>stanovanjskih investicij</w:t>
                  </w:r>
                  <w:r w:rsidRPr="004115F7" w:rsidDel="001A25E6">
                    <w:t xml:space="preserve"> </w:t>
                  </w:r>
                </w:p>
                <w:p w14:paraId="44E9ABAA" w14:textId="629B5C13" w:rsidR="00591356" w:rsidRPr="004115F7" w:rsidRDefault="00591356" w:rsidP="004115F7">
                  <w:pPr>
                    <w:pStyle w:val="Caption"/>
                  </w:pPr>
                </w:p>
                <w:p w14:paraId="536B6B54" w14:textId="77777777" w:rsidR="00591356" w:rsidRPr="004115F7" w:rsidRDefault="00591356" w:rsidP="004115F7">
                  <w:pPr>
                    <w:pStyle w:val="Caption"/>
                  </w:pPr>
                  <w:r w:rsidRPr="004115F7">
                    <w:drawing>
                      <wp:inline distT="0" distB="0" distL="0" distR="0" wp14:anchorId="65C7B59B" wp14:editId="398EE2A3">
                        <wp:extent cx="2730918" cy="22320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30918" cy="2232000"/>
                                </a:xfrm>
                                <a:prstGeom prst="rect">
                                  <a:avLst/>
                                </a:prstGeom>
                                <a:noFill/>
                                <a:ln>
                                  <a:noFill/>
                                </a:ln>
                              </pic:spPr>
                            </pic:pic>
                          </a:graphicData>
                        </a:graphic>
                      </wp:inline>
                    </w:drawing>
                  </w:r>
                </w:p>
              </w:tc>
            </w:tr>
          </w:tbl>
          <w:p w14:paraId="5D455C9B" w14:textId="77777777" w:rsidR="00591356" w:rsidRPr="001C1618" w:rsidRDefault="00591356" w:rsidP="001115F7">
            <w:pPr>
              <w:pStyle w:val="BesediloNAPOVED"/>
              <w:rPr>
                <w:bCs/>
              </w:rPr>
            </w:pPr>
          </w:p>
          <w:p w14:paraId="48FE9CEB" w14:textId="42C6BCBE" w:rsidR="00591356" w:rsidRPr="001C1618" w:rsidRDefault="7A6B7047" w:rsidP="001115F7">
            <w:pPr>
              <w:pStyle w:val="BesediloNAPOVED"/>
            </w:pPr>
            <w:r w:rsidRPr="00BA74D0">
              <w:rPr>
                <w:rStyle w:val="VodilnistavekBoldpoudarekNAPOVED"/>
              </w:rPr>
              <w:t>R</w:t>
            </w:r>
            <w:r w:rsidR="00591356" w:rsidRPr="00BA74D0">
              <w:rPr>
                <w:rStyle w:val="VodilnistavekBoldpoudarekNAPOVED"/>
              </w:rPr>
              <w:t xml:space="preserve">ast </w:t>
            </w:r>
            <w:r w:rsidR="1553983E" w:rsidRPr="30C0776C">
              <w:rPr>
                <w:rStyle w:val="VodilnistavekBoldpoudarekNAPOVED"/>
              </w:rPr>
              <w:t xml:space="preserve">zasebne </w:t>
            </w:r>
            <w:r w:rsidR="00591356" w:rsidRPr="00BA74D0">
              <w:rPr>
                <w:rStyle w:val="VodilnistavekBoldpoudarekNAPOVED"/>
              </w:rPr>
              <w:t xml:space="preserve">potrošnje </w:t>
            </w:r>
            <w:r w:rsidR="003E2712">
              <w:rPr>
                <w:rStyle w:val="VodilnistavekBoldpoudarekNAPOVED"/>
              </w:rPr>
              <w:t xml:space="preserve">bo </w:t>
            </w:r>
            <w:r w:rsidR="00591356" w:rsidRPr="00BA74D0">
              <w:rPr>
                <w:rStyle w:val="VodilnistavekBoldpoudarekNAPOVED"/>
              </w:rPr>
              <w:t xml:space="preserve">letos </w:t>
            </w:r>
            <w:r w:rsidR="5B1875F8" w:rsidRPr="30C0776C">
              <w:rPr>
                <w:rStyle w:val="VodilnistavekBoldpoudarekNAPOVED"/>
              </w:rPr>
              <w:t xml:space="preserve">ob </w:t>
            </w:r>
            <w:r w:rsidR="003E2712">
              <w:rPr>
                <w:rStyle w:val="VodilnistavekBoldpoudarekNAPOVED"/>
              </w:rPr>
              <w:t>še vedno visokem</w:t>
            </w:r>
            <w:r w:rsidR="00A2663E">
              <w:rPr>
                <w:rStyle w:val="VodilnistavekBoldpoudarekNAPOVED"/>
              </w:rPr>
              <w:t xml:space="preserve"> </w:t>
            </w:r>
            <w:r w:rsidR="003E2712">
              <w:rPr>
                <w:rStyle w:val="VodilnistavekBoldpoudarekNAPOVED"/>
              </w:rPr>
              <w:t>varčevanju</w:t>
            </w:r>
            <w:r w:rsidR="00591356" w:rsidRPr="00BA74D0">
              <w:rPr>
                <w:rStyle w:val="VodilnistavekBoldpoudarekNAPOVED"/>
              </w:rPr>
              <w:t xml:space="preserve"> relativno visoka (5,5 %)</w:t>
            </w:r>
            <w:r w:rsidR="00703879">
              <w:rPr>
                <w:rStyle w:val="VodilnistavekBoldpoudarekNAPOVED"/>
              </w:rPr>
              <w:t>, a ne bo v celoti nadomestila lanskega</w:t>
            </w:r>
            <w:r w:rsidR="00EF5F96">
              <w:rPr>
                <w:rStyle w:val="VodilnistavekBoldpoudarekNAPOVED"/>
              </w:rPr>
              <w:t xml:space="preserve"> upada</w:t>
            </w:r>
            <w:r w:rsidR="00591356" w:rsidRPr="00BA74D0">
              <w:rPr>
                <w:rStyle w:val="VodilnistavekBoldpoudarekNAPOVED"/>
              </w:rPr>
              <w:t>.</w:t>
            </w:r>
            <w:r w:rsidR="00591356" w:rsidRPr="00BA74D0">
              <w:t xml:space="preserve"> </w:t>
            </w:r>
            <w:r w:rsidR="00DF733E">
              <w:t xml:space="preserve">Po lanskem močnem zmanjšanju bo letos na rast potrošnje </w:t>
            </w:r>
            <w:r w:rsidR="7F288F61">
              <w:t>gospodinjstev</w:t>
            </w:r>
            <w:r w:rsidR="00DF733E">
              <w:t xml:space="preserve"> ugodno vplivalo</w:t>
            </w:r>
            <w:r w:rsidR="00591356" w:rsidRPr="00BA74D0">
              <w:t xml:space="preserve"> izboljšanje epidemičnih razmer predvsem od maja dalje, </w:t>
            </w:r>
            <w:r w:rsidR="0076611A">
              <w:t>ko je prišlo do</w:t>
            </w:r>
            <w:r w:rsidR="00591356" w:rsidRPr="00BA74D0">
              <w:t xml:space="preserve"> odpiranj</w:t>
            </w:r>
            <w:r w:rsidR="0076611A">
              <w:t>a</w:t>
            </w:r>
            <w:r w:rsidR="00591356" w:rsidRPr="00BA74D0">
              <w:t xml:space="preserve"> še (do takrat zaprtih) preostalih storitvenih dejavnosti,</w:t>
            </w:r>
            <w:r w:rsidR="00591356" w:rsidRPr="00BA74D0">
              <w:rPr>
                <w:rStyle w:val="FootnoteReference"/>
              </w:rPr>
              <w:footnoteReference w:id="34"/>
            </w:r>
            <w:r w:rsidR="00591356" w:rsidRPr="00BA74D0">
              <w:t xml:space="preserve"> in nadaljnje izboljšanje razmer na trgu dela. Oboje je</w:t>
            </w:r>
            <w:r w:rsidR="001E6C41">
              <w:t xml:space="preserve"> spomladi</w:t>
            </w:r>
            <w:r w:rsidR="00C24AE5">
              <w:t xml:space="preserve"> in poleti</w:t>
            </w:r>
            <w:r w:rsidR="00591356" w:rsidRPr="00BA74D0">
              <w:t xml:space="preserve"> pripomoglo tudi k izboljšanju zaupanja potrošnikov in umirjanju negotovosti. Zasebna potrošnja je</w:t>
            </w:r>
            <w:r w:rsidR="00A42D99">
              <w:t xml:space="preserve"> bila tako ob </w:t>
            </w:r>
            <w:r w:rsidR="22C3AE46">
              <w:t>močnem</w:t>
            </w:r>
            <w:r w:rsidR="00A42D99">
              <w:t xml:space="preserve"> učinku </w:t>
            </w:r>
            <w:r w:rsidR="007D593E">
              <w:t>lanske nizke osnove</w:t>
            </w:r>
            <w:r w:rsidR="00591356" w:rsidRPr="00BA74D0">
              <w:t xml:space="preserve"> v drugem četrtletju medletno </w:t>
            </w:r>
            <w:r w:rsidR="00A42D99">
              <w:t>višja</w:t>
            </w:r>
            <w:r w:rsidR="00A42D99" w:rsidRPr="00BA74D0">
              <w:t xml:space="preserve"> </w:t>
            </w:r>
            <w:r w:rsidR="00591356" w:rsidRPr="00BA74D0">
              <w:t>za 18,8 %. Nadaljnje okrevanje pričakujemo v tretjem četrtletju, na kar</w:t>
            </w:r>
            <w:r w:rsidR="00591356" w:rsidRPr="6F7E3069">
              <w:rPr>
                <w:rFonts w:cs="Arial"/>
              </w:rPr>
              <w:t xml:space="preserve"> bo vplivala </w:t>
            </w:r>
            <w:r w:rsidR="00C677D7">
              <w:rPr>
                <w:rFonts w:cs="Arial"/>
              </w:rPr>
              <w:t>velika</w:t>
            </w:r>
            <w:r w:rsidR="00591356" w:rsidRPr="6F7E3069">
              <w:rPr>
                <w:rFonts w:cs="Arial"/>
              </w:rPr>
              <w:t xml:space="preserve"> usmeritev počitnic in izletov na domači trg ob hkratni možnosti unovčenja lanskih turističnih bonov, ki je bilo podaljšano do konca letošnjega leta, in letos sprejetih bonov</w:t>
            </w:r>
            <w:r w:rsidR="00591356" w:rsidRPr="00BA74D0">
              <w:t xml:space="preserve"> z namenom </w:t>
            </w:r>
            <w:r w:rsidR="00B90296">
              <w:t>ublažitve</w:t>
            </w:r>
            <w:r w:rsidR="00B90296" w:rsidRPr="00BA74D0">
              <w:t xml:space="preserve"> </w:t>
            </w:r>
            <w:r w:rsidR="00591356" w:rsidRPr="00BA74D0">
              <w:t>posledic epidemije v gostinstvu, turizmu, športu in kulturi</w:t>
            </w:r>
            <w:r w:rsidR="00591356" w:rsidRPr="6F7E3069">
              <w:rPr>
                <w:rFonts w:cs="Arial"/>
              </w:rPr>
              <w:t xml:space="preserve">. Pričakujemo, da se bo ob nadaljnji rasti razpoložljivega </w:t>
            </w:r>
            <w:r w:rsidR="476EEDD4" w:rsidRPr="6F7E3069">
              <w:rPr>
                <w:rFonts w:cs="Arial"/>
              </w:rPr>
              <w:t>dohodka</w:t>
            </w:r>
            <w:r w:rsidR="00591356" w:rsidRPr="6F7E3069">
              <w:rPr>
                <w:rFonts w:cs="Arial"/>
              </w:rPr>
              <w:t xml:space="preserve"> </w:t>
            </w:r>
            <w:r w:rsidR="00591356" w:rsidRPr="00BA74D0">
              <w:t>stopnja varčevanja (ki se je v prvem četrtletju glede na zadnje lansko nekoliko zmanjšala, a ostala precej višja kot pred letom) v naslednjih četrtletjih zmanjšala, a ostala višja kot pred epidemijo.</w:t>
            </w:r>
            <w:r w:rsidR="00591356">
              <w:t xml:space="preserve"> Negotovost</w:t>
            </w:r>
            <w:r w:rsidR="00302F9E">
              <w:t>,</w:t>
            </w:r>
            <w:r w:rsidR="00591356">
              <w:t xml:space="preserve"> predvsem v povezavi z razvojem epidemi</w:t>
            </w:r>
            <w:r w:rsidR="453CB649">
              <w:t>čne</w:t>
            </w:r>
            <w:r w:rsidR="00591356">
              <w:t xml:space="preserve"> situacije</w:t>
            </w:r>
            <w:r w:rsidR="00302F9E">
              <w:t>,</w:t>
            </w:r>
            <w:r w:rsidR="00591356">
              <w:t xml:space="preserve"> pa ostaja visoka. </w:t>
            </w:r>
          </w:p>
          <w:p w14:paraId="6AD6D1D0" w14:textId="77777777" w:rsidR="00591356" w:rsidRPr="006E3AFD" w:rsidRDefault="00591356" w:rsidP="001115F7">
            <w:pPr>
              <w:pStyle w:val="BesediloNAPOVED"/>
              <w:rPr>
                <w:rFonts w:cs="Arial"/>
                <w:szCs w:val="20"/>
              </w:rPr>
            </w:pPr>
          </w:p>
        </w:tc>
      </w:tr>
    </w:tbl>
    <w:p w14:paraId="710DBA47" w14:textId="77777777" w:rsidR="00591356" w:rsidRDefault="00591356" w:rsidP="00591356">
      <w:pPr>
        <w:pStyle w:val="BesediloNAPOVED"/>
      </w:pPr>
    </w:p>
    <w:p w14:paraId="36B0254A" w14:textId="77777777" w:rsidR="00591356" w:rsidRDefault="00591356" w:rsidP="00591356">
      <w:pPr>
        <w:pStyle w:val="BesediloNAPOVED"/>
      </w:pPr>
    </w:p>
    <w:p w14:paraId="1E934627" w14:textId="77777777" w:rsidR="00591356" w:rsidRDefault="00591356" w:rsidP="00591356">
      <w:pPr>
        <w:pStyle w:val="BesediloNAPOVED"/>
      </w:pPr>
    </w:p>
    <w:p w14:paraId="12F6F779" w14:textId="77777777" w:rsidR="00591356" w:rsidRDefault="00591356" w:rsidP="00591356">
      <w:pPr>
        <w:pStyle w:val="BesediloNAPOVED"/>
      </w:pPr>
    </w:p>
    <w:p w14:paraId="2780A45E" w14:textId="77777777" w:rsidR="00591356" w:rsidRDefault="00591356" w:rsidP="00591356">
      <w:pPr>
        <w:pStyle w:val="BesediloNAPOVED"/>
      </w:pPr>
    </w:p>
    <w:p w14:paraId="0D2E6199" w14:textId="78FBF478" w:rsidR="00591356" w:rsidRDefault="00591356" w:rsidP="00591356">
      <w:pPr>
        <w:pStyle w:val="BesediloNAPOVED"/>
      </w:pPr>
    </w:p>
    <w:p w14:paraId="4762EDF1" w14:textId="361709C8" w:rsidR="00591356" w:rsidRDefault="00591356" w:rsidP="00591356">
      <w:pPr>
        <w:spacing w:after="0" w:line="240" w:lineRule="auto"/>
      </w:pPr>
    </w:p>
    <w:p w14:paraId="2CDF1BFE" w14:textId="0641AD0E" w:rsidR="004115F7" w:rsidRDefault="004115F7" w:rsidP="00591356">
      <w:pPr>
        <w:spacing w:after="0" w:line="240" w:lineRule="auto"/>
      </w:pPr>
    </w:p>
    <w:p w14:paraId="20989408" w14:textId="6C6FA7F7" w:rsidR="004115F7" w:rsidRDefault="004115F7" w:rsidP="00591356">
      <w:pPr>
        <w:spacing w:after="0" w:line="240" w:lineRule="auto"/>
      </w:pPr>
    </w:p>
    <w:p w14:paraId="128B8CEB" w14:textId="67941D32" w:rsidR="004115F7" w:rsidDel="00234F85" w:rsidRDefault="004115F7" w:rsidP="00591356">
      <w:pPr>
        <w:spacing w:after="0" w:line="240" w:lineRule="auto"/>
        <w:rPr>
          <w:del w:id="98" w:author="Nataša Todorović Jemec" w:date="2021-09-13T15:07:00Z"/>
        </w:rPr>
      </w:pPr>
    </w:p>
    <w:p w14:paraId="772EA77F" w14:textId="3830F4B6" w:rsidR="004115F7" w:rsidDel="00234F85" w:rsidRDefault="004115F7" w:rsidP="00591356">
      <w:pPr>
        <w:spacing w:after="0" w:line="240" w:lineRule="auto"/>
        <w:rPr>
          <w:del w:id="99" w:author="Nataša Todorović Jemec" w:date="2021-09-13T15:07:00Z"/>
        </w:rPr>
      </w:pPr>
    </w:p>
    <w:p w14:paraId="3A2AFF55" w14:textId="4928B306" w:rsidR="004115F7" w:rsidDel="00234F85" w:rsidRDefault="004115F7" w:rsidP="00591356">
      <w:pPr>
        <w:spacing w:after="0" w:line="240" w:lineRule="auto"/>
        <w:rPr>
          <w:del w:id="100" w:author="Nataša Todorović Jemec" w:date="2021-09-13T15:07:00Z"/>
        </w:rPr>
      </w:pPr>
    </w:p>
    <w:p w14:paraId="06FC168A" w14:textId="3968BCE7" w:rsidR="004115F7" w:rsidRPr="00260B5E" w:rsidDel="00234F85" w:rsidRDefault="004115F7" w:rsidP="00591356">
      <w:pPr>
        <w:spacing w:after="0" w:line="240" w:lineRule="auto"/>
        <w:rPr>
          <w:del w:id="101" w:author="Nataša Todorović Jemec" w:date="2021-09-13T15:07:00Z"/>
        </w:rPr>
      </w:pPr>
    </w:p>
    <w:p w14:paraId="394F1BB4" w14:textId="77777777" w:rsidR="00591356" w:rsidRPr="00E01D64" w:rsidRDefault="00591356" w:rsidP="00591356">
      <w:pPr>
        <w:pStyle w:val="Heading2"/>
      </w:pPr>
      <w:bookmarkStart w:id="102" w:name="_Toc82438214"/>
      <w:bookmarkStart w:id="103" w:name="_Hlk51831803"/>
      <w:r w:rsidRPr="00E01D64">
        <w:t>Dodana vrednost po dejavnostih</w:t>
      </w:r>
      <w:bookmarkEnd w:id="102"/>
      <w:r w:rsidRPr="00E01D64">
        <w:t xml:space="preserve"> </w:t>
      </w:r>
    </w:p>
    <w:bookmarkEnd w:id="103"/>
    <w:p w14:paraId="2AE6AA79" w14:textId="365B880E" w:rsidR="00591356" w:rsidRPr="00DD66AE" w:rsidRDefault="00591356" w:rsidP="00591356">
      <w:pPr>
        <w:pStyle w:val="BesediloNAPOVED"/>
      </w:pPr>
      <w:r w:rsidRPr="006337F3">
        <w:rPr>
          <w:b/>
        </w:rPr>
        <w:t>Predelovalne dejavnosti in gradbeništvo ter z njimi povezane storitve</w:t>
      </w:r>
      <w:r w:rsidR="00531FBF">
        <w:rPr>
          <w:b/>
        </w:rPr>
        <w:t xml:space="preserve"> </w:t>
      </w:r>
      <w:r w:rsidRPr="006337F3">
        <w:rPr>
          <w:b/>
        </w:rPr>
        <w:t>letos nadalj</w:t>
      </w:r>
      <w:r w:rsidR="00765801">
        <w:rPr>
          <w:b/>
        </w:rPr>
        <w:t>ujejo</w:t>
      </w:r>
      <w:r w:rsidRPr="006337F3">
        <w:rPr>
          <w:b/>
        </w:rPr>
        <w:t xml:space="preserve"> svoje okrevanje in </w:t>
      </w:r>
      <w:r w:rsidR="00C04093">
        <w:rPr>
          <w:b/>
        </w:rPr>
        <w:t xml:space="preserve">bodo </w:t>
      </w:r>
      <w:r w:rsidRPr="006337F3">
        <w:rPr>
          <w:b/>
        </w:rPr>
        <w:t xml:space="preserve">večinoma že dosegle </w:t>
      </w:r>
      <w:proofErr w:type="spellStart"/>
      <w:r w:rsidRPr="006337F3">
        <w:rPr>
          <w:b/>
        </w:rPr>
        <w:t>predkrizno</w:t>
      </w:r>
      <w:proofErr w:type="spellEnd"/>
      <w:r w:rsidRPr="006337F3">
        <w:rPr>
          <w:b/>
        </w:rPr>
        <w:t xml:space="preserve"> raven iz leta 2019. </w:t>
      </w:r>
      <w:r>
        <w:t xml:space="preserve">Predelovalne dejavnosti, ki </w:t>
      </w:r>
      <w:r w:rsidR="1E3287E5">
        <w:t>jih je drugi val epidemije relativno manj prizadel in</w:t>
      </w:r>
      <w:r w:rsidRPr="005609CA">
        <w:t xml:space="preserve"> so že konec lanskega leta presegle </w:t>
      </w:r>
      <w:proofErr w:type="spellStart"/>
      <w:r w:rsidRPr="005609CA">
        <w:t>predkrizne</w:t>
      </w:r>
      <w:proofErr w:type="spellEnd"/>
      <w:r w:rsidRPr="005609CA">
        <w:t xml:space="preserve"> ravni</w:t>
      </w:r>
      <w:r>
        <w:t>, so v</w:t>
      </w:r>
      <w:r w:rsidRPr="005609CA">
        <w:t xml:space="preserve"> prvi polovici leta </w:t>
      </w:r>
      <w:r w:rsidR="00543D5B">
        <w:t>še</w:t>
      </w:r>
      <w:r w:rsidR="00A50CCA">
        <w:t xml:space="preserve"> naprej</w:t>
      </w:r>
      <w:r w:rsidR="00543D5B">
        <w:t xml:space="preserve"> </w:t>
      </w:r>
      <w:r>
        <w:t>rasle</w:t>
      </w:r>
      <w:r w:rsidRPr="005609CA">
        <w:t xml:space="preserve"> in podobno pr</w:t>
      </w:r>
      <w:r>
        <w:t>edvidevamo</w:t>
      </w:r>
      <w:r w:rsidRPr="005609CA">
        <w:t xml:space="preserve"> za drugo polletje, ko naj bi se rast </w:t>
      </w:r>
      <w:r w:rsidR="00194D25">
        <w:t xml:space="preserve">sicer </w:t>
      </w:r>
      <w:r w:rsidRPr="005609CA">
        <w:t xml:space="preserve">postopno umirjala zaradi omejitev na strani ponudbe, </w:t>
      </w:r>
      <w:r w:rsidR="003A1A69">
        <w:rPr>
          <w:rFonts w:cs="Arial"/>
        </w:rPr>
        <w:t>to je</w:t>
      </w:r>
      <w:r w:rsidRPr="007142F8">
        <w:rPr>
          <w:rFonts w:cs="Arial"/>
        </w:rPr>
        <w:t xml:space="preserve"> pomanjkanj</w:t>
      </w:r>
      <w:r>
        <w:rPr>
          <w:rFonts w:cs="Arial"/>
        </w:rPr>
        <w:t>a</w:t>
      </w:r>
      <w:r w:rsidRPr="007142F8">
        <w:rPr>
          <w:rFonts w:cs="Arial"/>
        </w:rPr>
        <w:t xml:space="preserve"> usposobljenih delavcev ter težav pri dobavi surovin in polizdelkov.</w:t>
      </w:r>
      <w:r>
        <w:rPr>
          <w:rFonts w:cs="Arial"/>
        </w:rPr>
        <w:t xml:space="preserve"> </w:t>
      </w:r>
      <w:bookmarkStart w:id="104" w:name="_Hlk66007809"/>
      <w:r w:rsidRPr="00E82480">
        <w:t xml:space="preserve">S tem bo večina panog </w:t>
      </w:r>
      <w:r w:rsidR="2CD77AF0">
        <w:t xml:space="preserve">predelovalnih </w:t>
      </w:r>
      <w:r w:rsidR="59CD7FBA">
        <w:t>dejavnosti</w:t>
      </w:r>
      <w:r w:rsidR="00C677D7">
        <w:t xml:space="preserve"> </w:t>
      </w:r>
      <w:r>
        <w:t>raven</w:t>
      </w:r>
      <w:r w:rsidRPr="00E82480">
        <w:t xml:space="preserve"> iz leta 2019 v povprečju dosegla že letos. Izjema bo proizvodnja motornih vozil, saj njeno okrevanje hromi</w:t>
      </w:r>
      <w:r w:rsidR="004B7A14">
        <w:t>jo</w:t>
      </w:r>
      <w:r w:rsidRPr="00E82480">
        <w:t xml:space="preserve"> pomanjkanje polprevodnikov</w:t>
      </w:r>
      <w:r w:rsidR="005F550C">
        <w:t>, visoke cene surovin</w:t>
      </w:r>
      <w:r w:rsidR="009405B8">
        <w:t xml:space="preserve"> in strukturne spremembe</w:t>
      </w:r>
      <w:r w:rsidR="29E016D9">
        <w:t>,</w:t>
      </w:r>
      <w:r w:rsidR="009D339A">
        <w:t xml:space="preserve"> </w:t>
      </w:r>
      <w:r w:rsidR="00C677D7">
        <w:t>povezane predvsem s</w:t>
      </w:r>
      <w:r w:rsidR="009D339A">
        <w:t xml:space="preserve"> prilagajanj</w:t>
      </w:r>
      <w:r w:rsidR="00C677D7">
        <w:t>em</w:t>
      </w:r>
      <w:r w:rsidR="009D339A">
        <w:t xml:space="preserve"> podnebnim spreme</w:t>
      </w:r>
      <w:r w:rsidR="7CCB8C53">
        <w:t>m</w:t>
      </w:r>
      <w:r w:rsidR="009D339A">
        <w:t>bam</w:t>
      </w:r>
      <w:r>
        <w:t>.</w:t>
      </w:r>
      <w:r w:rsidRPr="00E82480">
        <w:t xml:space="preserve"> V naslednjih</w:t>
      </w:r>
      <w:r w:rsidRPr="000309F9">
        <w:t xml:space="preserve"> dveh letih se bo visoka rast v predelovalnih dejavnostih ob umiritvi </w:t>
      </w:r>
      <w:r>
        <w:t xml:space="preserve">rasti tujega povpraševanja </w:t>
      </w:r>
      <w:r w:rsidRPr="00B472B6">
        <w:t xml:space="preserve">postopno </w:t>
      </w:r>
      <w:r w:rsidRPr="00A6086E">
        <w:t>približala dolgoročnemu povprečju</w:t>
      </w:r>
      <w:r w:rsidRPr="00B472B6">
        <w:t xml:space="preserve">. </w:t>
      </w:r>
      <w:r w:rsidRPr="00A6086E">
        <w:t xml:space="preserve">Težave </w:t>
      </w:r>
      <w:r w:rsidRPr="00A6086E">
        <w:rPr>
          <w:bCs/>
        </w:rPr>
        <w:t xml:space="preserve">z dobavo materialov pa naj bi </w:t>
      </w:r>
      <w:r w:rsidR="07DC4E8A">
        <w:t xml:space="preserve">po trenutnih pričakovanjih </w:t>
      </w:r>
      <w:r w:rsidRPr="00A6086E">
        <w:rPr>
          <w:bCs/>
        </w:rPr>
        <w:t>postopno izzvenele.</w:t>
      </w:r>
      <w:r w:rsidRPr="00A6086E">
        <w:t xml:space="preserve"> Aktivnost</w:t>
      </w:r>
      <w:r>
        <w:t xml:space="preserve"> v gradbeništvu, ki je okrevala v drugi polovici lanskega leta in v zadnjem četrtletju presegla ravni pred epidemijo, se je v letošnjem prvem polletju četrtletno zniževala predvsem </w:t>
      </w:r>
      <w:r w:rsidRPr="00D92479">
        <w:t xml:space="preserve">zaradi </w:t>
      </w:r>
      <w:r>
        <w:t xml:space="preserve">visokih cen in težav pri dobavi materialov. </w:t>
      </w:r>
      <w:r w:rsidRPr="00E0361C">
        <w:t xml:space="preserve">V drugi polovici leta pričakujemo </w:t>
      </w:r>
      <w:r w:rsidR="00C951B3">
        <w:t xml:space="preserve">ponovno </w:t>
      </w:r>
      <w:r w:rsidRPr="00E0361C">
        <w:t xml:space="preserve">rast gradbene aktivnosti, ki bo spodbujena z javnimi investicijami. </w:t>
      </w:r>
      <w:r w:rsidR="007810A6">
        <w:t>Še m</w:t>
      </w:r>
      <w:r>
        <w:t>očnej</w:t>
      </w:r>
      <w:r w:rsidRPr="00E0361C">
        <w:t>šo rast</w:t>
      </w:r>
      <w:r>
        <w:t xml:space="preserve"> </w:t>
      </w:r>
      <w:r w:rsidRPr="00E0361C">
        <w:t>pričakujemo v prihodnjih dveh letih, na kar bo pomembno vplivala investicijska aktivnost države</w:t>
      </w:r>
      <w:r w:rsidR="27E2FB76">
        <w:t>,</w:t>
      </w:r>
      <w:r w:rsidRPr="00E0361C">
        <w:t xml:space="preserve"> spodbujen</w:t>
      </w:r>
      <w:r>
        <w:t>a</w:t>
      </w:r>
      <w:r w:rsidRPr="00E0361C">
        <w:t xml:space="preserve"> z EU sredstvi mehanizma za okrevanje in odpornost in </w:t>
      </w:r>
      <w:r>
        <w:t xml:space="preserve">z </w:t>
      </w:r>
      <w:r w:rsidRPr="00E0361C">
        <w:t>zaključevanjem finančne perspektive 2014–2020.</w:t>
      </w:r>
      <w:bookmarkEnd w:id="104"/>
      <w:r>
        <w:t xml:space="preserve"> </w:t>
      </w:r>
      <w:r w:rsidRPr="004F705E">
        <w:t xml:space="preserve">Tudi storitve, ki so bolj vezane na gradbeništvo, predelovalne dejavnosti oziroma okrevanje gospodarske aktivnosti na splošno (npr. arhitekturno-projektantske in svetovalne storitve ter promet), bodo okrevale hitreje in nekatere dosegle </w:t>
      </w:r>
      <w:proofErr w:type="spellStart"/>
      <w:r w:rsidRPr="004F705E">
        <w:t>predkrizno</w:t>
      </w:r>
      <w:proofErr w:type="spellEnd"/>
      <w:r w:rsidRPr="004F705E">
        <w:t xml:space="preserve"> raven že letos</w:t>
      </w:r>
      <w:r w:rsidR="49F1DC16">
        <w:t>, nekatere</w:t>
      </w:r>
      <w:r w:rsidRPr="004F705E">
        <w:t xml:space="preserve"> pa zaradi predvidenih nadaljnjih omejitev v javnem prometu naslednje leto. </w:t>
      </w:r>
      <w:r>
        <w:t>Z okrevanjem p</w:t>
      </w:r>
      <w:r w:rsidRPr="00F30835">
        <w:t>redelovalnih dejavnosti in promet</w:t>
      </w:r>
      <w:r>
        <w:t>a ter uspešnim poslovanjem panog, ki dobavljajo farmacevtske izdelke in medicinske potrebščine ter materiale, je povezano tudi nadaljnj</w:t>
      </w:r>
      <w:r w:rsidR="008B5FBD">
        <w:t>e</w:t>
      </w:r>
      <w:r>
        <w:t xml:space="preserve"> dobro poslovanje v trgovini na debelo, ki je lani preprečilo upad dodane vrednosti v skupni trgovski panogi. To poleg </w:t>
      </w:r>
      <w:r w:rsidRPr="1A5A2C27">
        <w:rPr>
          <w:rFonts w:cs="Helv"/>
        </w:rPr>
        <w:t xml:space="preserve">sproščanja omejitvenih ukrepov in </w:t>
      </w:r>
      <w:r>
        <w:t xml:space="preserve">rasti </w:t>
      </w:r>
      <w:r w:rsidRPr="1A5A2C27">
        <w:rPr>
          <w:rFonts w:cs="Helv"/>
        </w:rPr>
        <w:t>zasebne potrošnje prispeva k letošnji pospešitvi rasti trgovine.</w:t>
      </w:r>
      <w:r>
        <w:t xml:space="preserve"> </w:t>
      </w:r>
      <w:r w:rsidRPr="004F705E">
        <w:t>Tudi rast</w:t>
      </w:r>
      <w:r>
        <w:t xml:space="preserve"> omenjenih storitev in trgovine</w:t>
      </w:r>
      <w:r w:rsidRPr="004F705E">
        <w:t xml:space="preserve"> se bo po letošnj</w:t>
      </w:r>
      <w:r>
        <w:t>i visoki rasti</w:t>
      </w:r>
      <w:r w:rsidRPr="004F705E">
        <w:t xml:space="preserve"> v naslednjih dveh letih postopno umirila.</w:t>
      </w:r>
    </w:p>
    <w:p w14:paraId="6E26B4E1" w14:textId="77777777" w:rsidR="00591356" w:rsidRPr="00751224" w:rsidRDefault="00591356" w:rsidP="00591356">
      <w:pPr>
        <w:pStyle w:val="BesediloNAPOVED"/>
        <w:rPr>
          <w:highlight w:val="yellow"/>
        </w:rPr>
      </w:pPr>
    </w:p>
    <w:p w14:paraId="5DF5FC2B" w14:textId="15D38C17" w:rsidR="00591356" w:rsidRPr="003F56E7" w:rsidRDefault="00591356" w:rsidP="00591356">
      <w:pPr>
        <w:pStyle w:val="BesediloNAPOVED"/>
        <w:rPr>
          <w:b/>
        </w:rPr>
      </w:pPr>
      <w:r w:rsidRPr="008C5A05">
        <w:rPr>
          <w:b/>
        </w:rPr>
        <w:t xml:space="preserve">Storitve, ki jih je epidemija bolj prizadela, </w:t>
      </w:r>
      <w:r w:rsidR="096F968B" w:rsidRPr="4E5AB307">
        <w:rPr>
          <w:b/>
          <w:bCs/>
        </w:rPr>
        <w:t>so</w:t>
      </w:r>
      <w:r w:rsidRPr="008C5A05">
        <w:rPr>
          <w:b/>
        </w:rPr>
        <w:t xml:space="preserve"> začele okrevati letos in </w:t>
      </w:r>
      <w:r w:rsidR="144FB8E1" w:rsidRPr="4E5AB307">
        <w:rPr>
          <w:b/>
          <w:bCs/>
        </w:rPr>
        <w:t xml:space="preserve">bodo </w:t>
      </w:r>
      <w:r w:rsidRPr="008C5A05">
        <w:rPr>
          <w:b/>
        </w:rPr>
        <w:t xml:space="preserve">večinoma </w:t>
      </w:r>
      <w:proofErr w:type="spellStart"/>
      <w:r w:rsidRPr="008C5A05">
        <w:rPr>
          <w:b/>
        </w:rPr>
        <w:t>predkrizno</w:t>
      </w:r>
      <w:proofErr w:type="spellEnd"/>
      <w:r w:rsidRPr="008C5A05">
        <w:rPr>
          <w:b/>
        </w:rPr>
        <w:t xml:space="preserve"> raven </w:t>
      </w:r>
      <w:r>
        <w:rPr>
          <w:b/>
        </w:rPr>
        <w:t>dosegle do leta 2023</w:t>
      </w:r>
      <w:r w:rsidRPr="008C5A05">
        <w:rPr>
          <w:b/>
        </w:rPr>
        <w:t xml:space="preserve">. </w:t>
      </w:r>
      <w:r w:rsidRPr="008C5A05">
        <w:t xml:space="preserve">Ob postopnem sproščanju omejitev poslovanja se je v </w:t>
      </w:r>
      <w:r>
        <w:t>druge</w:t>
      </w:r>
      <w:r w:rsidR="68A0794D">
        <w:t>m</w:t>
      </w:r>
      <w:r>
        <w:t xml:space="preserve"> četrtletj</w:t>
      </w:r>
      <w:r w:rsidR="7D637740">
        <w:t>u</w:t>
      </w:r>
      <w:r w:rsidRPr="008C5A05">
        <w:t xml:space="preserve"> izboljšalo poslovanje v gostinskih in nastanitvenih storitvah, igralništvu ter v športnih, kulturnih, razvedrilnih in osebnih dejavnosti</w:t>
      </w:r>
      <w:r w:rsidR="002956B8">
        <w:t>h</w:t>
      </w:r>
      <w:r w:rsidRPr="008C5A05">
        <w:t>, rast pa naj bi se v poletnih mesecih še okrepila. Na to bo podobno kot lani vplivala tudi ve</w:t>
      </w:r>
      <w:r w:rsidR="00933DB7">
        <w:t>lika</w:t>
      </w:r>
      <w:r w:rsidRPr="008C5A05">
        <w:t xml:space="preserve"> usmeritev počitnic in izletov na domači trg ob </w:t>
      </w:r>
      <w:r w:rsidR="007B10CF">
        <w:t>istočasni</w:t>
      </w:r>
      <w:r w:rsidR="007B10CF" w:rsidRPr="008C5A05">
        <w:t xml:space="preserve"> </w:t>
      </w:r>
      <w:r w:rsidRPr="008C5A05">
        <w:t>možnosti unovčenja lanskih in letošnjih bonov. Prav tako predvsem polet</w:t>
      </w:r>
      <w:r w:rsidR="004C7EF7">
        <w:t>i</w:t>
      </w:r>
      <w:r w:rsidRPr="008C5A05">
        <w:t xml:space="preserve"> in jesen</w:t>
      </w:r>
      <w:r w:rsidR="004C7EF7">
        <w:t>i</w:t>
      </w:r>
      <w:r w:rsidRPr="008C5A05">
        <w:t xml:space="preserve"> pričakujemo delno vračanje tujih turistov, </w:t>
      </w:r>
      <w:r w:rsidR="002268BD">
        <w:t>zlasti</w:t>
      </w:r>
      <w:r w:rsidRPr="008C5A05">
        <w:t xml:space="preserve"> iz sosednjih držav</w:t>
      </w:r>
      <w:r>
        <w:t xml:space="preserve">. </w:t>
      </w:r>
      <w:r w:rsidR="00C22F1C">
        <w:t xml:space="preserve">Še vedno pa bodo na njihovo </w:t>
      </w:r>
      <w:r w:rsidR="002268BD">
        <w:t>aktivnost</w:t>
      </w:r>
      <w:r w:rsidR="00C22F1C">
        <w:t xml:space="preserve"> zaviralno delovale </w:t>
      </w:r>
      <w:r w:rsidRPr="002C449E">
        <w:t>nekatere omejitve pri poslovanju</w:t>
      </w:r>
      <w:r>
        <w:t>, ki ostajajo tudi po odpravi razglasitve epidemije (npr. pogoj PCT)</w:t>
      </w:r>
      <w:r w:rsidRPr="002C449E">
        <w:t xml:space="preserve">, ob morebitnem </w:t>
      </w:r>
      <w:r>
        <w:t xml:space="preserve">izrazitejšem </w:t>
      </w:r>
      <w:r w:rsidRPr="002C449E">
        <w:t xml:space="preserve">porastu okužb pa tudi previdnejše </w:t>
      </w:r>
      <w:r>
        <w:t>(</w:t>
      </w:r>
      <w:proofErr w:type="spellStart"/>
      <w:r>
        <w:t>samoomejitveno</w:t>
      </w:r>
      <w:proofErr w:type="spellEnd"/>
      <w:r>
        <w:t xml:space="preserve">) </w:t>
      </w:r>
      <w:r w:rsidRPr="002C449E">
        <w:t>vedenje prebivalstva</w:t>
      </w:r>
      <w:r>
        <w:t xml:space="preserve">. Vpliv slednjega na aktivnost se sicer od začetka </w:t>
      </w:r>
      <w:proofErr w:type="spellStart"/>
      <w:r>
        <w:t>koronakrize</w:t>
      </w:r>
      <w:proofErr w:type="spellEnd"/>
      <w:r>
        <w:t xml:space="preserve"> postopoma zmanjšuje, saj </w:t>
      </w:r>
      <w:r w:rsidRPr="00967A7F">
        <w:t xml:space="preserve">se potrošniki in podjetja </w:t>
      </w:r>
      <w:r w:rsidR="007B10CF">
        <w:t xml:space="preserve">vse učinkoviteje </w:t>
      </w:r>
      <w:r>
        <w:t>prilagajajo</w:t>
      </w:r>
      <w:r w:rsidRPr="00967A7F">
        <w:t xml:space="preserve"> nov</w:t>
      </w:r>
      <w:r>
        <w:t>im</w:t>
      </w:r>
      <w:r w:rsidRPr="00967A7F">
        <w:t xml:space="preserve"> razmer</w:t>
      </w:r>
      <w:r>
        <w:t xml:space="preserve">am. </w:t>
      </w:r>
      <w:r w:rsidRPr="008C5A05">
        <w:t>Pričakujemo, da se bo rast v vseh omenjenih storitvah s povečanjem obiska tujih turistov v letu 2022 še okrepila, v letu 2023 pa prepolovila, a ostala relativno visoka.</w:t>
      </w:r>
    </w:p>
    <w:p w14:paraId="40D7F522" w14:textId="77777777" w:rsidR="00591356" w:rsidRDefault="00591356" w:rsidP="00591356">
      <w:pPr>
        <w:pStyle w:val="BesediloNAPOVED"/>
        <w:rPr>
          <w:rFonts w:cs="Helv"/>
          <w:bCs/>
          <w:szCs w:val="21"/>
        </w:rPr>
      </w:pPr>
    </w:p>
    <w:p w14:paraId="37E3E854" w14:textId="34E25281" w:rsidR="00591356" w:rsidRPr="00C41816" w:rsidRDefault="00591356" w:rsidP="00591356">
      <w:pPr>
        <w:pStyle w:val="BesediloNAPOVED"/>
      </w:pPr>
      <w:bookmarkStart w:id="105" w:name="_Hlk66014774"/>
      <w:bookmarkStart w:id="106" w:name="_Hlk81060687"/>
      <w:r w:rsidRPr="0018624C">
        <w:rPr>
          <w:b/>
          <w:bCs/>
        </w:rPr>
        <w:t xml:space="preserve">Dodana vrednost v javnih storitvah </w:t>
      </w:r>
      <w:r w:rsidR="21D3CAEB" w:rsidRPr="0018624C">
        <w:rPr>
          <w:b/>
          <w:bCs/>
        </w:rPr>
        <w:t>se bo</w:t>
      </w:r>
      <w:r w:rsidRPr="0018624C">
        <w:rPr>
          <w:b/>
          <w:bCs/>
        </w:rPr>
        <w:t xml:space="preserve"> letos </w:t>
      </w:r>
      <w:r w:rsidR="7FAB2554" w:rsidRPr="5D5BB60F">
        <w:rPr>
          <w:b/>
          <w:bCs/>
        </w:rPr>
        <w:t>povečala</w:t>
      </w:r>
      <w:r w:rsidRPr="0018624C">
        <w:rPr>
          <w:b/>
          <w:bCs/>
        </w:rPr>
        <w:t xml:space="preserve"> za </w:t>
      </w:r>
      <w:r>
        <w:rPr>
          <w:b/>
          <w:bCs/>
        </w:rPr>
        <w:t>1,8</w:t>
      </w:r>
      <w:r w:rsidRPr="0018624C">
        <w:t> </w:t>
      </w:r>
      <w:r w:rsidRPr="0018624C">
        <w:rPr>
          <w:b/>
          <w:bCs/>
        </w:rPr>
        <w:t>%, nato pa se bo v obdobju napovedi njena rast postopno zmanjševala</w:t>
      </w:r>
      <w:r w:rsidRPr="00E35F73">
        <w:rPr>
          <w:b/>
          <w:bCs/>
        </w:rPr>
        <w:t>.</w:t>
      </w:r>
      <w:r w:rsidRPr="00E35F73">
        <w:t xml:space="preserve"> To bo predvsem posledica letošnje visoke rasti v zdravstvu in socialnem varstvu, ki </w:t>
      </w:r>
      <w:r>
        <w:t>se bo v naslednjih letih le malo zmanjšala</w:t>
      </w:r>
      <w:r w:rsidR="25046706">
        <w:t>, zaradi povečanih virov za krepitev zdravstvene oskrbe in socialnega varstva</w:t>
      </w:r>
      <w:r w:rsidRPr="00E35F73">
        <w:t>.</w:t>
      </w:r>
      <w:r w:rsidRPr="00E35F73">
        <w:rPr>
          <w:vertAlign w:val="superscript"/>
        </w:rPr>
        <w:footnoteReference w:id="35"/>
      </w:r>
      <w:r w:rsidRPr="00E35F73">
        <w:t xml:space="preserve"> </w:t>
      </w:r>
      <w:bookmarkEnd w:id="105"/>
    </w:p>
    <w:tbl>
      <w:tblPr>
        <w:tblStyle w:val="TableGrid"/>
        <w:tblW w:w="9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30"/>
        <w:gridCol w:w="4530"/>
      </w:tblGrid>
      <w:tr w:rsidR="00591356" w:rsidRPr="00687025" w14:paraId="0A939D94" w14:textId="77777777" w:rsidTr="001115F7">
        <w:tc>
          <w:tcPr>
            <w:tcW w:w="4530" w:type="dxa"/>
          </w:tcPr>
          <w:bookmarkEnd w:id="106"/>
          <w:p w14:paraId="3D54A33A" w14:textId="33AED893" w:rsidR="00591356" w:rsidRPr="004115F7" w:rsidRDefault="00591356" w:rsidP="004115F7">
            <w:pPr>
              <w:pStyle w:val="Caption"/>
              <w:rPr>
                <w:rStyle w:val="VodilnistavekBoldpoudarekNAPOVED"/>
                <w:b/>
                <w:szCs w:val="20"/>
              </w:rPr>
            </w:pPr>
            <w:r w:rsidRPr="004115F7">
              <w:rPr>
                <w:rStyle w:val="VodilnistavekBoldpoudarekNAPOVED"/>
                <w:b/>
                <w:szCs w:val="20"/>
              </w:rPr>
              <w:lastRenderedPageBreak/>
              <w:t xml:space="preserve">Slika </w:t>
            </w:r>
            <w:r w:rsidRPr="004115F7">
              <w:rPr>
                <w:rStyle w:val="VodilnistavekBoldpoudarekNAPOVED"/>
                <w:b/>
                <w:szCs w:val="20"/>
              </w:rPr>
              <w:fldChar w:fldCharType="begin"/>
            </w:r>
            <w:r w:rsidRPr="004115F7">
              <w:rPr>
                <w:rStyle w:val="VodilnistavekBoldpoudarekNAPOVED"/>
                <w:b/>
                <w:szCs w:val="20"/>
              </w:rPr>
              <w:instrText xml:space="preserve"> SEQ Slika \* ARABIC </w:instrText>
            </w:r>
            <w:r w:rsidRPr="004115F7">
              <w:rPr>
                <w:rStyle w:val="VodilnistavekBoldpoudarekNAPOVED"/>
                <w:b/>
                <w:szCs w:val="20"/>
              </w:rPr>
              <w:fldChar w:fldCharType="separate"/>
            </w:r>
            <w:r w:rsidR="00C30FBD">
              <w:rPr>
                <w:rStyle w:val="VodilnistavekBoldpoudarekNAPOVED"/>
                <w:b/>
                <w:szCs w:val="20"/>
              </w:rPr>
              <w:t>24</w:t>
            </w:r>
            <w:r w:rsidRPr="004115F7">
              <w:rPr>
                <w:rStyle w:val="VodilnistavekBoldpoudarekNAPOVED"/>
                <w:b/>
                <w:szCs w:val="20"/>
              </w:rPr>
              <w:fldChar w:fldCharType="end"/>
            </w:r>
            <w:r w:rsidRPr="004115F7">
              <w:rPr>
                <w:rStyle w:val="VodilnistavekBoldpoudarekNAPOVED"/>
                <w:b/>
                <w:szCs w:val="20"/>
              </w:rPr>
              <w:t xml:space="preserve">: V drugem letošnjem četrtletju je večina panog predelovalnih dejavnosti presegla predkrize ravni, med pomembnejšimi je zaostala le avtomobilska industrija </w:t>
            </w:r>
          </w:p>
          <w:p w14:paraId="7306B133" w14:textId="77777777" w:rsidR="00591356" w:rsidRPr="004115F7" w:rsidRDefault="00591356" w:rsidP="004115F7">
            <w:pPr>
              <w:pStyle w:val="Caption"/>
              <w:rPr>
                <w:rStyle w:val="VodilnistavekBoldpoudarekNAPOVED"/>
                <w:b/>
                <w:szCs w:val="20"/>
              </w:rPr>
            </w:pPr>
          </w:p>
          <w:p w14:paraId="62C8D627" w14:textId="77777777" w:rsidR="00591356" w:rsidRPr="004115F7" w:rsidRDefault="00591356" w:rsidP="004115F7">
            <w:pPr>
              <w:pStyle w:val="Caption"/>
              <w:rPr>
                <w:rStyle w:val="VodilnistavekBoldpoudarekNAPOVED"/>
                <w:b/>
                <w:szCs w:val="20"/>
              </w:rPr>
            </w:pPr>
            <w:r w:rsidRPr="004115F7">
              <w:rPr>
                <w:rStyle w:val="VodilnistavekBoldpoudarekNAPOVED"/>
                <w:b/>
                <w:szCs w:val="20"/>
              </w:rPr>
              <w:drawing>
                <wp:inline distT="0" distB="0" distL="0" distR="0" wp14:anchorId="39994D33" wp14:editId="49336A07">
                  <wp:extent cx="2736215" cy="2238375"/>
                  <wp:effectExtent l="0" t="0" r="698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36215" cy="2238375"/>
                          </a:xfrm>
                          <a:prstGeom prst="rect">
                            <a:avLst/>
                          </a:prstGeom>
                          <a:noFill/>
                          <a:ln>
                            <a:noFill/>
                          </a:ln>
                        </pic:spPr>
                      </pic:pic>
                    </a:graphicData>
                  </a:graphic>
                </wp:inline>
              </w:drawing>
            </w:r>
          </w:p>
        </w:tc>
        <w:tc>
          <w:tcPr>
            <w:tcW w:w="4530" w:type="dxa"/>
          </w:tcPr>
          <w:p w14:paraId="4DCC9446" w14:textId="00BA2F7E" w:rsidR="00591356" w:rsidRPr="004115F7" w:rsidRDefault="00591356" w:rsidP="004115F7">
            <w:pPr>
              <w:pStyle w:val="Caption"/>
              <w:rPr>
                <w:rStyle w:val="VodilnistavekBoldpoudarekNAPOVED"/>
                <w:b/>
                <w:szCs w:val="20"/>
              </w:rPr>
            </w:pPr>
            <w:r w:rsidRPr="004115F7">
              <w:rPr>
                <w:rStyle w:val="VodilnistavekBoldpoudarekNAPOVED"/>
                <w:b/>
                <w:szCs w:val="20"/>
              </w:rPr>
              <w:t xml:space="preserve">Slika </w:t>
            </w:r>
            <w:r w:rsidRPr="004115F7">
              <w:rPr>
                <w:rStyle w:val="VodilnistavekBoldpoudarekNAPOVED"/>
                <w:b/>
                <w:szCs w:val="20"/>
              </w:rPr>
              <w:fldChar w:fldCharType="begin"/>
            </w:r>
            <w:r w:rsidRPr="004115F7">
              <w:rPr>
                <w:rStyle w:val="VodilnistavekBoldpoudarekNAPOVED"/>
                <w:b/>
                <w:szCs w:val="20"/>
              </w:rPr>
              <w:instrText xml:space="preserve"> SEQ Slika \* ARABIC </w:instrText>
            </w:r>
            <w:r w:rsidRPr="004115F7">
              <w:rPr>
                <w:rStyle w:val="VodilnistavekBoldpoudarekNAPOVED"/>
                <w:b/>
                <w:szCs w:val="20"/>
              </w:rPr>
              <w:fldChar w:fldCharType="separate"/>
            </w:r>
            <w:r w:rsidR="00C30FBD">
              <w:rPr>
                <w:rStyle w:val="VodilnistavekBoldpoudarekNAPOVED"/>
                <w:b/>
                <w:szCs w:val="20"/>
              </w:rPr>
              <w:t>25</w:t>
            </w:r>
            <w:r w:rsidRPr="004115F7">
              <w:rPr>
                <w:rStyle w:val="VodilnistavekBoldpoudarekNAPOVED"/>
                <w:b/>
                <w:szCs w:val="20"/>
              </w:rPr>
              <w:fldChar w:fldCharType="end"/>
            </w:r>
            <w:r w:rsidRPr="004115F7">
              <w:rPr>
                <w:rStyle w:val="VodilnistavekBoldpoudarekNAPOVED"/>
                <w:b/>
                <w:szCs w:val="20"/>
              </w:rPr>
              <w:t xml:space="preserve">: </w:t>
            </w:r>
            <w:r w:rsidR="003A008D" w:rsidRPr="004115F7">
              <w:rPr>
                <w:rStyle w:val="VodilnistavekBoldpoudarekNAPOVED"/>
                <w:b/>
                <w:szCs w:val="20"/>
              </w:rPr>
              <w:t>Različno hitro</w:t>
            </w:r>
            <w:r w:rsidR="00C677D7" w:rsidRPr="004115F7">
              <w:rPr>
                <w:rStyle w:val="VodilnistavekBoldpoudarekNAPOVED"/>
                <w:b/>
                <w:szCs w:val="20"/>
              </w:rPr>
              <w:t xml:space="preserve"> </w:t>
            </w:r>
            <w:r w:rsidRPr="004115F7">
              <w:rPr>
                <w:rStyle w:val="VodilnistavekBoldpoudarekNAPOVED"/>
                <w:b/>
                <w:szCs w:val="20"/>
              </w:rPr>
              <w:t>okreva</w:t>
            </w:r>
            <w:r w:rsidR="003A008D" w:rsidRPr="004115F7">
              <w:rPr>
                <w:rStyle w:val="VodilnistavekBoldpoudarekNAPOVED"/>
                <w:b/>
                <w:szCs w:val="20"/>
              </w:rPr>
              <w:t>n</w:t>
            </w:r>
            <w:r w:rsidRPr="004115F7">
              <w:rPr>
                <w:rStyle w:val="VodilnistavekBoldpoudarekNAPOVED"/>
                <w:b/>
                <w:szCs w:val="20"/>
              </w:rPr>
              <w:t>j</w:t>
            </w:r>
            <w:r w:rsidR="003A008D" w:rsidRPr="004115F7">
              <w:rPr>
                <w:rStyle w:val="VodilnistavekBoldpoudarekNAPOVED"/>
                <w:b/>
                <w:szCs w:val="20"/>
              </w:rPr>
              <w:t>e storitev;</w:t>
            </w:r>
            <w:r w:rsidRPr="004115F7">
              <w:rPr>
                <w:rStyle w:val="VodilnistavekBoldpoudarekNAPOVED"/>
                <w:b/>
                <w:szCs w:val="20"/>
              </w:rPr>
              <w:t xml:space="preserve"> večina še ne dosega predkriznih ravni</w:t>
            </w:r>
          </w:p>
          <w:p w14:paraId="3C610FCE" w14:textId="77777777" w:rsidR="00591356" w:rsidRPr="004115F7" w:rsidRDefault="00591356" w:rsidP="004115F7">
            <w:pPr>
              <w:pStyle w:val="Caption"/>
              <w:rPr>
                <w:rStyle w:val="VodilnistavekBoldpoudarekNAPOVED"/>
                <w:b/>
                <w:szCs w:val="20"/>
              </w:rPr>
            </w:pPr>
          </w:p>
          <w:p w14:paraId="72A82B86" w14:textId="77777777" w:rsidR="00591356" w:rsidRPr="004115F7" w:rsidRDefault="00591356" w:rsidP="004115F7">
            <w:pPr>
              <w:pStyle w:val="Caption"/>
              <w:rPr>
                <w:rStyle w:val="VodilnistavekBoldpoudarekNAPOVED"/>
                <w:b/>
                <w:szCs w:val="20"/>
              </w:rPr>
            </w:pPr>
          </w:p>
          <w:p w14:paraId="389A9DC7" w14:textId="77777777" w:rsidR="00591356" w:rsidRPr="004115F7" w:rsidRDefault="00591356" w:rsidP="004115F7">
            <w:pPr>
              <w:pStyle w:val="Caption"/>
              <w:rPr>
                <w:rStyle w:val="VodilnistavekBoldpoudarekNAPOVED"/>
                <w:b/>
                <w:szCs w:val="20"/>
              </w:rPr>
            </w:pPr>
          </w:p>
          <w:p w14:paraId="1E3480AB" w14:textId="77777777" w:rsidR="007B7903" w:rsidRPr="004115F7" w:rsidRDefault="007B7903" w:rsidP="004115F7">
            <w:pPr>
              <w:pStyle w:val="Caption"/>
            </w:pPr>
          </w:p>
          <w:p w14:paraId="1EA3BCED" w14:textId="77777777" w:rsidR="00591356" w:rsidRPr="004115F7" w:rsidRDefault="00591356" w:rsidP="004115F7">
            <w:pPr>
              <w:pStyle w:val="Caption"/>
              <w:rPr>
                <w:rStyle w:val="VodilnistavekBoldpoudarekNAPOVED"/>
                <w:b/>
                <w:szCs w:val="20"/>
              </w:rPr>
            </w:pPr>
            <w:r w:rsidRPr="004115F7">
              <w:rPr>
                <w:rStyle w:val="VodilnistavekBoldpoudarekNAPOVED"/>
                <w:b/>
                <w:szCs w:val="20"/>
              </w:rPr>
              <w:drawing>
                <wp:inline distT="0" distB="0" distL="0" distR="0" wp14:anchorId="547779D7" wp14:editId="068A0B25">
                  <wp:extent cx="2733675" cy="22383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33675" cy="2238375"/>
                          </a:xfrm>
                          <a:prstGeom prst="rect">
                            <a:avLst/>
                          </a:prstGeom>
                          <a:noFill/>
                          <a:ln>
                            <a:noFill/>
                          </a:ln>
                        </pic:spPr>
                      </pic:pic>
                    </a:graphicData>
                  </a:graphic>
                </wp:inline>
              </w:drawing>
            </w:r>
          </w:p>
        </w:tc>
      </w:tr>
      <w:tr w:rsidR="00591356" w:rsidRPr="00687025" w14:paraId="63A1C732" w14:textId="77777777" w:rsidTr="001115F7">
        <w:tc>
          <w:tcPr>
            <w:tcW w:w="4530" w:type="dxa"/>
          </w:tcPr>
          <w:p w14:paraId="5C10E332" w14:textId="77777777" w:rsidR="00591356" w:rsidRPr="004115F7" w:rsidRDefault="00591356" w:rsidP="004115F7">
            <w:pPr>
              <w:pStyle w:val="Caption"/>
            </w:pPr>
          </w:p>
          <w:p w14:paraId="0EE8EA5B" w14:textId="1A3C1431" w:rsidR="00591356" w:rsidRPr="004115F7" w:rsidRDefault="00591356" w:rsidP="004115F7">
            <w:pPr>
              <w:pStyle w:val="Caption"/>
            </w:pPr>
            <w:r w:rsidRPr="004115F7">
              <w:t xml:space="preserve">Slika </w:t>
            </w:r>
            <w:r w:rsidRPr="004115F7">
              <w:fldChar w:fldCharType="begin"/>
            </w:r>
            <w:r w:rsidRPr="004115F7">
              <w:instrText xml:space="preserve"> SEQ Slika \* ARABIC </w:instrText>
            </w:r>
            <w:r w:rsidRPr="004115F7">
              <w:fldChar w:fldCharType="separate"/>
            </w:r>
            <w:r w:rsidR="00C30FBD">
              <w:t>26</w:t>
            </w:r>
            <w:r w:rsidRPr="004115F7">
              <w:fldChar w:fldCharType="end"/>
            </w:r>
            <w:r w:rsidRPr="004115F7">
              <w:t>: Prispevki rasti dodane vrednosti posameznih dejavnosti k spremembi BDP</w:t>
            </w:r>
          </w:p>
          <w:p w14:paraId="18735BD5" w14:textId="77777777" w:rsidR="00591356" w:rsidRPr="004115F7" w:rsidRDefault="00591356" w:rsidP="004115F7">
            <w:pPr>
              <w:pStyle w:val="Caption"/>
            </w:pPr>
          </w:p>
          <w:p w14:paraId="1C96CBC1" w14:textId="77777777" w:rsidR="00591356" w:rsidRPr="004115F7" w:rsidRDefault="00591356" w:rsidP="004115F7">
            <w:pPr>
              <w:pStyle w:val="Caption"/>
            </w:pPr>
            <w:r w:rsidRPr="004115F7">
              <w:drawing>
                <wp:inline distT="0" distB="0" distL="0" distR="0" wp14:anchorId="78DA3C57" wp14:editId="6749D4C2">
                  <wp:extent cx="2733675" cy="22383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33675" cy="2238375"/>
                          </a:xfrm>
                          <a:prstGeom prst="rect">
                            <a:avLst/>
                          </a:prstGeom>
                          <a:noFill/>
                          <a:ln>
                            <a:noFill/>
                          </a:ln>
                        </pic:spPr>
                      </pic:pic>
                    </a:graphicData>
                  </a:graphic>
                </wp:inline>
              </w:drawing>
            </w:r>
          </w:p>
        </w:tc>
        <w:tc>
          <w:tcPr>
            <w:tcW w:w="4530" w:type="dxa"/>
          </w:tcPr>
          <w:p w14:paraId="601368A1" w14:textId="77777777" w:rsidR="00591356" w:rsidRPr="004115F7" w:rsidRDefault="00591356" w:rsidP="004115F7">
            <w:pPr>
              <w:pStyle w:val="Caption"/>
            </w:pPr>
          </w:p>
        </w:tc>
      </w:tr>
    </w:tbl>
    <w:tbl>
      <w:tblPr>
        <w:tblStyle w:val="okvirNAPOVED"/>
        <w:tblW w:w="0" w:type="auto"/>
        <w:tblLook w:val="04A0" w:firstRow="1" w:lastRow="0" w:firstColumn="1" w:lastColumn="0" w:noHBand="0" w:noVBand="1"/>
      </w:tblPr>
      <w:tblGrid>
        <w:gridCol w:w="9060"/>
      </w:tblGrid>
      <w:tr w:rsidR="00591356" w:rsidRPr="0029092F" w14:paraId="1FA72010" w14:textId="77777777" w:rsidTr="2ED94778">
        <w:trPr>
          <w:trHeight w:val="2967"/>
        </w:trPr>
        <w:tc>
          <w:tcPr>
            <w:tcW w:w="9060" w:type="dxa"/>
          </w:tcPr>
          <w:p w14:paraId="5063B9C8" w14:textId="62FB2147" w:rsidR="00591356" w:rsidRPr="00EB3DB7" w:rsidRDefault="00591356" w:rsidP="001115F7">
            <w:pPr>
              <w:pStyle w:val="Caption"/>
              <w:rPr>
                <w:bCs w:val="0"/>
              </w:rPr>
            </w:pPr>
            <w:r w:rsidRPr="00EB3DB7">
              <w:lastRenderedPageBreak/>
              <w:t xml:space="preserve">Okvir </w:t>
            </w:r>
            <w:r w:rsidRPr="00EB3DB7">
              <w:rPr>
                <w:color w:val="2B579A"/>
                <w:shd w:val="clear" w:color="auto" w:fill="E6E6E6"/>
              </w:rPr>
              <w:fldChar w:fldCharType="begin"/>
            </w:r>
            <w:r w:rsidRPr="00EB3DB7">
              <w:instrText xml:space="preserve"> SEQ Okvir \* ARABIC </w:instrText>
            </w:r>
            <w:r w:rsidRPr="00EB3DB7">
              <w:rPr>
                <w:color w:val="2B579A"/>
                <w:shd w:val="clear" w:color="auto" w:fill="E6E6E6"/>
              </w:rPr>
              <w:fldChar w:fldCharType="separate"/>
            </w:r>
            <w:r w:rsidR="00C30FBD">
              <w:t>3</w:t>
            </w:r>
            <w:r w:rsidRPr="00EB3DB7">
              <w:rPr>
                <w:color w:val="2B579A"/>
                <w:shd w:val="clear" w:color="auto" w:fill="E6E6E6"/>
              </w:rPr>
              <w:fldChar w:fldCharType="end"/>
            </w:r>
            <w:r w:rsidRPr="00EB3DB7">
              <w:t xml:space="preserve">: </w:t>
            </w:r>
            <w:r w:rsidRPr="00B86B69">
              <w:rPr>
                <w:rStyle w:val="VodilnistavekBoldpoudarekNAPOVED"/>
                <w:b/>
              </w:rPr>
              <w:t>Rast cen surovin in polprevodnikov</w:t>
            </w:r>
          </w:p>
          <w:p w14:paraId="1CDB07B9" w14:textId="77777777" w:rsidR="00591356" w:rsidRPr="00C77B9A" w:rsidRDefault="00591356" w:rsidP="001115F7">
            <w:pPr>
              <w:pStyle w:val="BesediloNAPOVED"/>
              <w:rPr>
                <w:bCs/>
              </w:rPr>
            </w:pPr>
          </w:p>
          <w:p w14:paraId="19C4046C" w14:textId="1C8CCF1F" w:rsidR="00591356" w:rsidRPr="00D5699D" w:rsidRDefault="00591356" w:rsidP="001115F7">
            <w:pPr>
              <w:autoSpaceDE w:val="0"/>
              <w:autoSpaceDN w:val="0"/>
              <w:adjustRightInd w:val="0"/>
              <w:spacing w:after="0" w:line="240" w:lineRule="auto"/>
              <w:jc w:val="both"/>
              <w:rPr>
                <w:rFonts w:ascii="Arial" w:hAnsi="Arial" w:cs="Arial"/>
                <w:sz w:val="20"/>
                <w:szCs w:val="20"/>
              </w:rPr>
            </w:pPr>
            <w:r w:rsidRPr="00D5699D">
              <w:rPr>
                <w:rFonts w:ascii="Arial" w:hAnsi="Arial" w:cs="Arial"/>
                <w:b/>
                <w:sz w:val="20"/>
                <w:szCs w:val="20"/>
              </w:rPr>
              <w:t xml:space="preserve">Cene surovin so se v prvi polovici 2021 opazno povečale. </w:t>
            </w:r>
            <w:r w:rsidRPr="00D5699D">
              <w:rPr>
                <w:rFonts w:ascii="Arial" w:hAnsi="Arial" w:cs="Arial"/>
                <w:sz w:val="20"/>
                <w:szCs w:val="20"/>
              </w:rPr>
              <w:t xml:space="preserve">Po močnem upadu ob začetku pandemije v prvih štirih mesecih </w:t>
            </w:r>
            <w:r w:rsidR="00AE193B" w:rsidRPr="00D5699D">
              <w:rPr>
                <w:rFonts w:ascii="Arial" w:hAnsi="Arial" w:cs="Arial"/>
                <w:sz w:val="20"/>
                <w:szCs w:val="20"/>
              </w:rPr>
              <w:t xml:space="preserve">leta </w:t>
            </w:r>
            <w:r w:rsidRPr="00D5699D">
              <w:rPr>
                <w:rFonts w:ascii="Arial" w:hAnsi="Arial" w:cs="Arial"/>
                <w:sz w:val="20"/>
                <w:szCs w:val="20"/>
              </w:rPr>
              <w:t>2020 so se cene sredi</w:t>
            </w:r>
            <w:r w:rsidR="0AE5ABC4" w:rsidRPr="00D5699D">
              <w:rPr>
                <w:rFonts w:ascii="Arial" w:hAnsi="Arial" w:cs="Arial"/>
                <w:sz w:val="20"/>
                <w:szCs w:val="20"/>
              </w:rPr>
              <w:t xml:space="preserve"> </w:t>
            </w:r>
            <w:r w:rsidRPr="00D5699D">
              <w:rPr>
                <w:rFonts w:ascii="Arial" w:hAnsi="Arial" w:cs="Arial"/>
                <w:sz w:val="20"/>
                <w:szCs w:val="20"/>
              </w:rPr>
              <w:t>leta začele ponovno zviševati, gibanje pa se je v prvih mesecih 2021 še okrepilo. Glavni razlog za rast cen je bilo večje svetovno povpraševanje</w:t>
            </w:r>
            <w:r w:rsidR="4F6CF537" w:rsidRPr="00D5699D">
              <w:rPr>
                <w:rFonts w:ascii="Arial" w:hAnsi="Arial" w:cs="Arial"/>
                <w:sz w:val="20"/>
                <w:szCs w:val="20"/>
              </w:rPr>
              <w:t>,</w:t>
            </w:r>
            <w:r w:rsidRPr="00D5699D">
              <w:rPr>
                <w:rFonts w:ascii="Arial" w:hAnsi="Arial" w:cs="Arial"/>
                <w:sz w:val="20"/>
                <w:szCs w:val="20"/>
              </w:rPr>
              <w:t xml:space="preserve"> povezano z okrevanjem gospodarstev po</w:t>
            </w:r>
            <w:r w:rsidR="5DE0EA9C" w:rsidRPr="00D5699D">
              <w:rPr>
                <w:rFonts w:ascii="Arial" w:hAnsi="Arial" w:cs="Arial"/>
                <w:sz w:val="20"/>
                <w:szCs w:val="20"/>
              </w:rPr>
              <w:t xml:space="preserve"> prvem šoku ob izbruhu epidemije</w:t>
            </w:r>
            <w:r w:rsidRPr="00D5699D">
              <w:rPr>
                <w:rFonts w:ascii="Arial" w:hAnsi="Arial" w:cs="Arial"/>
                <w:sz w:val="20"/>
                <w:szCs w:val="20"/>
              </w:rPr>
              <w:t xml:space="preserve">, </w:t>
            </w:r>
            <w:r w:rsidR="07AB4405" w:rsidRPr="00D5699D">
              <w:rPr>
                <w:rFonts w:ascii="Arial" w:hAnsi="Arial" w:cs="Arial"/>
                <w:sz w:val="20"/>
                <w:szCs w:val="20"/>
              </w:rPr>
              <w:t xml:space="preserve">podprto tudi </w:t>
            </w:r>
            <w:r w:rsidR="00307779" w:rsidRPr="00D5699D">
              <w:rPr>
                <w:rFonts w:ascii="Arial" w:hAnsi="Arial" w:cs="Arial"/>
                <w:sz w:val="20"/>
                <w:szCs w:val="20"/>
              </w:rPr>
              <w:t xml:space="preserve">z </w:t>
            </w:r>
            <w:r w:rsidRPr="00D5699D">
              <w:rPr>
                <w:rFonts w:ascii="Arial" w:hAnsi="Arial" w:cs="Arial"/>
                <w:sz w:val="20"/>
                <w:szCs w:val="20"/>
              </w:rPr>
              <w:t xml:space="preserve">najavo velikih infrastrukturnih projektov v ZDA in EU, deloma pa tudi večanje zalog nekaterih </w:t>
            </w:r>
            <w:proofErr w:type="spellStart"/>
            <w:r w:rsidRPr="00D5699D">
              <w:rPr>
                <w:rFonts w:ascii="Arial" w:hAnsi="Arial" w:cs="Arial"/>
                <w:sz w:val="20"/>
                <w:szCs w:val="20"/>
              </w:rPr>
              <w:t>neenergetskih</w:t>
            </w:r>
            <w:proofErr w:type="spellEnd"/>
            <w:r w:rsidRPr="00D5699D">
              <w:rPr>
                <w:rFonts w:ascii="Arial" w:hAnsi="Arial" w:cs="Arial"/>
                <w:sz w:val="20"/>
                <w:szCs w:val="20"/>
              </w:rPr>
              <w:t xml:space="preserve"> surovin v največjih porabnicah. Po podatkih Svetovne banke se je rast cen junija letos sicer </w:t>
            </w:r>
            <w:r w:rsidR="0E11DA69" w:rsidRPr="00D5699D">
              <w:rPr>
                <w:rFonts w:ascii="Arial" w:hAnsi="Arial" w:cs="Arial"/>
                <w:sz w:val="20"/>
                <w:szCs w:val="20"/>
              </w:rPr>
              <w:t>umirila</w:t>
            </w:r>
            <w:r w:rsidRPr="00D5699D">
              <w:rPr>
                <w:rFonts w:ascii="Arial" w:hAnsi="Arial" w:cs="Arial"/>
                <w:sz w:val="20"/>
                <w:szCs w:val="20"/>
              </w:rPr>
              <w:t xml:space="preserve">, skoraj vse cene </w:t>
            </w:r>
            <w:proofErr w:type="spellStart"/>
            <w:r w:rsidRPr="00D5699D">
              <w:rPr>
                <w:rFonts w:ascii="Arial" w:hAnsi="Arial" w:cs="Arial"/>
                <w:sz w:val="20"/>
                <w:szCs w:val="20"/>
              </w:rPr>
              <w:t>neenergetskih</w:t>
            </w:r>
            <w:proofErr w:type="spellEnd"/>
            <w:r w:rsidRPr="00D5699D">
              <w:rPr>
                <w:rFonts w:ascii="Arial" w:hAnsi="Arial" w:cs="Arial"/>
                <w:sz w:val="20"/>
                <w:szCs w:val="20"/>
              </w:rPr>
              <w:t xml:space="preserve"> surovin </w:t>
            </w:r>
            <w:r w:rsidR="14D1CFFF" w:rsidRPr="00D5699D">
              <w:rPr>
                <w:rFonts w:ascii="Arial" w:hAnsi="Arial" w:cs="Arial"/>
                <w:sz w:val="20"/>
                <w:szCs w:val="20"/>
              </w:rPr>
              <w:t xml:space="preserve">pa </w:t>
            </w:r>
            <w:r w:rsidRPr="00D5699D">
              <w:rPr>
                <w:rFonts w:ascii="Arial" w:hAnsi="Arial" w:cs="Arial"/>
                <w:sz w:val="20"/>
                <w:szCs w:val="20"/>
              </w:rPr>
              <w:t xml:space="preserve">presegajo ravni izpred začetka epidemije. Najbolj so k rasti </w:t>
            </w:r>
            <w:r w:rsidR="3B0B67FE" w:rsidRPr="00D5699D">
              <w:rPr>
                <w:rFonts w:ascii="Arial" w:hAnsi="Arial" w:cs="Arial"/>
                <w:sz w:val="20"/>
                <w:szCs w:val="20"/>
              </w:rPr>
              <w:t>v zadnjem letu in pol</w:t>
            </w:r>
            <w:r w:rsidRPr="00D5699D">
              <w:rPr>
                <w:rFonts w:ascii="Arial" w:hAnsi="Arial" w:cs="Arial"/>
                <w:sz w:val="20"/>
                <w:szCs w:val="20"/>
              </w:rPr>
              <w:t xml:space="preserve"> prispevale cene kovin in mineralov, ki so se glede na leto 2019 zvišale za okoli 45 %. Na cene kovin pomembno vpliva tudi pričakovanje, da bo energetski prehod iz fosilnih goriv povzročil znatno povečanje povpraševanja po kovinah.</w:t>
            </w:r>
            <w:r w:rsidRPr="00D5699D">
              <w:rPr>
                <w:rFonts w:ascii="Arial" w:hAnsi="Arial" w:cs="Arial"/>
                <w:sz w:val="24"/>
                <w:szCs w:val="24"/>
              </w:rPr>
              <w:t xml:space="preserve"> </w:t>
            </w:r>
            <w:r w:rsidRPr="00D5699D">
              <w:rPr>
                <w:rFonts w:ascii="Arial" w:hAnsi="Arial" w:cs="Arial"/>
                <w:sz w:val="20"/>
                <w:szCs w:val="20"/>
              </w:rPr>
              <w:t xml:space="preserve">Slovenija uvozi primerjalno več kovin kot večina drugih držav EU, saj </w:t>
            </w:r>
            <w:r w:rsidR="00A60EEC" w:rsidRPr="00D5699D">
              <w:rPr>
                <w:rFonts w:ascii="Arial" w:hAnsi="Arial" w:cs="Arial"/>
                <w:sz w:val="20"/>
                <w:szCs w:val="20"/>
              </w:rPr>
              <w:t xml:space="preserve">te </w:t>
            </w:r>
            <w:r w:rsidRPr="00D5699D">
              <w:rPr>
                <w:rFonts w:ascii="Arial" w:hAnsi="Arial" w:cs="Arial"/>
                <w:sz w:val="20"/>
                <w:szCs w:val="20"/>
              </w:rPr>
              <w:t xml:space="preserve">v zadnjih letih predstavljajo </w:t>
            </w:r>
            <w:r w:rsidR="00AF4D2F" w:rsidRPr="00D5699D">
              <w:rPr>
                <w:rFonts w:ascii="Arial" w:hAnsi="Arial" w:cs="Arial"/>
                <w:sz w:val="20"/>
                <w:szCs w:val="20"/>
              </w:rPr>
              <w:t xml:space="preserve">od </w:t>
            </w:r>
            <w:r w:rsidRPr="00D5699D">
              <w:rPr>
                <w:rFonts w:ascii="Arial" w:hAnsi="Arial" w:cs="Arial"/>
                <w:sz w:val="20"/>
                <w:szCs w:val="20"/>
              </w:rPr>
              <w:t xml:space="preserve">3 </w:t>
            </w:r>
            <w:r w:rsidR="00AF4D2F" w:rsidRPr="00D5699D">
              <w:rPr>
                <w:rFonts w:ascii="Arial" w:hAnsi="Arial" w:cs="Arial"/>
                <w:sz w:val="20"/>
                <w:szCs w:val="20"/>
              </w:rPr>
              <w:t>do</w:t>
            </w:r>
            <w:r w:rsidRPr="00D5699D">
              <w:rPr>
                <w:rFonts w:ascii="Arial" w:hAnsi="Arial" w:cs="Arial"/>
                <w:sz w:val="20"/>
                <w:szCs w:val="20"/>
              </w:rPr>
              <w:t xml:space="preserve"> 3,5 % celotnega uvoza (povprečje EU je okoli 1 %). Okoli polovico uvoza kovin predstavlja aluminij, ki se je v primerjavi z letom 2019 podražil za več kot 25 %. Opazno so se podražile tudi druge surovine, ki </w:t>
            </w:r>
            <w:r w:rsidR="24EC7A5A" w:rsidRPr="00D5699D">
              <w:rPr>
                <w:rFonts w:ascii="Arial" w:hAnsi="Arial" w:cs="Arial"/>
                <w:sz w:val="20"/>
                <w:szCs w:val="20"/>
              </w:rPr>
              <w:t xml:space="preserve">so </w:t>
            </w:r>
            <w:r w:rsidRPr="00D5699D">
              <w:rPr>
                <w:rFonts w:ascii="Arial" w:hAnsi="Arial" w:cs="Arial"/>
                <w:sz w:val="20"/>
                <w:szCs w:val="20"/>
              </w:rPr>
              <w:t>pomembn</w:t>
            </w:r>
            <w:r w:rsidR="38242EB1" w:rsidRPr="00D5699D">
              <w:rPr>
                <w:rFonts w:ascii="Arial" w:hAnsi="Arial" w:cs="Arial"/>
                <w:sz w:val="20"/>
                <w:szCs w:val="20"/>
              </w:rPr>
              <w:t>e</w:t>
            </w:r>
            <w:r w:rsidRPr="00D5699D">
              <w:rPr>
                <w:rFonts w:ascii="Arial" w:hAnsi="Arial" w:cs="Arial"/>
                <w:sz w:val="20"/>
                <w:szCs w:val="20"/>
              </w:rPr>
              <w:t xml:space="preserve"> </w:t>
            </w:r>
            <w:r w:rsidR="79DAB964" w:rsidRPr="00D5699D">
              <w:rPr>
                <w:rFonts w:ascii="Arial" w:hAnsi="Arial" w:cs="Arial"/>
                <w:sz w:val="20"/>
                <w:szCs w:val="20"/>
              </w:rPr>
              <w:t>za</w:t>
            </w:r>
            <w:r w:rsidRPr="00D5699D">
              <w:rPr>
                <w:rFonts w:ascii="Arial" w:hAnsi="Arial" w:cs="Arial"/>
                <w:sz w:val="20"/>
                <w:szCs w:val="20"/>
              </w:rPr>
              <w:t xml:space="preserve"> predelovalne dejavnosti in gradbeništvo v Sloveniji (železo, jeklo, les), na svetovnih trgih pa so višje tudi cene hrane in kmetijskih izdelkov. Višje kot pred epidemijo so tudi cene energetskih surovin, predvsem nafte, ki so ob izbruhu epidemije lani dosegle najnižje vrednosti v zadnjih 18 letih.</w:t>
            </w:r>
          </w:p>
          <w:p w14:paraId="0FEA7044" w14:textId="77777777" w:rsidR="00591356" w:rsidRPr="00C77B9A" w:rsidRDefault="00591356" w:rsidP="001115F7">
            <w:pPr>
              <w:pStyle w:val="BesediloNAPOVED"/>
              <w:rPr>
                <w:bCs/>
              </w:rPr>
            </w:pPr>
          </w:p>
          <w:tbl>
            <w:tblPr>
              <w:tblStyle w:val="TableGrid"/>
              <w:tblW w:w="8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3"/>
              <w:gridCol w:w="4383"/>
            </w:tblGrid>
            <w:tr w:rsidR="00591356" w:rsidRPr="00376152" w14:paraId="1C9CCC9B" w14:textId="77777777" w:rsidTr="001115F7">
              <w:tc>
                <w:tcPr>
                  <w:tcW w:w="4391" w:type="dxa"/>
                </w:tcPr>
                <w:p w14:paraId="1E27F24D" w14:textId="52F01878" w:rsidR="00591356" w:rsidRPr="004115F7" w:rsidRDefault="00591356" w:rsidP="004115F7">
                  <w:pPr>
                    <w:pStyle w:val="Caption"/>
                  </w:pPr>
                  <w:r w:rsidRPr="004115F7">
                    <w:t xml:space="preserve">Slika </w:t>
                  </w:r>
                  <w:r w:rsidRPr="004115F7">
                    <w:fldChar w:fldCharType="begin"/>
                  </w:r>
                  <w:r w:rsidRPr="004115F7">
                    <w:instrText xml:space="preserve"> SEQ Slika \* ARABIC </w:instrText>
                  </w:r>
                  <w:r w:rsidRPr="004115F7">
                    <w:fldChar w:fldCharType="separate"/>
                  </w:r>
                  <w:r w:rsidR="00C30FBD">
                    <w:t>27</w:t>
                  </w:r>
                  <w:r w:rsidRPr="004115F7">
                    <w:fldChar w:fldCharType="end"/>
                  </w:r>
                  <w:r w:rsidRPr="004115F7">
                    <w:t xml:space="preserve">: Cene surovin na svetovnih trgih </w:t>
                  </w:r>
                  <w:r w:rsidR="00C33372" w:rsidRPr="004115F7">
                    <w:t xml:space="preserve">so </w:t>
                  </w:r>
                  <w:r w:rsidR="5F1DE86C" w:rsidRPr="004115F7">
                    <w:t>po</w:t>
                  </w:r>
                  <w:r w:rsidRPr="004115F7">
                    <w:t xml:space="preserve"> padc</w:t>
                  </w:r>
                  <w:r w:rsidR="61C5E4EF" w:rsidRPr="004115F7">
                    <w:t>u</w:t>
                  </w:r>
                  <w:r w:rsidRPr="004115F7">
                    <w:t xml:space="preserve"> lani spomladi</w:t>
                  </w:r>
                  <w:r w:rsidR="00C33372" w:rsidRPr="004115F7">
                    <w:t xml:space="preserve"> </w:t>
                  </w:r>
                  <w:r w:rsidR="7AAC536B" w:rsidRPr="004115F7">
                    <w:t>naraščale</w:t>
                  </w:r>
                  <w:r w:rsidR="00C33372" w:rsidRPr="004115F7">
                    <w:t xml:space="preserve"> in se </w:t>
                  </w:r>
                  <w:r w:rsidR="00B41844" w:rsidRPr="004115F7">
                    <w:t>ohranjajo na višjih ravneh</w:t>
                  </w:r>
                </w:p>
                <w:p w14:paraId="7D87342F" w14:textId="77777777" w:rsidR="00591356" w:rsidRPr="004115F7" w:rsidRDefault="00591356" w:rsidP="004115F7">
                  <w:pPr>
                    <w:pStyle w:val="Caption"/>
                  </w:pPr>
                </w:p>
                <w:p w14:paraId="03462593" w14:textId="77777777" w:rsidR="004440C0" w:rsidRPr="004115F7" w:rsidRDefault="004440C0" w:rsidP="004115F7">
                  <w:pPr>
                    <w:pStyle w:val="Caption"/>
                  </w:pPr>
                </w:p>
                <w:p w14:paraId="46E9E277" w14:textId="1476FEED" w:rsidR="00591356" w:rsidRPr="004115F7" w:rsidRDefault="0030060A" w:rsidP="004115F7">
                  <w:pPr>
                    <w:pStyle w:val="Caption"/>
                  </w:pPr>
                  <w:ins w:id="107" w:author="Nataša Todorović Jemec" w:date="2021-09-14T09:04:00Z">
                    <w:r w:rsidRPr="0030060A">
                      <w:drawing>
                        <wp:inline distT="0" distB="0" distL="0" distR="0" wp14:anchorId="2B074FEC" wp14:editId="52E5ACA3">
                          <wp:extent cx="2722909" cy="22320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22909" cy="2232000"/>
                                  </a:xfrm>
                                  <a:prstGeom prst="rect">
                                    <a:avLst/>
                                  </a:prstGeom>
                                  <a:noFill/>
                                  <a:ln>
                                    <a:noFill/>
                                  </a:ln>
                                </pic:spPr>
                              </pic:pic>
                            </a:graphicData>
                          </a:graphic>
                        </wp:inline>
                      </w:drawing>
                    </w:r>
                  </w:ins>
                  <w:del w:id="108" w:author="Nataša Todorović Jemec" w:date="2021-09-14T09:04:00Z">
                    <w:r w:rsidR="003C0345" w:rsidRPr="004115F7" w:rsidDel="0030060A">
                      <w:drawing>
                        <wp:inline distT="0" distB="0" distL="0" distR="0" wp14:anchorId="37E002FB" wp14:editId="406CDF7E">
                          <wp:extent cx="2730918" cy="223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30918" cy="2232000"/>
                                  </a:xfrm>
                                  <a:prstGeom prst="rect">
                                    <a:avLst/>
                                  </a:prstGeom>
                                  <a:noFill/>
                                  <a:ln>
                                    <a:noFill/>
                                  </a:ln>
                                </pic:spPr>
                              </pic:pic>
                            </a:graphicData>
                          </a:graphic>
                        </wp:inline>
                      </w:drawing>
                    </w:r>
                  </w:del>
                </w:p>
                <w:p w14:paraId="15A1BE95" w14:textId="77777777" w:rsidR="00591356" w:rsidRPr="004115F7" w:rsidRDefault="00591356" w:rsidP="004115F7">
                  <w:pPr>
                    <w:pStyle w:val="Caption"/>
                  </w:pPr>
                </w:p>
              </w:tc>
              <w:tc>
                <w:tcPr>
                  <w:tcW w:w="4385" w:type="dxa"/>
                </w:tcPr>
                <w:p w14:paraId="79191B50" w14:textId="56BDE5C6" w:rsidR="00591356" w:rsidRPr="004115F7" w:rsidRDefault="00591356" w:rsidP="004115F7">
                  <w:pPr>
                    <w:pStyle w:val="Caption"/>
                  </w:pPr>
                  <w:r w:rsidRPr="004115F7">
                    <w:t xml:space="preserve">Slika </w:t>
                  </w:r>
                  <w:r w:rsidRPr="004115F7">
                    <w:fldChar w:fldCharType="begin"/>
                  </w:r>
                  <w:r w:rsidRPr="004115F7">
                    <w:instrText xml:space="preserve"> SEQ Slika \* ARABIC </w:instrText>
                  </w:r>
                  <w:r w:rsidRPr="004115F7">
                    <w:fldChar w:fldCharType="separate"/>
                  </w:r>
                  <w:r w:rsidR="00C30FBD">
                    <w:t>28</w:t>
                  </w:r>
                  <w:r w:rsidRPr="004115F7">
                    <w:fldChar w:fldCharType="end"/>
                  </w:r>
                  <w:r w:rsidRPr="004115F7">
                    <w:t xml:space="preserve">: </w:t>
                  </w:r>
                  <w:r w:rsidR="5AE57B0E" w:rsidRPr="004115F7">
                    <w:t xml:space="preserve">Ocena </w:t>
                  </w:r>
                  <w:r w:rsidR="37651E8A" w:rsidRPr="004115F7">
                    <w:t>p</w:t>
                  </w:r>
                  <w:r w:rsidRPr="004115F7">
                    <w:t>omanjkanj</w:t>
                  </w:r>
                  <w:r w:rsidR="335D4A6B" w:rsidRPr="004115F7">
                    <w:t>a</w:t>
                  </w:r>
                  <w:r w:rsidRPr="004115F7">
                    <w:t xml:space="preserve"> materiala oziroma opreme kot dejavnik</w:t>
                  </w:r>
                  <w:r w:rsidR="65D4FEC3" w:rsidRPr="004115F7">
                    <w:t>a</w:t>
                  </w:r>
                  <w:r w:rsidRPr="004115F7">
                    <w:t xml:space="preserve"> omejevanja proizvodnje v dejavnostih z večjim deležem porabe elektronske opreme </w:t>
                  </w:r>
                </w:p>
                <w:p w14:paraId="5339CD50" w14:textId="77777777" w:rsidR="00591356" w:rsidRPr="004115F7" w:rsidRDefault="00591356" w:rsidP="004115F7">
                  <w:pPr>
                    <w:pStyle w:val="Caption"/>
                  </w:pPr>
                </w:p>
                <w:p w14:paraId="6B865CA3" w14:textId="2007AD8E" w:rsidR="00591356" w:rsidRPr="004115F7" w:rsidRDefault="0030060A" w:rsidP="004115F7">
                  <w:pPr>
                    <w:pStyle w:val="Caption"/>
                  </w:pPr>
                  <w:ins w:id="109" w:author="Nataša Todorović Jemec" w:date="2021-09-14T09:04:00Z">
                    <w:r w:rsidRPr="0030060A">
                      <w:drawing>
                        <wp:inline distT="0" distB="0" distL="0" distR="0" wp14:anchorId="0705FE10" wp14:editId="75F7DF2B">
                          <wp:extent cx="2722909" cy="223200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22909" cy="2232000"/>
                                  </a:xfrm>
                                  <a:prstGeom prst="rect">
                                    <a:avLst/>
                                  </a:prstGeom>
                                  <a:noFill/>
                                  <a:ln>
                                    <a:noFill/>
                                  </a:ln>
                                </pic:spPr>
                              </pic:pic>
                            </a:graphicData>
                          </a:graphic>
                        </wp:inline>
                      </w:drawing>
                    </w:r>
                  </w:ins>
                  <w:del w:id="110" w:author="Nataša Todorović Jemec" w:date="2021-09-14T09:04:00Z">
                    <w:r w:rsidR="00591356" w:rsidRPr="004115F7" w:rsidDel="0030060A">
                      <w:drawing>
                        <wp:inline distT="0" distB="0" distL="0" distR="0" wp14:anchorId="375F27B2" wp14:editId="5882AECE">
                          <wp:extent cx="2724456" cy="2232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24456" cy="2232000"/>
                                  </a:xfrm>
                                  <a:prstGeom prst="rect">
                                    <a:avLst/>
                                  </a:prstGeom>
                                  <a:noFill/>
                                  <a:ln>
                                    <a:noFill/>
                                  </a:ln>
                                </pic:spPr>
                              </pic:pic>
                            </a:graphicData>
                          </a:graphic>
                        </wp:inline>
                      </w:drawing>
                    </w:r>
                  </w:del>
                  <w:r w:rsidR="00591356" w:rsidRPr="004115F7" w:rsidDel="005D7A4C">
                    <w:t xml:space="preserve"> </w:t>
                  </w:r>
                </w:p>
              </w:tc>
            </w:tr>
          </w:tbl>
          <w:p w14:paraId="466225A8" w14:textId="77777777" w:rsidR="00591356" w:rsidRPr="00520BE4" w:rsidRDefault="00591356" w:rsidP="001115F7">
            <w:pPr>
              <w:autoSpaceDE w:val="0"/>
              <w:autoSpaceDN w:val="0"/>
              <w:adjustRightInd w:val="0"/>
              <w:spacing w:after="0" w:line="240" w:lineRule="auto"/>
              <w:jc w:val="both"/>
              <w:rPr>
                <w:rFonts w:ascii="Arial" w:hAnsi="Arial" w:cs="Arial"/>
                <w:b/>
                <w:sz w:val="20"/>
                <w:szCs w:val="20"/>
              </w:rPr>
            </w:pPr>
          </w:p>
          <w:p w14:paraId="3E4B8595" w14:textId="4161987B" w:rsidR="00591356" w:rsidRDefault="00591356" w:rsidP="001115F7">
            <w:pPr>
              <w:pStyle w:val="BesediloNAPOVED"/>
            </w:pPr>
            <w:r w:rsidRPr="00B2243F">
              <w:rPr>
                <w:rStyle w:val="VodilnistavekBoldpoudarekNAPOVED"/>
              </w:rPr>
              <w:t>Ob okrevanju svetovnega povpraševanja se je močno povečalo povpraševanje po polprevodnikih, k</w:t>
            </w:r>
            <w:r>
              <w:rPr>
                <w:rStyle w:val="VodilnistavekBoldpoudarekNAPOVED"/>
              </w:rPr>
              <w:t>ar</w:t>
            </w:r>
            <w:r w:rsidRPr="00B2243F">
              <w:rPr>
                <w:rStyle w:val="VodilnistavekBoldpoudarekNAPOVED"/>
              </w:rPr>
              <w:t xml:space="preserve"> pomembno vpliva na posamezne </w:t>
            </w:r>
            <w:r w:rsidR="00EE384E" w:rsidRPr="2ED94778">
              <w:rPr>
                <w:rStyle w:val="VodilnistavekBoldpoudarekNAPOVED"/>
              </w:rPr>
              <w:t xml:space="preserve">panoge predelovalnih </w:t>
            </w:r>
            <w:r w:rsidR="009D13E2" w:rsidRPr="2ED94778">
              <w:rPr>
                <w:rStyle w:val="VodilnistavekBoldpoudarekNAPOVED"/>
              </w:rPr>
              <w:t>dejavnosti</w:t>
            </w:r>
            <w:r w:rsidRPr="00B2243F">
              <w:rPr>
                <w:rStyle w:val="VodilnistavekBoldpoudarekNAPOVED"/>
              </w:rPr>
              <w:t>.</w:t>
            </w:r>
            <w:r w:rsidRPr="00B2243F">
              <w:t xml:space="preserve"> Proizvodnja polprevodnikov je trenutno omejena, na kratek rok pa je skoraj nemogoče povečati ponudbo teh proizvodov. V drugem četrtletju lani se je močno povečalo svetovno povpraševanje po računalniški in elektronski opremi (delo </w:t>
            </w:r>
            <w:r w:rsidR="00DB066E">
              <w:t xml:space="preserve">in </w:t>
            </w:r>
            <w:r w:rsidR="3EE2292C">
              <w:t>izobraževanje</w:t>
            </w:r>
            <w:r>
              <w:t xml:space="preserve"> na daljavo,</w:t>
            </w:r>
            <w:r w:rsidRPr="00B2243F">
              <w:t xml:space="preserve"> rudarjenje ob višjih cenah </w:t>
            </w:r>
            <w:proofErr w:type="spellStart"/>
            <w:r w:rsidRPr="00B2243F">
              <w:t>kriptovalut</w:t>
            </w:r>
            <w:proofErr w:type="spellEnd"/>
            <w:r w:rsidRPr="00B2243F">
              <w:t xml:space="preserve">), s postopnim okrevanjem proizvodnje v avtomobilski industriji pa </w:t>
            </w:r>
            <w:r w:rsidRPr="6F7E3069">
              <w:rPr>
                <w:rFonts w:cs="Arial"/>
              </w:rPr>
              <w:t xml:space="preserve">na začetku letošnjega leta </w:t>
            </w:r>
            <w:r w:rsidRPr="00B2243F">
              <w:t xml:space="preserve">proizvodnja polprevodnikov ni več </w:t>
            </w:r>
            <w:r w:rsidR="00461681">
              <w:t>sledila</w:t>
            </w:r>
            <w:r w:rsidRPr="00B2243F">
              <w:t xml:space="preserve"> povpraševanj</w:t>
            </w:r>
            <w:r w:rsidR="00461681">
              <w:t>u</w:t>
            </w:r>
            <w:r w:rsidRPr="00B2243F">
              <w:t xml:space="preserve">. Okoli 60 % povpraševanja po polprevodnikih sicer predstavljajo polprevodniki v komunikacijah (npr. mobilna telefonija) ter računalnikih, delež v avtomobilski industriji pa je relativno majhen (okoli 12 %), vendar se povečuje. Ob tem trenutno proizvajalci polprevodnikov dajejo prednost proizvodom, ki prinašajo večjo dodano vrednost, kar pomeni, da je </w:t>
            </w:r>
            <w:r w:rsidR="484DB260">
              <w:t xml:space="preserve">pomanjkanje </w:t>
            </w:r>
            <w:r w:rsidRPr="00B2243F">
              <w:t>na trgu manj zahtevnih proizvodov večje (za avtomobilsko industrijo, gospodinjske aparate, itd.). To je že vplivalo na uvoz polprevodnikov v EU</w:t>
            </w:r>
            <w:r>
              <w:t>,</w:t>
            </w:r>
            <w:r w:rsidRPr="6F7E3069">
              <w:rPr>
                <w:rStyle w:val="FootnoteReference"/>
                <w:sz w:val="20"/>
                <w:szCs w:val="20"/>
              </w:rPr>
              <w:footnoteReference w:id="36"/>
            </w:r>
            <w:r w:rsidRPr="00B2243F">
              <w:t xml:space="preserve"> kjer so v zadnjem letu stopnje rasti </w:t>
            </w:r>
            <w:r w:rsidR="60967709">
              <w:t xml:space="preserve">uvoza </w:t>
            </w:r>
            <w:r w:rsidRPr="00B2243F">
              <w:t xml:space="preserve">teh proizvodov zaostajale za rastmi uvoza v celoti. Posledice zastojev zaradi pomanjkanja polprevodnikov so najbolj vidne v panogah z večjim deležem porabe </w:t>
            </w:r>
            <w:r w:rsidRPr="00B2243F">
              <w:lastRenderedPageBreak/>
              <w:t>elektronske opreme, kot so proizvodnja računalnikov in elektronike, električne opreme ter avtomobilov, skupaj z višjimi cenami drugih surovin pa ima tako pomanjkanje lahko pomemben vpliv tudi na dobavni čas in cene dobaviteljev</w:t>
            </w:r>
            <w:r w:rsidR="754A1B54">
              <w:t xml:space="preserve"> teh končnih izdelkov</w:t>
            </w:r>
            <w:r w:rsidRPr="00B2243F">
              <w:t>. Pomanjkanje polprevodnikov zaenkrat še ni imelo vidnega vpliva na cene</w:t>
            </w:r>
            <w:r w:rsidRPr="6F7E3069">
              <w:rPr>
                <w:rFonts w:cs="Arial"/>
              </w:rPr>
              <w:t xml:space="preserve"> </w:t>
            </w:r>
            <w:r w:rsidR="003A008D">
              <w:rPr>
                <w:rFonts w:cs="Arial"/>
              </w:rPr>
              <w:t xml:space="preserve">proizvajalcev </w:t>
            </w:r>
            <w:r w:rsidRPr="6F7E3069">
              <w:rPr>
                <w:rFonts w:cs="Arial"/>
              </w:rPr>
              <w:t>v EU in ZDA</w:t>
            </w:r>
            <w:r w:rsidR="003369F3">
              <w:rPr>
                <w:rFonts w:cs="Arial"/>
              </w:rPr>
              <w:t>,</w:t>
            </w:r>
            <w:r w:rsidRPr="6F7E3069">
              <w:rPr>
                <w:rStyle w:val="FootnoteReference"/>
                <w:rFonts w:cs="Arial"/>
              </w:rPr>
              <w:footnoteReference w:id="37"/>
            </w:r>
            <w:r w:rsidRPr="00B2243F">
              <w:t xml:space="preserve"> ob tem pa ECB </w:t>
            </w:r>
            <w:r>
              <w:rPr>
                <w:color w:val="2B579A"/>
                <w:shd w:val="clear" w:color="auto" w:fill="E6E6E6"/>
              </w:rPr>
              <w:fldChar w:fldCharType="begin"/>
            </w:r>
            <w:r w:rsidR="00EF5A85">
              <w:instrText xml:space="preserve"> ADDIN ZOTERO_ITEM CSL_CITATION {"citationID":"zDwihvrr","properties":{"formattedCitation":"(2021a)","plainCitation":"(2021a)","noteIndex":0},"citationItems":[{"id":404,"uris":["http://zotero.org/groups/4141114/items/LMX2P9NM"],"uri":["http://zotero.org/groups/4141114/items/LMX2P9NM"],"itemData":{"id":404,"type":"report","event-place":"Frankfurt am Main","language":"en","number":"4","publisher":"Evropska centralna banka","publisher-place":"Frankfurt am Main","title":"ECB Economic Bulletin","URL":"https://www.ecb.europa.eu/pub/pdf/ecbu/eb202104.en.pdf","author":[{"family":"ECB","given":""}],"issued":{"date-parts":[["2021"]]}},"suppress-author":true}],"schema":"https://github.com/citation-style-language/schema/raw/master/csl-citation.json"} </w:instrText>
            </w:r>
            <w:r>
              <w:rPr>
                <w:color w:val="2B579A"/>
                <w:shd w:val="clear" w:color="auto" w:fill="E6E6E6"/>
              </w:rPr>
              <w:fldChar w:fldCharType="separate"/>
            </w:r>
            <w:r w:rsidRPr="004A1CBB">
              <w:rPr>
                <w:rFonts w:cs="Arial"/>
              </w:rPr>
              <w:t>(2021a)</w:t>
            </w:r>
            <w:r>
              <w:rPr>
                <w:color w:val="2B579A"/>
                <w:shd w:val="clear" w:color="auto" w:fill="E6E6E6"/>
              </w:rPr>
              <w:fldChar w:fldCharType="end"/>
            </w:r>
            <w:r w:rsidRPr="00B2243F">
              <w:t xml:space="preserve"> navaja, da se</w:t>
            </w:r>
            <w:r w:rsidR="003A008D">
              <w:t xml:space="preserve"> bodo</w:t>
            </w:r>
            <w:r w:rsidRPr="00B2243F">
              <w:t xml:space="preserve"> lahko pritiski na rast cen zaradi pomanjkanja pokazali s precejšnim časovnim zamikom. Ena najbolj prizadetih industrij v </w:t>
            </w:r>
            <w:r>
              <w:t>EU</w:t>
            </w:r>
            <w:del w:id="111" w:author="Nataša Todorović Jemec" w:date="2021-09-13T15:09:00Z">
              <w:r w:rsidDel="00234F85">
                <w:rPr>
                  <w:rStyle w:val="FootnoteReference"/>
                </w:rPr>
                <w:footnoteReference w:id="38"/>
              </w:r>
            </w:del>
            <w:r>
              <w:t xml:space="preserve"> </w:t>
            </w:r>
            <w:r w:rsidRPr="00B2243F">
              <w:t>je avtomobilska</w:t>
            </w:r>
            <w:r w:rsidR="002375C7">
              <w:t>.</w:t>
            </w:r>
            <w:ins w:id="114" w:author="Nataša Todorović Jemec" w:date="2021-09-13T15:09:00Z">
              <w:r w:rsidR="00234F85">
                <w:rPr>
                  <w:rStyle w:val="FootnoteReference"/>
                </w:rPr>
                <w:footnoteReference w:id="39"/>
              </w:r>
            </w:ins>
            <w:r w:rsidR="002375C7">
              <w:t xml:space="preserve"> V tej panogi</w:t>
            </w:r>
            <w:r>
              <w:t xml:space="preserve"> je</w:t>
            </w:r>
            <w:r w:rsidRPr="00B2243F">
              <w:t xml:space="preserve"> </w:t>
            </w:r>
            <w:r>
              <w:t xml:space="preserve">v Sloveniji </w:t>
            </w:r>
            <w:r w:rsidRPr="00B2243F">
              <w:t xml:space="preserve">pomanjkanje polprevodnikov že </w:t>
            </w:r>
            <w:r w:rsidR="2CEF87DE">
              <w:t>povzročilo</w:t>
            </w:r>
            <w:r>
              <w:t xml:space="preserve"> </w:t>
            </w:r>
            <w:r w:rsidRPr="00B2243F">
              <w:t>začasn</w:t>
            </w:r>
            <w:r w:rsidR="23E6915C">
              <w:t>e</w:t>
            </w:r>
            <w:r w:rsidRPr="00B2243F">
              <w:t xml:space="preserve"> zaustavi</w:t>
            </w:r>
            <w:r w:rsidR="42672EF0">
              <w:t>t</w:t>
            </w:r>
            <w:r w:rsidR="5D070CD9">
              <w:t>ve</w:t>
            </w:r>
            <w:r w:rsidRPr="00B2243F">
              <w:t xml:space="preserve"> proizvodnj</w:t>
            </w:r>
            <w:r w:rsidR="6844756F">
              <w:t>e</w:t>
            </w:r>
            <w:r w:rsidRPr="00B2243F">
              <w:t xml:space="preserve">, skupaj z višjimi cenami kovin in jekla pa </w:t>
            </w:r>
            <w:r w:rsidR="12F0EC9C" w:rsidRPr="00B2243F">
              <w:t>bo</w:t>
            </w:r>
            <w:r w:rsidRPr="00B2243F">
              <w:t xml:space="preserve"> pomembno vplivalo na proizvodnjo v nadaljevanju leta. </w:t>
            </w:r>
          </w:p>
          <w:p w14:paraId="72508004" w14:textId="77777777" w:rsidR="00591356" w:rsidRDefault="00591356" w:rsidP="001115F7">
            <w:pPr>
              <w:pStyle w:val="BesediloNAPOVED"/>
            </w:pPr>
          </w:p>
          <w:p w14:paraId="154BFFF5" w14:textId="6F6BE572" w:rsidR="00591356" w:rsidRPr="00C77B9A" w:rsidRDefault="6680B4D9" w:rsidP="001115F7">
            <w:pPr>
              <w:pStyle w:val="BesediloNAPOVED"/>
            </w:pPr>
            <w:r w:rsidRPr="2ED94778">
              <w:rPr>
                <w:rStyle w:val="VodilnistavekBoldpoudarekNAPOVED"/>
              </w:rPr>
              <w:t>D</w:t>
            </w:r>
            <w:r w:rsidR="00591356" w:rsidRPr="00B2243F">
              <w:rPr>
                <w:rStyle w:val="VodilnistavekBoldpoudarekNAPOVED"/>
              </w:rPr>
              <w:t>vig cen</w:t>
            </w:r>
            <w:r w:rsidR="00A69B13" w:rsidRPr="2ED94778">
              <w:rPr>
                <w:rStyle w:val="VodilnistavekBoldpoudarekNAPOVED"/>
              </w:rPr>
              <w:t xml:space="preserve"> surovin</w:t>
            </w:r>
            <w:r w:rsidR="00591356" w:rsidRPr="00B2243F">
              <w:rPr>
                <w:rStyle w:val="VodilnistavekBoldpoudarekNAPOVED"/>
              </w:rPr>
              <w:t>, težav</w:t>
            </w:r>
            <w:r w:rsidR="793045E3" w:rsidRPr="2ED94778">
              <w:rPr>
                <w:rStyle w:val="VodilnistavekBoldpoudarekNAPOVED"/>
              </w:rPr>
              <w:t>e</w:t>
            </w:r>
            <w:r w:rsidR="00591356" w:rsidRPr="00B2243F">
              <w:rPr>
                <w:rStyle w:val="VodilnistavekBoldpoudarekNAPOVED"/>
              </w:rPr>
              <w:t xml:space="preserve"> z dobavami</w:t>
            </w:r>
            <w:r w:rsidR="00591356" w:rsidRPr="00B2243F">
              <w:rPr>
                <w:rStyle w:val="VodilnistavekBoldpoudarekNAPOVED"/>
                <w:vertAlign w:val="superscript"/>
              </w:rPr>
              <w:footnoteReference w:id="40"/>
            </w:r>
            <w:r w:rsidR="00591356" w:rsidRPr="00B2243F">
              <w:rPr>
                <w:rStyle w:val="VodilnistavekBoldpoudarekNAPOVED"/>
              </w:rPr>
              <w:t xml:space="preserve"> in pomanjkanjem polprevodnikov</w:t>
            </w:r>
            <w:r w:rsidR="01380FC6" w:rsidRPr="2ED94778">
              <w:rPr>
                <w:rStyle w:val="VodilnistavekBoldpoudarekNAPOVED"/>
              </w:rPr>
              <w:t xml:space="preserve"> so vplivale na uvozne in izvozne cene proizvajalcev</w:t>
            </w:r>
            <w:r w:rsidR="38D7630E" w:rsidRPr="2ED94778">
              <w:rPr>
                <w:rStyle w:val="VodilnistavekBoldpoudarekNAPOVED"/>
              </w:rPr>
              <w:t>;</w:t>
            </w:r>
            <w:r w:rsidR="63CA7F3C" w:rsidRPr="2ED94778">
              <w:rPr>
                <w:rStyle w:val="VodilnistavekBoldpoudarekNAPOVED"/>
              </w:rPr>
              <w:t xml:space="preserve"> ocenjujemo, da bo postopoma</w:t>
            </w:r>
            <w:r w:rsidR="01380FC6" w:rsidRPr="2ED94778">
              <w:rPr>
                <w:rStyle w:val="VodilnistavekBoldpoudarekNAPOVED"/>
              </w:rPr>
              <w:t xml:space="preserve"> </w:t>
            </w:r>
            <w:r w:rsidR="5AEFBC57" w:rsidRPr="2ED94778">
              <w:rPr>
                <w:rStyle w:val="VodilnistavekBoldpoudarekNAPOVED"/>
              </w:rPr>
              <w:t xml:space="preserve">večji tudi vpliv </w:t>
            </w:r>
            <w:r w:rsidR="01380FC6" w:rsidRPr="2ED94778">
              <w:rPr>
                <w:rStyle w:val="VodilnistavekBoldpoudarekNAPOVED"/>
              </w:rPr>
              <w:t>na končne cene potrošnikov</w:t>
            </w:r>
            <w:r w:rsidR="2F3560D8" w:rsidRPr="2ED94778">
              <w:rPr>
                <w:rStyle w:val="VodilnistavekBoldpoudarekNAPOVED"/>
              </w:rPr>
              <w:t>.</w:t>
            </w:r>
            <w:r w:rsidR="00591356" w:rsidRPr="00B2243F">
              <w:rPr>
                <w:rStyle w:val="VodilnistavekBoldpoudarekNAPOVED"/>
              </w:rPr>
              <w:t xml:space="preserve"> </w:t>
            </w:r>
            <w:r w:rsidR="00591356" w:rsidRPr="00B2243F">
              <w:t>Zaradi odprtosti slovenskega gospodarstva</w:t>
            </w:r>
            <w:r w:rsidR="00591356" w:rsidRPr="6F7E3069">
              <w:rPr>
                <w:rStyle w:val="FootnoteReference"/>
                <w:sz w:val="20"/>
                <w:szCs w:val="20"/>
              </w:rPr>
              <w:footnoteReference w:id="41"/>
            </w:r>
            <w:r w:rsidR="00591356" w:rsidRPr="00B2243F">
              <w:t xml:space="preserve"> zunanji pogoji poslovanja in zunanji cenovni šoki </w:t>
            </w:r>
            <w:r w:rsidR="149CCBE8">
              <w:t xml:space="preserve">močno vplivajo nanj. </w:t>
            </w:r>
            <w:r w:rsidR="00591356" w:rsidRPr="00B2243F">
              <w:t xml:space="preserve">Višje cene energentov, </w:t>
            </w:r>
            <w:proofErr w:type="spellStart"/>
            <w:r w:rsidR="00591356" w:rsidRPr="00B2243F">
              <w:t>neenergetskih</w:t>
            </w:r>
            <w:proofErr w:type="spellEnd"/>
            <w:r w:rsidR="00591356" w:rsidRPr="00B2243F">
              <w:t xml:space="preserve"> surovin in proizvodov za investicije so se že odrazile v cenah slovenskih proizvajalcev, ki so se v zadnjih mesecih močno okrepile na domačem in tujih trgih. Ob tem ocenjujemo, da se bodo letos uvozne cene zvišale bolj kot izvozne, kar bo opazno poslabšalo pogoje menjave</w:t>
            </w:r>
            <w:r w:rsidR="00591356">
              <w:t xml:space="preserve"> (glej Poglavje 3.6)</w:t>
            </w:r>
            <w:r w:rsidR="00591356" w:rsidRPr="00B2243F">
              <w:t xml:space="preserve">. Povišanje cen surovin se </w:t>
            </w:r>
            <w:r w:rsidR="0A8CF8C0">
              <w:t>delno</w:t>
            </w:r>
            <w:r w:rsidR="00591356">
              <w:t xml:space="preserve"> </w:t>
            </w:r>
            <w:r w:rsidR="00591356" w:rsidRPr="00B2243F">
              <w:t>že preliva tudi v končne cene</w:t>
            </w:r>
            <w:r w:rsidR="00591356">
              <w:t xml:space="preserve"> </w:t>
            </w:r>
            <w:r w:rsidR="75E0A4E6">
              <w:t xml:space="preserve">potrošnikov </w:t>
            </w:r>
            <w:r w:rsidR="00591356">
              <w:t>(glej Poglavje 3.5)</w:t>
            </w:r>
            <w:r w:rsidR="00591356" w:rsidRPr="00B2243F">
              <w:t xml:space="preserve">. </w:t>
            </w:r>
          </w:p>
        </w:tc>
      </w:tr>
    </w:tbl>
    <w:p w14:paraId="6985D948" w14:textId="77777777" w:rsidR="00591356" w:rsidRPr="00687025" w:rsidRDefault="00591356" w:rsidP="00591356">
      <w:pPr>
        <w:pStyle w:val="Heading2"/>
      </w:pPr>
      <w:bookmarkStart w:id="117" w:name="_Toc82438215"/>
      <w:r w:rsidRPr="00687025">
        <w:lastRenderedPageBreak/>
        <w:t>Zaposlenost in brezposelnost</w:t>
      </w:r>
      <w:bookmarkEnd w:id="117"/>
    </w:p>
    <w:p w14:paraId="4EED8655" w14:textId="6D7995CD" w:rsidR="00591356" w:rsidRPr="003B7E42" w:rsidRDefault="00591356" w:rsidP="00591356">
      <w:pPr>
        <w:pStyle w:val="BesediloNAPOVED"/>
      </w:pPr>
      <w:r>
        <w:rPr>
          <w:b/>
        </w:rPr>
        <w:t>Po prekinitvi večletnih ugodnih gibanj na trgu dela v prvem valu epidemije lani se zaposlenost</w:t>
      </w:r>
      <w:r w:rsidR="00D4084D">
        <w:rPr>
          <w:b/>
        </w:rPr>
        <w:t xml:space="preserve"> od </w:t>
      </w:r>
      <w:r w:rsidR="00E55435">
        <w:rPr>
          <w:b/>
        </w:rPr>
        <w:t>druge polovice lanskega leta</w:t>
      </w:r>
      <w:r>
        <w:rPr>
          <w:b/>
        </w:rPr>
        <w:t xml:space="preserve"> vztrajno povečuje, brezposelnost pa zmanjšuje. </w:t>
      </w:r>
      <w:r w:rsidRPr="00B4778F">
        <w:rPr>
          <w:bCs/>
        </w:rPr>
        <w:t xml:space="preserve">Zaposlenost je bila še ob koncu leta 2019 zgodovinsko visoka, brezposelnost pa se je približevala rekordno nizkim ravnem. </w:t>
      </w:r>
      <w:r>
        <w:rPr>
          <w:bCs/>
        </w:rPr>
        <w:t>O</w:t>
      </w:r>
      <w:r w:rsidRPr="00B4778F">
        <w:rPr>
          <w:bCs/>
        </w:rPr>
        <w:t>d sredine marca</w:t>
      </w:r>
      <w:r>
        <w:rPr>
          <w:bCs/>
        </w:rPr>
        <w:t xml:space="preserve"> lani so se</w:t>
      </w:r>
      <w:r w:rsidRPr="00B4778F">
        <w:rPr>
          <w:bCs/>
        </w:rPr>
        <w:t xml:space="preserve"> s sprejetjem ukrepov za zajezitev epidemije </w:t>
      </w:r>
      <w:proofErr w:type="spellStart"/>
      <w:r w:rsidRPr="00B4778F">
        <w:rPr>
          <w:bCs/>
        </w:rPr>
        <w:t>koronavirusa</w:t>
      </w:r>
      <w:proofErr w:type="spellEnd"/>
      <w:r w:rsidRPr="00B4778F">
        <w:rPr>
          <w:bCs/>
        </w:rPr>
        <w:t xml:space="preserve"> razmere na trgu dela naglo poslabšale</w:t>
      </w:r>
      <w:r>
        <w:rPr>
          <w:bCs/>
        </w:rPr>
        <w:t>, pri čemer je zlasti aprila š</w:t>
      </w:r>
      <w:r w:rsidRPr="00B4778F">
        <w:rPr>
          <w:bCs/>
        </w:rPr>
        <w:t>tevil</w:t>
      </w:r>
      <w:r>
        <w:rPr>
          <w:bCs/>
        </w:rPr>
        <w:t>o</w:t>
      </w:r>
      <w:r w:rsidRPr="00B4778F">
        <w:rPr>
          <w:bCs/>
        </w:rPr>
        <w:t xml:space="preserve"> delovno aktivnih</w:t>
      </w:r>
      <w:r>
        <w:rPr>
          <w:bCs/>
        </w:rPr>
        <w:t xml:space="preserve"> močno padlo</w:t>
      </w:r>
      <w:r w:rsidRPr="00B4778F">
        <w:rPr>
          <w:bCs/>
        </w:rPr>
        <w:t xml:space="preserve"> (za 0,9 %)</w:t>
      </w:r>
      <w:r>
        <w:rPr>
          <w:bCs/>
        </w:rPr>
        <w:t xml:space="preserve">, število </w:t>
      </w:r>
      <w:r w:rsidRPr="00B4778F">
        <w:rPr>
          <w:bCs/>
        </w:rPr>
        <w:t>registriranih brezposelnih</w:t>
      </w:r>
      <w:r>
        <w:rPr>
          <w:bCs/>
        </w:rPr>
        <w:t xml:space="preserve"> pa </w:t>
      </w:r>
      <w:r w:rsidR="05B7E9DB" w:rsidRPr="2EB85F14">
        <w:t xml:space="preserve">se je </w:t>
      </w:r>
      <w:r w:rsidRPr="6ECD40D5">
        <w:t>po</w:t>
      </w:r>
      <w:r w:rsidR="3FFE6449" w:rsidRPr="6ECD40D5">
        <w:t>veča</w:t>
      </w:r>
      <w:r w:rsidR="00A44670">
        <w:t>l</w:t>
      </w:r>
      <w:r w:rsidR="3FFE6449" w:rsidRPr="6ECD40D5">
        <w:t>o</w:t>
      </w:r>
      <w:r w:rsidRPr="00B4778F">
        <w:rPr>
          <w:bCs/>
        </w:rPr>
        <w:t xml:space="preserve"> (za 19,9 %)</w:t>
      </w:r>
      <w:r>
        <w:rPr>
          <w:bCs/>
        </w:rPr>
        <w:t>. Hitro s</w:t>
      </w:r>
      <w:r w:rsidRPr="00CE5C6B">
        <w:rPr>
          <w:bCs/>
        </w:rPr>
        <w:t>prejetje interventne zakonodaje za ohranjanje delovnih mest in blažitev posledic epidemije je pomembno vplivalo na to, da je bil padec zaposlenosti v primerjavi s padcem BDP precej manjši</w:t>
      </w:r>
      <w:r w:rsidR="004F6F33">
        <w:rPr>
          <w:bCs/>
        </w:rPr>
        <w:t>,</w:t>
      </w:r>
      <w:r>
        <w:rPr>
          <w:bCs/>
        </w:rPr>
        <w:t xml:space="preserve"> </w:t>
      </w:r>
      <w:r w:rsidRPr="00CE5C6B">
        <w:rPr>
          <w:bCs/>
        </w:rPr>
        <w:t>prilagoditev na trgu dela</w:t>
      </w:r>
      <w:r w:rsidR="004F6F33">
        <w:rPr>
          <w:bCs/>
        </w:rPr>
        <w:t xml:space="preserve"> pa</w:t>
      </w:r>
      <w:r w:rsidR="00A44670">
        <w:rPr>
          <w:bCs/>
        </w:rPr>
        <w:t xml:space="preserve"> </w:t>
      </w:r>
      <w:r w:rsidR="004F6F33">
        <w:rPr>
          <w:bCs/>
        </w:rPr>
        <w:t>je</w:t>
      </w:r>
      <w:r w:rsidRPr="00CE5C6B">
        <w:rPr>
          <w:bCs/>
        </w:rPr>
        <w:t xml:space="preserve"> v večji meri </w:t>
      </w:r>
      <w:r w:rsidR="003747DD">
        <w:rPr>
          <w:bCs/>
        </w:rPr>
        <w:t>vplivala na</w:t>
      </w:r>
      <w:r w:rsidRPr="00CE5C6B">
        <w:rPr>
          <w:bCs/>
        </w:rPr>
        <w:t xml:space="preserve"> števil</w:t>
      </w:r>
      <w:r w:rsidR="003747DD">
        <w:rPr>
          <w:bCs/>
        </w:rPr>
        <w:t>o</w:t>
      </w:r>
      <w:r w:rsidRPr="00CE5C6B">
        <w:rPr>
          <w:bCs/>
        </w:rPr>
        <w:t xml:space="preserve"> opravljenih</w:t>
      </w:r>
      <w:r>
        <w:rPr>
          <w:bCs/>
        </w:rPr>
        <w:t xml:space="preserve"> delovnih</w:t>
      </w:r>
      <w:r w:rsidRPr="00CE5C6B">
        <w:rPr>
          <w:bCs/>
        </w:rPr>
        <w:t xml:space="preserve"> ur</w:t>
      </w:r>
      <w:r>
        <w:rPr>
          <w:bCs/>
        </w:rPr>
        <w:t xml:space="preserve"> (</w:t>
      </w:r>
      <w:r>
        <w:rPr>
          <w:color w:val="2B579A"/>
          <w:shd w:val="clear" w:color="auto" w:fill="E6E6E6"/>
        </w:rPr>
        <w:fldChar w:fldCharType="begin"/>
      </w:r>
      <w:r>
        <w:rPr>
          <w:bCs/>
        </w:rPr>
        <w:instrText xml:space="preserve"> REF _Ref81038511 \h </w:instrText>
      </w:r>
      <w:r>
        <w:rPr>
          <w:color w:val="2B579A"/>
          <w:shd w:val="clear" w:color="auto" w:fill="E6E6E6"/>
        </w:rPr>
      </w:r>
      <w:r>
        <w:rPr>
          <w:color w:val="2B579A"/>
          <w:shd w:val="clear" w:color="auto" w:fill="E6E6E6"/>
        </w:rPr>
        <w:fldChar w:fldCharType="separate"/>
      </w:r>
      <w:ins w:id="118" w:author="Nataša Todorović Jemec" w:date="2021-09-13T15:09:00Z">
        <w:r w:rsidR="00C30FBD" w:rsidRPr="004115F7">
          <w:t xml:space="preserve">Slika </w:t>
        </w:r>
        <w:r w:rsidR="00C30FBD">
          <w:rPr>
            <w:noProof/>
          </w:rPr>
          <w:t>30</w:t>
        </w:r>
      </w:ins>
      <w:del w:id="119" w:author="Nataša Todorović Jemec" w:date="2021-09-13T15:09:00Z">
        <w:r w:rsidR="00231124" w:rsidRPr="006848F0" w:rsidDel="00C30FBD">
          <w:delText xml:space="preserve">Slika </w:delText>
        </w:r>
        <w:r w:rsidR="00231124" w:rsidDel="00C30FBD">
          <w:rPr>
            <w:noProof/>
          </w:rPr>
          <w:delText>30</w:delText>
        </w:r>
      </w:del>
      <w:r>
        <w:rPr>
          <w:color w:val="2B579A"/>
          <w:shd w:val="clear" w:color="auto" w:fill="E6E6E6"/>
        </w:rPr>
        <w:fldChar w:fldCharType="end"/>
      </w:r>
      <w:r>
        <w:rPr>
          <w:bCs/>
        </w:rPr>
        <w:t>).</w:t>
      </w:r>
      <w:r>
        <w:rPr>
          <w:rStyle w:val="FootnoteReference"/>
          <w:bCs/>
        </w:rPr>
        <w:footnoteReference w:id="42"/>
      </w:r>
      <w:r w:rsidRPr="00CE5C6B">
        <w:rPr>
          <w:bCs/>
        </w:rPr>
        <w:t xml:space="preserve"> </w:t>
      </w:r>
      <w:r>
        <w:rPr>
          <w:bCs/>
        </w:rPr>
        <w:t xml:space="preserve">S </w:t>
      </w:r>
      <w:r w:rsidRPr="00B4778F">
        <w:rPr>
          <w:bCs/>
        </w:rPr>
        <w:t>ponovnim zagonom večine dejavnosti</w:t>
      </w:r>
      <w:r>
        <w:rPr>
          <w:bCs/>
        </w:rPr>
        <w:t xml:space="preserve"> so se</w:t>
      </w:r>
      <w:r w:rsidRPr="00B4778F">
        <w:rPr>
          <w:bCs/>
        </w:rPr>
        <w:t xml:space="preserve"> razmere</w:t>
      </w:r>
      <w:r>
        <w:rPr>
          <w:bCs/>
        </w:rPr>
        <w:t xml:space="preserve"> na trgu dela začele</w:t>
      </w:r>
      <w:r w:rsidRPr="00B4778F">
        <w:rPr>
          <w:bCs/>
        </w:rPr>
        <w:t xml:space="preserve"> </w:t>
      </w:r>
      <w:r>
        <w:rPr>
          <w:bCs/>
        </w:rPr>
        <w:t>postopno izboljševati</w:t>
      </w:r>
      <w:r w:rsidRPr="00B4778F">
        <w:rPr>
          <w:bCs/>
        </w:rPr>
        <w:t>.</w:t>
      </w:r>
      <w:r>
        <w:rPr>
          <w:bCs/>
        </w:rPr>
        <w:t xml:space="preserve"> Okrevanje, ki se je sicer pospešeno nadaljevalo tudi v prvi polovici letošnjega leta, je bilo po dejavnostih precej različno, na kar je </w:t>
      </w:r>
      <w:r w:rsidRPr="00337704">
        <w:rPr>
          <w:bCs/>
        </w:rPr>
        <w:t>vplivala prisotnost omejevalnih ukrepov v nekaterih</w:t>
      </w:r>
      <w:r w:rsidR="3E3E2249" w:rsidRPr="08EF8A9D">
        <w:t xml:space="preserve"> dejavnostih</w:t>
      </w:r>
      <w:r w:rsidRPr="08EF8A9D">
        <w:t>.</w:t>
      </w:r>
      <w:r w:rsidRPr="00337704">
        <w:rPr>
          <w:bCs/>
        </w:rPr>
        <w:t xml:space="preserve"> Zaposlenost je bila v drugem četrtletju </w:t>
      </w:r>
      <w:r w:rsidRPr="3DA186AF">
        <w:t>letos medletno</w:t>
      </w:r>
      <w:r w:rsidRPr="00337704">
        <w:rPr>
          <w:bCs/>
        </w:rPr>
        <w:t xml:space="preserve"> višja za 1,4 %, pri čemer je v zasebnem sektorju vidneje okrevala zlasti v gradbeništvu, predelovalnih dejavnostih, trgovini ter v strokovnih, znanstvenih in tehničnih dejavnostih.</w:t>
      </w:r>
      <w:r w:rsidRPr="00337704">
        <w:rPr>
          <w:rStyle w:val="FootnoteReference"/>
          <w:bCs/>
        </w:rPr>
        <w:footnoteReference w:id="43"/>
      </w:r>
      <w:r w:rsidRPr="00337704">
        <w:rPr>
          <w:bCs/>
        </w:rPr>
        <w:t xml:space="preserve"> </w:t>
      </w:r>
      <w:r w:rsidR="3C66906C" w:rsidRPr="48C66309">
        <w:t>Š</w:t>
      </w:r>
      <w:r w:rsidRPr="00337704">
        <w:rPr>
          <w:bCs/>
        </w:rPr>
        <w:t xml:space="preserve">e vedno </w:t>
      </w:r>
      <w:r w:rsidR="139314AF">
        <w:t>pa je bila</w:t>
      </w:r>
      <w:r w:rsidR="139314AF" w:rsidRPr="0480EB80">
        <w:t xml:space="preserve"> </w:t>
      </w:r>
      <w:r w:rsidRPr="00337704">
        <w:rPr>
          <w:bCs/>
        </w:rPr>
        <w:t xml:space="preserve">nižja v gostinstvu (za -1,8 %) </w:t>
      </w:r>
      <w:r w:rsidR="0034542F">
        <w:rPr>
          <w:bCs/>
        </w:rPr>
        <w:t>ter</w:t>
      </w:r>
      <w:r w:rsidRPr="00337704">
        <w:rPr>
          <w:bCs/>
        </w:rPr>
        <w:t xml:space="preserve"> v kulturnih in razvedrilnih dejavnostih (za -2,1 </w:t>
      </w:r>
      <w:r w:rsidRPr="00337704">
        <w:t>%)</w:t>
      </w:r>
      <w:r w:rsidR="00D8456D">
        <w:t>.</w:t>
      </w:r>
      <w:r w:rsidRPr="00337704">
        <w:rPr>
          <w:rStyle w:val="FootnoteReference"/>
        </w:rPr>
        <w:footnoteReference w:id="44"/>
      </w:r>
      <w:r w:rsidRPr="00337704">
        <w:rPr>
          <w:bCs/>
        </w:rPr>
        <w:t xml:space="preserve"> V javnem sektorju se je </w:t>
      </w:r>
      <w:r w:rsidR="008A7176">
        <w:rPr>
          <w:bCs/>
        </w:rPr>
        <w:t xml:space="preserve">rast </w:t>
      </w:r>
      <w:r w:rsidRPr="00337704">
        <w:rPr>
          <w:bCs/>
        </w:rPr>
        <w:t>zaposlenost</w:t>
      </w:r>
      <w:r w:rsidR="008A7176">
        <w:rPr>
          <w:bCs/>
        </w:rPr>
        <w:t>i</w:t>
      </w:r>
      <w:r w:rsidRPr="00337704">
        <w:rPr>
          <w:bCs/>
        </w:rPr>
        <w:t xml:space="preserve"> tako lani kot letos </w:t>
      </w:r>
      <w:r w:rsidR="00EC67A2">
        <w:rPr>
          <w:bCs/>
        </w:rPr>
        <w:t xml:space="preserve">še okrepila </w:t>
      </w:r>
      <w:r w:rsidR="00AA0FE2">
        <w:rPr>
          <w:bCs/>
        </w:rPr>
        <w:t>zaradi močno povečanih potreb najbolj v zdravstvu</w:t>
      </w:r>
      <w:r w:rsidR="00D8456D">
        <w:rPr>
          <w:bCs/>
        </w:rPr>
        <w:t xml:space="preserve"> </w:t>
      </w:r>
      <w:r w:rsidRPr="1E03BF2C">
        <w:t>(</w:t>
      </w:r>
      <w:r w:rsidRPr="00337704">
        <w:rPr>
          <w:bCs/>
        </w:rPr>
        <w:t>5,2 </w:t>
      </w:r>
      <w:r w:rsidR="00AA0FE2">
        <w:rPr>
          <w:bCs/>
        </w:rPr>
        <w:t>%)</w:t>
      </w:r>
      <w:r w:rsidR="008A7176">
        <w:rPr>
          <w:bCs/>
        </w:rPr>
        <w:t>.</w:t>
      </w:r>
      <w:r w:rsidRPr="00337704">
        <w:rPr>
          <w:bCs/>
        </w:rPr>
        <w:t xml:space="preserve"> Ob</w:t>
      </w:r>
      <w:r>
        <w:rPr>
          <w:bCs/>
        </w:rPr>
        <w:t xml:space="preserve"> </w:t>
      </w:r>
      <w:r w:rsidRPr="006801FB">
        <w:rPr>
          <w:bCs/>
        </w:rPr>
        <w:t>naraščajočem povpraševanju po delovni sili</w:t>
      </w:r>
      <w:r>
        <w:rPr>
          <w:bCs/>
        </w:rPr>
        <w:t xml:space="preserve"> se je nadaljevalo tudi u</w:t>
      </w:r>
      <w:r w:rsidRPr="006801FB">
        <w:rPr>
          <w:bCs/>
        </w:rPr>
        <w:t>padanje števila brezposelnih. Konec</w:t>
      </w:r>
      <w:r w:rsidRPr="3DA186AF">
        <w:t xml:space="preserve"> avgusta</w:t>
      </w:r>
      <w:r w:rsidRPr="006801FB">
        <w:rPr>
          <w:bCs/>
        </w:rPr>
        <w:t xml:space="preserve"> je bilo brezposelnih </w:t>
      </w:r>
      <w:r w:rsidRPr="3DA186AF">
        <w:t>69.292</w:t>
      </w:r>
      <w:r w:rsidRPr="006801FB">
        <w:rPr>
          <w:bCs/>
        </w:rPr>
        <w:t xml:space="preserve"> oseb, kar je 21</w:t>
      </w:r>
      <w:r w:rsidRPr="3DA186AF">
        <w:t>,4</w:t>
      </w:r>
      <w:r w:rsidR="0015044D">
        <w:rPr>
          <w:bCs/>
        </w:rPr>
        <w:t> </w:t>
      </w:r>
      <w:r w:rsidRPr="006801FB">
        <w:rPr>
          <w:bCs/>
        </w:rPr>
        <w:t>% manj kot pred letom</w:t>
      </w:r>
      <w:r>
        <w:rPr>
          <w:bCs/>
        </w:rPr>
        <w:t xml:space="preserve"> in</w:t>
      </w:r>
      <w:r w:rsidRPr="006801FB">
        <w:rPr>
          <w:bCs/>
        </w:rPr>
        <w:t xml:space="preserve"> 1,</w:t>
      </w:r>
      <w:r w:rsidRPr="3DA186AF">
        <w:t>9</w:t>
      </w:r>
      <w:r w:rsidR="0015044D">
        <w:rPr>
          <w:bCs/>
        </w:rPr>
        <w:t> </w:t>
      </w:r>
      <w:r w:rsidRPr="006801FB">
        <w:rPr>
          <w:bCs/>
        </w:rPr>
        <w:t xml:space="preserve">% manj </w:t>
      </w:r>
      <w:r w:rsidR="702E2A20" w:rsidRPr="3FBA9C4A">
        <w:t>kot</w:t>
      </w:r>
      <w:r w:rsidRPr="006801FB">
        <w:rPr>
          <w:bCs/>
        </w:rPr>
        <w:t xml:space="preserve"> </w:t>
      </w:r>
      <w:r w:rsidRPr="7662FBDB">
        <w:t>kon</w:t>
      </w:r>
      <w:r w:rsidR="5E5E1402" w:rsidRPr="7662FBDB">
        <w:t>ec</w:t>
      </w:r>
      <w:r w:rsidRPr="006801FB">
        <w:rPr>
          <w:bCs/>
        </w:rPr>
        <w:t xml:space="preserve"> </w:t>
      </w:r>
      <w:r>
        <w:rPr>
          <w:bCs/>
        </w:rPr>
        <w:t>avgusta</w:t>
      </w:r>
      <w:r w:rsidRPr="006801FB">
        <w:rPr>
          <w:bCs/>
        </w:rPr>
        <w:t xml:space="preserve"> </w:t>
      </w:r>
      <w:r w:rsidRPr="003B7E42">
        <w:rPr>
          <w:bCs/>
        </w:rPr>
        <w:t>2019.</w:t>
      </w:r>
    </w:p>
    <w:p w14:paraId="0947494B" w14:textId="77777777" w:rsidR="00591356" w:rsidRDefault="00591356" w:rsidP="00591356">
      <w:pPr>
        <w:pStyle w:val="BesediloNAPOVED"/>
        <w:rPr>
          <w:bCs/>
        </w:rPr>
      </w:pPr>
    </w:p>
    <w:p w14:paraId="0ED370A1" w14:textId="77777777" w:rsidR="00591356" w:rsidRPr="003B7E42" w:rsidRDefault="00591356" w:rsidP="00591356">
      <w:pPr>
        <w:pStyle w:val="BesediloNAPOVED"/>
        <w:rPr>
          <w:bCs/>
        </w:rPr>
      </w:pPr>
    </w:p>
    <w:tbl>
      <w:tblPr>
        <w:tblStyle w:val="TableGrid"/>
        <w:tblW w:w="9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30"/>
        <w:gridCol w:w="4530"/>
      </w:tblGrid>
      <w:tr w:rsidR="00591356" w:rsidRPr="00767446" w14:paraId="042DF817" w14:textId="77777777" w:rsidTr="001115F7">
        <w:tc>
          <w:tcPr>
            <w:tcW w:w="4530" w:type="dxa"/>
          </w:tcPr>
          <w:p w14:paraId="609494AC" w14:textId="2A4E7B62" w:rsidR="00591356" w:rsidRPr="004115F7" w:rsidRDefault="00591356" w:rsidP="004115F7">
            <w:pPr>
              <w:pStyle w:val="Caption"/>
            </w:pPr>
            <w:r w:rsidRPr="004115F7">
              <w:lastRenderedPageBreak/>
              <w:t xml:space="preserve">Slika </w:t>
            </w:r>
            <w:r w:rsidRPr="004115F7">
              <w:fldChar w:fldCharType="begin"/>
            </w:r>
            <w:r w:rsidRPr="004115F7">
              <w:instrText xml:space="preserve"> SEQ Slika \* ARABIC </w:instrText>
            </w:r>
            <w:r w:rsidRPr="004115F7">
              <w:fldChar w:fldCharType="separate"/>
            </w:r>
            <w:r w:rsidR="00C30FBD">
              <w:t>29</w:t>
            </w:r>
            <w:r w:rsidRPr="004115F7">
              <w:fldChar w:fldCharType="end"/>
            </w:r>
            <w:r w:rsidRPr="004115F7">
              <w:t xml:space="preserve">: </w:t>
            </w:r>
            <w:r w:rsidR="001D1624" w:rsidRPr="004115F7">
              <w:t>Vpliv epidemije na trg dela</w:t>
            </w:r>
            <w:r w:rsidRPr="004115F7">
              <w:t xml:space="preserve"> so lani in tudi letos močno omilili interventni ukrepi</w:t>
            </w:r>
          </w:p>
          <w:p w14:paraId="3F186F90" w14:textId="77777777" w:rsidR="00591356" w:rsidRPr="004115F7" w:rsidRDefault="00591356" w:rsidP="004115F7">
            <w:pPr>
              <w:pStyle w:val="Caption"/>
            </w:pPr>
          </w:p>
          <w:p w14:paraId="2DCCBF48" w14:textId="77777777" w:rsidR="009A50F4" w:rsidRPr="004115F7" w:rsidRDefault="009A50F4" w:rsidP="004115F7">
            <w:pPr>
              <w:pStyle w:val="Caption"/>
            </w:pPr>
          </w:p>
          <w:p w14:paraId="277CC26D" w14:textId="6E3B0845" w:rsidR="00591356" w:rsidRPr="004115F7" w:rsidRDefault="00553EE1" w:rsidP="004115F7">
            <w:pPr>
              <w:pStyle w:val="Caption"/>
            </w:pPr>
            <w:r w:rsidRPr="004115F7">
              <w:drawing>
                <wp:inline distT="0" distB="0" distL="0" distR="0" wp14:anchorId="243F2371" wp14:editId="392633E7">
                  <wp:extent cx="2734310" cy="2242820"/>
                  <wp:effectExtent l="0" t="0" r="889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34310" cy="2242820"/>
                          </a:xfrm>
                          <a:prstGeom prst="rect">
                            <a:avLst/>
                          </a:prstGeom>
                          <a:noFill/>
                          <a:ln>
                            <a:noFill/>
                          </a:ln>
                        </pic:spPr>
                      </pic:pic>
                    </a:graphicData>
                  </a:graphic>
                </wp:inline>
              </w:drawing>
            </w:r>
          </w:p>
          <w:p w14:paraId="783BA4A3" w14:textId="77777777" w:rsidR="00591356" w:rsidRPr="004115F7" w:rsidRDefault="00591356" w:rsidP="004115F7">
            <w:pPr>
              <w:pStyle w:val="Caption"/>
            </w:pPr>
          </w:p>
        </w:tc>
        <w:tc>
          <w:tcPr>
            <w:tcW w:w="4530" w:type="dxa"/>
          </w:tcPr>
          <w:p w14:paraId="232807A3" w14:textId="5D9C04E5" w:rsidR="00591356" w:rsidRPr="004115F7" w:rsidRDefault="00591356" w:rsidP="004115F7">
            <w:pPr>
              <w:pStyle w:val="Caption"/>
            </w:pPr>
            <w:bookmarkStart w:id="120" w:name="_Ref81038511"/>
            <w:r w:rsidRPr="004115F7">
              <w:t xml:space="preserve">Slika </w:t>
            </w:r>
            <w:r w:rsidRPr="004115F7">
              <w:fldChar w:fldCharType="begin"/>
            </w:r>
            <w:r w:rsidRPr="004115F7">
              <w:instrText xml:space="preserve"> SEQ Slika \* ARABIC </w:instrText>
            </w:r>
            <w:r w:rsidRPr="004115F7">
              <w:fldChar w:fldCharType="separate"/>
            </w:r>
            <w:r w:rsidR="00C30FBD">
              <w:t>30</w:t>
            </w:r>
            <w:r w:rsidRPr="004115F7">
              <w:fldChar w:fldCharType="end"/>
            </w:r>
            <w:bookmarkEnd w:id="120"/>
            <w:r w:rsidRPr="004115F7">
              <w:t xml:space="preserve">: Trg dela se je na padec BDP v večji meri prilagodil </w:t>
            </w:r>
            <w:r w:rsidR="001D1624" w:rsidRPr="004115F7">
              <w:t>z m</w:t>
            </w:r>
            <w:r w:rsidR="009A02D6" w:rsidRPr="004115F7">
              <w:t>anjšim</w:t>
            </w:r>
            <w:r w:rsidR="001D1624" w:rsidRPr="004115F7">
              <w:t xml:space="preserve"> </w:t>
            </w:r>
            <w:r w:rsidRPr="004115F7">
              <w:t>števil</w:t>
            </w:r>
            <w:r w:rsidR="009A02D6" w:rsidRPr="004115F7">
              <w:t>om</w:t>
            </w:r>
            <w:r w:rsidRPr="004115F7">
              <w:t xml:space="preserve"> opravljenih delovnih ur</w:t>
            </w:r>
          </w:p>
          <w:p w14:paraId="51B9CCF5" w14:textId="77777777" w:rsidR="00591356" w:rsidRPr="004115F7" w:rsidRDefault="00591356" w:rsidP="004115F7">
            <w:pPr>
              <w:pStyle w:val="Caption"/>
            </w:pPr>
          </w:p>
          <w:p w14:paraId="5FF8BD8D" w14:textId="5CEC7E2A" w:rsidR="00591356" w:rsidRPr="004115F7" w:rsidRDefault="009E0E28" w:rsidP="004115F7">
            <w:pPr>
              <w:pStyle w:val="Caption"/>
            </w:pPr>
            <w:r w:rsidRPr="004115F7">
              <w:drawing>
                <wp:inline distT="0" distB="0" distL="0" distR="0" wp14:anchorId="1126EDE3" wp14:editId="714B9312">
                  <wp:extent cx="2734310" cy="2242820"/>
                  <wp:effectExtent l="0" t="0" r="889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34310" cy="2242820"/>
                          </a:xfrm>
                          <a:prstGeom prst="rect">
                            <a:avLst/>
                          </a:prstGeom>
                          <a:noFill/>
                          <a:ln>
                            <a:noFill/>
                          </a:ln>
                        </pic:spPr>
                      </pic:pic>
                    </a:graphicData>
                  </a:graphic>
                </wp:inline>
              </w:drawing>
            </w:r>
          </w:p>
          <w:p w14:paraId="648CAF4D" w14:textId="77777777" w:rsidR="00591356" w:rsidRPr="004115F7" w:rsidRDefault="00591356" w:rsidP="004115F7">
            <w:pPr>
              <w:pStyle w:val="Caption"/>
            </w:pPr>
          </w:p>
        </w:tc>
      </w:tr>
    </w:tbl>
    <w:p w14:paraId="72933908" w14:textId="4804096C" w:rsidR="00591356" w:rsidRDefault="00591356" w:rsidP="00591356">
      <w:pPr>
        <w:pStyle w:val="BesediloNAPOVED"/>
        <w:rPr>
          <w:bCs/>
        </w:rPr>
      </w:pPr>
      <w:r>
        <w:rPr>
          <w:b/>
        </w:rPr>
        <w:t xml:space="preserve">Ob </w:t>
      </w:r>
      <w:r w:rsidR="008616F5">
        <w:rPr>
          <w:b/>
        </w:rPr>
        <w:t>rasti</w:t>
      </w:r>
      <w:r>
        <w:rPr>
          <w:b/>
        </w:rPr>
        <w:t xml:space="preserve"> povpraševanja po delovni sili se v nekaterih dejavnostih v zadnjih mesecih znova </w:t>
      </w:r>
      <w:r w:rsidR="2CDA9CD0" w:rsidRPr="296F6960">
        <w:rPr>
          <w:b/>
          <w:bCs/>
        </w:rPr>
        <w:t>krepi</w:t>
      </w:r>
      <w:r w:rsidR="008616F5">
        <w:rPr>
          <w:b/>
          <w:bCs/>
        </w:rPr>
        <w:t xml:space="preserve"> </w:t>
      </w:r>
      <w:r w:rsidRPr="296F6960">
        <w:rPr>
          <w:b/>
          <w:bCs/>
        </w:rPr>
        <w:t>pomanjkanj</w:t>
      </w:r>
      <w:r w:rsidR="0CC52F10" w:rsidRPr="296F6960">
        <w:rPr>
          <w:b/>
          <w:bCs/>
        </w:rPr>
        <w:t>e</w:t>
      </w:r>
      <w:r>
        <w:rPr>
          <w:b/>
        </w:rPr>
        <w:t xml:space="preserve"> ustrezne delovne sile.</w:t>
      </w:r>
      <w:r w:rsidRPr="00E73293">
        <w:rPr>
          <w:bCs/>
        </w:rPr>
        <w:t xml:space="preserve"> </w:t>
      </w:r>
      <w:r>
        <w:rPr>
          <w:bCs/>
        </w:rPr>
        <w:t>Na visoko povpraševanje po delovni sili in na njeno premajhno ponudbo kaže tudi stopnja prostih delovnih mest,</w:t>
      </w:r>
      <w:r>
        <w:rPr>
          <w:rStyle w:val="FootnoteReference"/>
          <w:bCs/>
        </w:rPr>
        <w:footnoteReference w:id="45"/>
      </w:r>
      <w:r>
        <w:rPr>
          <w:bCs/>
        </w:rPr>
        <w:t xml:space="preserve"> ki je v drugem četrtletju dosegla najvišjo raven </w:t>
      </w:r>
      <w:r w:rsidRPr="3DA186AF">
        <w:t xml:space="preserve">v zadnjih desetih letih </w:t>
      </w:r>
      <w:r>
        <w:rPr>
          <w:bCs/>
        </w:rPr>
        <w:t xml:space="preserve">(2,6 %), pri čemer je bilo po podatkih SURS </w:t>
      </w:r>
      <w:r w:rsidRPr="3DA186AF">
        <w:t xml:space="preserve">razpoložljivih </w:t>
      </w:r>
      <w:r>
        <w:rPr>
          <w:bCs/>
        </w:rPr>
        <w:t xml:space="preserve">20,5 tisoč prostih delovnih mest. V nekaterih dejavnostih pomanjkanje delovne sile vpliva tudi na obseg proizvodnje. </w:t>
      </w:r>
      <w:r>
        <w:t>Pomanjkanje delovne sile</w:t>
      </w:r>
      <w:r w:rsidRPr="3DA186AF">
        <w:t xml:space="preserve"> </w:t>
      </w:r>
      <w:r>
        <w:rPr>
          <w:bCs/>
        </w:rPr>
        <w:t xml:space="preserve">je sicer po dejavnostih različno; v drugem četrtletju je preseglo svoj predhodni vrh v predelovalnih dejavnostih, vrhu pa se je približalo v gradbeništvu, prometu in v nekaterih drugih dejavnostih. Ob ponovnem odprtju dejavnosti se je pomanjkanje še posebej močno povečalo v gostinstvu, kar bi lahko bil običajni odziv, ko odprtih delovnih mest v kratkem času še ni bilo možno zapolniti, lahko pa nakazuje, da je zaradi dolgotrajnega zaprtja del delovne sile prešel v druge dejavnosti. </w:t>
      </w:r>
      <w:r w:rsidR="00244DB9">
        <w:rPr>
          <w:bCs/>
        </w:rPr>
        <w:t xml:space="preserve">Obsežnejše </w:t>
      </w:r>
      <w:proofErr w:type="spellStart"/>
      <w:r w:rsidR="00244DB9">
        <w:rPr>
          <w:bCs/>
        </w:rPr>
        <w:t>r</w:t>
      </w:r>
      <w:r>
        <w:rPr>
          <w:bCs/>
        </w:rPr>
        <w:t>ealokacije</w:t>
      </w:r>
      <w:proofErr w:type="spellEnd"/>
      <w:r>
        <w:rPr>
          <w:bCs/>
        </w:rPr>
        <w:t xml:space="preserve"> delovne sile razpoložljivi kazalniki sicer do sedaj še ne potrjujejo (glej </w:t>
      </w:r>
      <w:r>
        <w:rPr>
          <w:color w:val="2B579A"/>
          <w:shd w:val="clear" w:color="auto" w:fill="E6E6E6"/>
        </w:rPr>
        <w:fldChar w:fldCharType="begin"/>
      </w:r>
      <w:r>
        <w:rPr>
          <w:bCs/>
        </w:rPr>
        <w:instrText xml:space="preserve"> REF _Ref81633905 \h </w:instrText>
      </w:r>
      <w:r>
        <w:rPr>
          <w:color w:val="2B579A"/>
          <w:shd w:val="clear" w:color="auto" w:fill="E6E6E6"/>
        </w:rPr>
      </w:r>
      <w:r>
        <w:rPr>
          <w:color w:val="2B579A"/>
          <w:shd w:val="clear" w:color="auto" w:fill="E6E6E6"/>
        </w:rPr>
        <w:fldChar w:fldCharType="separate"/>
      </w:r>
      <w:ins w:id="121" w:author="Nataša Todorović Jemec" w:date="2021-09-13T15:09:00Z">
        <w:r w:rsidR="00C30FBD" w:rsidRPr="00EB3DB7">
          <w:t xml:space="preserve">Okvir </w:t>
        </w:r>
        <w:r w:rsidR="00C30FBD">
          <w:rPr>
            <w:noProof/>
          </w:rPr>
          <w:t>4</w:t>
        </w:r>
      </w:ins>
      <w:del w:id="122" w:author="Nataša Todorović Jemec" w:date="2021-09-13T15:09:00Z">
        <w:r w:rsidR="00231124" w:rsidRPr="00EB3DB7" w:rsidDel="00C30FBD">
          <w:delText xml:space="preserve">Okvir </w:delText>
        </w:r>
        <w:r w:rsidR="00231124" w:rsidDel="00C30FBD">
          <w:rPr>
            <w:noProof/>
          </w:rPr>
          <w:delText>4</w:delText>
        </w:r>
      </w:del>
      <w:r>
        <w:rPr>
          <w:color w:val="2B579A"/>
          <w:shd w:val="clear" w:color="auto" w:fill="E6E6E6"/>
        </w:rPr>
        <w:fldChar w:fldCharType="end"/>
      </w:r>
      <w:r>
        <w:rPr>
          <w:bCs/>
        </w:rPr>
        <w:t xml:space="preserve">). </w:t>
      </w:r>
    </w:p>
    <w:p w14:paraId="14FFEE55" w14:textId="77777777" w:rsidR="00591356" w:rsidRDefault="00591356" w:rsidP="00591356">
      <w:pPr>
        <w:pStyle w:val="BesediloNAPOVED"/>
        <w:rPr>
          <w:bCs/>
        </w:rPr>
      </w:pPr>
    </w:p>
    <w:tbl>
      <w:tblPr>
        <w:tblStyle w:val="TableGrid"/>
        <w:tblW w:w="9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30"/>
        <w:gridCol w:w="4530"/>
      </w:tblGrid>
      <w:tr w:rsidR="00591356" w:rsidRPr="00767446" w14:paraId="7C146166" w14:textId="77777777" w:rsidTr="001115F7">
        <w:tc>
          <w:tcPr>
            <w:tcW w:w="4530" w:type="dxa"/>
          </w:tcPr>
          <w:p w14:paraId="3966E143" w14:textId="0CDE937D" w:rsidR="00591356" w:rsidRPr="004115F7" w:rsidRDefault="00591356" w:rsidP="004115F7">
            <w:pPr>
              <w:pStyle w:val="Caption"/>
            </w:pPr>
            <w:r w:rsidRPr="004115F7">
              <w:lastRenderedPageBreak/>
              <w:t xml:space="preserve">Slika </w:t>
            </w:r>
            <w:r w:rsidRPr="004115F7">
              <w:fldChar w:fldCharType="begin"/>
            </w:r>
            <w:r w:rsidRPr="004115F7">
              <w:instrText xml:space="preserve"> SEQ Slika \* ARABIC </w:instrText>
            </w:r>
            <w:r w:rsidRPr="004115F7">
              <w:fldChar w:fldCharType="separate"/>
            </w:r>
            <w:r w:rsidR="00C30FBD">
              <w:t>31</w:t>
            </w:r>
            <w:r w:rsidRPr="004115F7">
              <w:fldChar w:fldCharType="end"/>
            </w:r>
            <w:r w:rsidRPr="004115F7">
              <w:t>: Stopnja prostih delovnih mest se je v nekaterih dejavnosti</w:t>
            </w:r>
            <w:r w:rsidR="00CE0320" w:rsidRPr="004115F7">
              <w:t>h</w:t>
            </w:r>
            <w:r w:rsidRPr="004115F7">
              <w:t xml:space="preserve"> v zadnjih mesecih močno povišala</w:t>
            </w:r>
          </w:p>
          <w:p w14:paraId="3ADC8B86" w14:textId="77777777" w:rsidR="00591356" w:rsidRPr="004115F7" w:rsidRDefault="00591356" w:rsidP="004115F7">
            <w:pPr>
              <w:pStyle w:val="Caption"/>
            </w:pPr>
          </w:p>
          <w:p w14:paraId="39E178C2" w14:textId="77777777" w:rsidR="00591356" w:rsidRPr="004115F7" w:rsidRDefault="00591356" w:rsidP="004115F7">
            <w:pPr>
              <w:pStyle w:val="Caption"/>
            </w:pPr>
            <w:r w:rsidRPr="004115F7">
              <w:drawing>
                <wp:inline distT="0" distB="0" distL="0" distR="0" wp14:anchorId="01019CCD" wp14:editId="35E92849">
                  <wp:extent cx="2740273" cy="2242800"/>
                  <wp:effectExtent l="0" t="0" r="317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40273" cy="2242800"/>
                          </a:xfrm>
                          <a:prstGeom prst="rect">
                            <a:avLst/>
                          </a:prstGeom>
                          <a:noFill/>
                        </pic:spPr>
                      </pic:pic>
                    </a:graphicData>
                  </a:graphic>
                </wp:inline>
              </w:drawing>
            </w:r>
          </w:p>
          <w:p w14:paraId="19E28598" w14:textId="77777777" w:rsidR="00591356" w:rsidRPr="004115F7" w:rsidRDefault="00591356" w:rsidP="004115F7">
            <w:pPr>
              <w:pStyle w:val="Caption"/>
            </w:pPr>
          </w:p>
        </w:tc>
        <w:tc>
          <w:tcPr>
            <w:tcW w:w="4530" w:type="dxa"/>
          </w:tcPr>
          <w:p w14:paraId="222BC6E7" w14:textId="0806FB5C" w:rsidR="00591356" w:rsidRPr="004115F7" w:rsidRDefault="00591356" w:rsidP="004115F7">
            <w:pPr>
              <w:pStyle w:val="Caption"/>
            </w:pPr>
            <w:r w:rsidRPr="004115F7">
              <w:t xml:space="preserve">Slika </w:t>
            </w:r>
            <w:r w:rsidRPr="004115F7">
              <w:fldChar w:fldCharType="begin"/>
            </w:r>
            <w:r w:rsidRPr="004115F7">
              <w:instrText xml:space="preserve"> SEQ Slika \* ARABIC </w:instrText>
            </w:r>
            <w:r w:rsidRPr="004115F7">
              <w:fldChar w:fldCharType="separate"/>
            </w:r>
            <w:r w:rsidR="00C30FBD">
              <w:t>32</w:t>
            </w:r>
            <w:r w:rsidRPr="004115F7">
              <w:fldChar w:fldCharType="end"/>
            </w:r>
            <w:r w:rsidRPr="004115F7">
              <w:t>: Pomanjkanje delovne sile ponekod predstavlja omejitev pri običajnem poslovanju</w:t>
            </w:r>
          </w:p>
          <w:p w14:paraId="047A459E" w14:textId="77777777" w:rsidR="00591356" w:rsidRPr="004115F7" w:rsidRDefault="00591356" w:rsidP="004115F7">
            <w:pPr>
              <w:pStyle w:val="Caption"/>
            </w:pPr>
          </w:p>
          <w:p w14:paraId="61CD6CA1" w14:textId="77777777" w:rsidR="00591356" w:rsidRPr="004115F7" w:rsidRDefault="00591356" w:rsidP="004115F7">
            <w:pPr>
              <w:pStyle w:val="Caption"/>
            </w:pPr>
            <w:r w:rsidRPr="004115F7">
              <w:drawing>
                <wp:inline distT="0" distB="0" distL="0" distR="0" wp14:anchorId="4CBB3AC2" wp14:editId="45C9F94C">
                  <wp:extent cx="2741249" cy="2242800"/>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41249" cy="2242800"/>
                          </a:xfrm>
                          <a:prstGeom prst="rect">
                            <a:avLst/>
                          </a:prstGeom>
                          <a:noFill/>
                        </pic:spPr>
                      </pic:pic>
                    </a:graphicData>
                  </a:graphic>
                </wp:inline>
              </w:drawing>
            </w:r>
          </w:p>
          <w:p w14:paraId="20CD391A" w14:textId="77777777" w:rsidR="00591356" w:rsidRPr="004115F7" w:rsidRDefault="00591356" w:rsidP="004115F7">
            <w:pPr>
              <w:pStyle w:val="Caption"/>
            </w:pPr>
          </w:p>
        </w:tc>
      </w:tr>
    </w:tbl>
    <w:p w14:paraId="34E986C8" w14:textId="32D55890" w:rsidR="00591356" w:rsidRDefault="00591356" w:rsidP="00591356">
      <w:pPr>
        <w:pStyle w:val="BesediloNAPOVED"/>
      </w:pPr>
      <w:r w:rsidRPr="2ED94778">
        <w:rPr>
          <w:b/>
          <w:bCs/>
        </w:rPr>
        <w:t xml:space="preserve">Zaposlenost </w:t>
      </w:r>
      <w:r w:rsidR="00E6187B" w:rsidRPr="2ED94778">
        <w:rPr>
          <w:b/>
          <w:bCs/>
        </w:rPr>
        <w:t xml:space="preserve">se </w:t>
      </w:r>
      <w:r w:rsidRPr="2ED94778">
        <w:rPr>
          <w:b/>
          <w:bCs/>
        </w:rPr>
        <w:t xml:space="preserve">bo </w:t>
      </w:r>
      <w:r w:rsidR="00E6187B" w:rsidRPr="2ED94778">
        <w:rPr>
          <w:b/>
          <w:bCs/>
        </w:rPr>
        <w:t xml:space="preserve">v </w:t>
      </w:r>
      <w:r w:rsidR="00317BA2" w:rsidRPr="2ED94778">
        <w:rPr>
          <w:b/>
          <w:bCs/>
        </w:rPr>
        <w:t>nadaljevanju letošnjega leta</w:t>
      </w:r>
      <w:r w:rsidR="00E6187B" w:rsidRPr="2ED94778">
        <w:rPr>
          <w:b/>
          <w:bCs/>
        </w:rPr>
        <w:t xml:space="preserve"> </w:t>
      </w:r>
      <w:r w:rsidRPr="2ED94778">
        <w:rPr>
          <w:b/>
          <w:bCs/>
        </w:rPr>
        <w:t xml:space="preserve">postopoma </w:t>
      </w:r>
      <w:r w:rsidR="7E6405C2" w:rsidRPr="2ED94778">
        <w:rPr>
          <w:b/>
          <w:bCs/>
        </w:rPr>
        <w:t xml:space="preserve">še </w:t>
      </w:r>
      <w:r w:rsidR="00E6187B" w:rsidRPr="2ED94778">
        <w:rPr>
          <w:b/>
          <w:bCs/>
        </w:rPr>
        <w:t>povečevala</w:t>
      </w:r>
      <w:r w:rsidRPr="2ED94778">
        <w:rPr>
          <w:b/>
          <w:bCs/>
        </w:rPr>
        <w:t xml:space="preserve">, brezposelnost pa zniževala, </w:t>
      </w:r>
      <w:r w:rsidR="3FC14B2D" w:rsidRPr="2F6285B1">
        <w:rPr>
          <w:b/>
          <w:bCs/>
        </w:rPr>
        <w:t>še naprej bo pomemben vpliv epidemičnih razmer;</w:t>
      </w:r>
      <w:r w:rsidR="2D777F45" w:rsidRPr="2F6285B1">
        <w:rPr>
          <w:b/>
          <w:bCs/>
        </w:rPr>
        <w:t xml:space="preserve"> </w:t>
      </w:r>
      <w:r w:rsidR="313D3642" w:rsidRPr="2F6285B1">
        <w:rPr>
          <w:b/>
          <w:bCs/>
        </w:rPr>
        <w:t>v</w:t>
      </w:r>
      <w:r w:rsidRPr="2ED94778">
        <w:rPr>
          <w:b/>
          <w:bCs/>
        </w:rPr>
        <w:t xml:space="preserve"> prihodnjih dveh letih se bodo ugodna gibanja nadaljevala, a bodo v ospredje </w:t>
      </w:r>
      <w:r w:rsidRPr="3DA186AF">
        <w:rPr>
          <w:b/>
          <w:bCs/>
        </w:rPr>
        <w:t xml:space="preserve">zaradi demografskih gibanj </w:t>
      </w:r>
      <w:r w:rsidRPr="2ED94778">
        <w:rPr>
          <w:b/>
          <w:bCs/>
        </w:rPr>
        <w:t>prišle vedno večje omejitve</w:t>
      </w:r>
      <w:r w:rsidR="12FB17C1" w:rsidRPr="2F6285B1">
        <w:rPr>
          <w:b/>
          <w:bCs/>
        </w:rPr>
        <w:t>,</w:t>
      </w:r>
      <w:r w:rsidRPr="2ED94778">
        <w:rPr>
          <w:b/>
          <w:bCs/>
        </w:rPr>
        <w:t xml:space="preserve"> povezane z razpoložljivostjo delovne sile. </w:t>
      </w:r>
      <w:r w:rsidR="008F4FD8">
        <w:t>Za leto 2021 pričakujemo 0,8-odstotno rast zaposlenosti in znižanje povprečnega števila brezposelnih, ki bo le še za 2</w:t>
      </w:r>
      <w:r w:rsidR="008F4FD8">
        <w:rPr>
          <w:bCs/>
        </w:rPr>
        <w:t> </w:t>
      </w:r>
      <w:r w:rsidR="008F4FD8">
        <w:t xml:space="preserve">% večje kot leta 2019. </w:t>
      </w:r>
      <w:r w:rsidRPr="00B4778F">
        <w:t>V</w:t>
      </w:r>
      <w:r>
        <w:t xml:space="preserve"> drugi polovici leta </w:t>
      </w:r>
      <w:del w:id="123" w:author="Nataša Todorović Jemec" w:date="2021-09-13T15:13:00Z">
        <w:r w:rsidRPr="00B4778F" w:rsidDel="00C30FBD">
          <w:delText>pričakujemo</w:delText>
        </w:r>
        <w:r w:rsidDel="00C30FBD">
          <w:delText xml:space="preserve"> </w:delText>
        </w:r>
      </w:del>
      <w:ins w:id="124" w:author="Nataša Todorović Jemec" w:date="2021-09-13T15:13:00Z">
        <w:r w:rsidR="00C30FBD">
          <w:t xml:space="preserve">predpostavljamo </w:t>
        </w:r>
      </w:ins>
      <w:r>
        <w:t>nadalj</w:t>
      </w:r>
      <w:r w:rsidR="007B5C43">
        <w:t>evanje</w:t>
      </w:r>
      <w:r>
        <w:t xml:space="preserve"> zmern</w:t>
      </w:r>
      <w:r w:rsidR="007B5C43">
        <w:t>e</w:t>
      </w:r>
      <w:r>
        <w:t xml:space="preserve"> rast</w:t>
      </w:r>
      <w:r w:rsidR="007B5C43">
        <w:t>i</w:t>
      </w:r>
      <w:r>
        <w:t xml:space="preserve"> zaposlenosti in postopn</w:t>
      </w:r>
      <w:r w:rsidR="007B5C43">
        <w:t>ega</w:t>
      </w:r>
      <w:r>
        <w:t xml:space="preserve"> upadanj</w:t>
      </w:r>
      <w:r w:rsidR="007B5C43">
        <w:t>a</w:t>
      </w:r>
      <w:r>
        <w:t xml:space="preserve"> števila registriranih brezposelnih, kar nakazuje tudi</w:t>
      </w:r>
      <w:r w:rsidR="008A7176">
        <w:t xml:space="preserve"> razmeroma visoka </w:t>
      </w:r>
      <w:r>
        <w:t xml:space="preserve">raven kratkoročnega kazalnika pričakovanj o prihodnjem zaposlovanju. </w:t>
      </w:r>
      <w:r w:rsidR="00FA4CAA">
        <w:t>Z</w:t>
      </w:r>
      <w:r>
        <w:t xml:space="preserve"> </w:t>
      </w:r>
      <w:r w:rsidR="00D36E81">
        <w:t xml:space="preserve">rastjo </w:t>
      </w:r>
      <w:r w:rsidR="005E02D4">
        <w:t xml:space="preserve">povpraševanja po delu </w:t>
      </w:r>
      <w:r w:rsidR="00D36E81">
        <w:t>se bo</w:t>
      </w:r>
      <w:r>
        <w:t xml:space="preserve"> krepil </w:t>
      </w:r>
      <w:r w:rsidR="00D36E81">
        <w:t xml:space="preserve">tudi </w:t>
      </w:r>
      <w:r>
        <w:t xml:space="preserve">obseg opravljenih delovnih ur. </w:t>
      </w:r>
      <w:r w:rsidR="00FE4E0E">
        <w:t xml:space="preserve">Gibanja </w:t>
      </w:r>
      <w:r>
        <w:t>na trgu dela bo</w:t>
      </w:r>
      <w:r w:rsidR="00FE4E0E">
        <w:t>do</w:t>
      </w:r>
      <w:r>
        <w:t xml:space="preserve"> sicer še naprej močno odvisn</w:t>
      </w:r>
      <w:r w:rsidR="00FE4E0E">
        <w:t>a</w:t>
      </w:r>
      <w:r>
        <w:t xml:space="preserve"> od razvoja epidemi</w:t>
      </w:r>
      <w:r w:rsidR="3333DA7C">
        <w:t>čne</w:t>
      </w:r>
      <w:r>
        <w:t xml:space="preserve"> slike.</w:t>
      </w:r>
      <w:r w:rsidRPr="00B4778F">
        <w:t xml:space="preserve"> </w:t>
      </w:r>
      <w:r>
        <w:t>V</w:t>
      </w:r>
      <w:r w:rsidRPr="00B4778F">
        <w:t xml:space="preserve"> prihodnjih dveh letih</w:t>
      </w:r>
      <w:r>
        <w:t xml:space="preserve"> naj bi se</w:t>
      </w:r>
      <w:r w:rsidRPr="00B4778F">
        <w:t xml:space="preserve"> okrevanje na trgu dela</w:t>
      </w:r>
      <w:r>
        <w:t xml:space="preserve"> postopno</w:t>
      </w:r>
      <w:r w:rsidRPr="00B4778F">
        <w:t xml:space="preserve"> nadaljevalo, </w:t>
      </w:r>
      <w:r>
        <w:t xml:space="preserve">pri čemer bo ob koncu </w:t>
      </w:r>
      <w:r w:rsidRPr="001A0A0A">
        <w:t xml:space="preserve">obdobja napovedi število zaposlenih </w:t>
      </w:r>
      <w:r w:rsidRPr="004D5260">
        <w:t>za okoli 30 tisoč večje kot leta 2019, število brezposelnih pa bo padlo na 65 tisoč. Ocenjujemo, da s</w:t>
      </w:r>
      <w:r w:rsidRPr="00B4778F">
        <w:t xml:space="preserve">e </w:t>
      </w:r>
      <w:r w:rsidR="5922B9F8">
        <w:t xml:space="preserve">bo povečala stopnja aktivnosti v starostnih skupinah </w:t>
      </w:r>
      <w:r w:rsidR="00082DF6">
        <w:t>55</w:t>
      </w:r>
      <w:r w:rsidR="73E8741D">
        <w:t>–</w:t>
      </w:r>
      <w:r w:rsidR="00082DF6">
        <w:t xml:space="preserve">64 let in </w:t>
      </w:r>
      <w:r w:rsidR="00FF5C64">
        <w:t>tudi 15</w:t>
      </w:r>
      <w:r w:rsidR="39FF2F82">
        <w:t>–</w:t>
      </w:r>
      <w:r w:rsidR="00FF5C64">
        <w:t>29 let</w:t>
      </w:r>
      <w:r w:rsidR="5922B9F8">
        <w:t xml:space="preserve"> in</w:t>
      </w:r>
      <w:r w:rsidRPr="004D5260">
        <w:t xml:space="preserve"> da s</w:t>
      </w:r>
      <w:r w:rsidRPr="00B4778F">
        <w:t>e bodo na trg dela postopoma znova vključevale tudi osebe, ki so zlasti na začetku lanskega leta (začasno) prestopile v neaktivnost, kar se bo odrazilo v nadaljnjem povečevanju stopnje aktivnosti</w:t>
      </w:r>
      <w:r>
        <w:t>. Povpraševanje po delu bo še naprej delovalo kot dejavnik privabljanja tujih delavcev</w:t>
      </w:r>
      <w:r w:rsidR="005C5A70">
        <w:t>,</w:t>
      </w:r>
      <w:r>
        <w:t xml:space="preserve"> s čimer se bo</w:t>
      </w:r>
      <w:r w:rsidR="5C691028">
        <w:t xml:space="preserve"> neto selitveni priliv</w:t>
      </w:r>
      <w:r>
        <w:t>, ki je ob koncu lanskega in v začetku letošnjega leta sicer vidno upadel</w:t>
      </w:r>
      <w:r w:rsidR="0BC91A47">
        <w:t xml:space="preserve">, </w:t>
      </w:r>
      <w:r w:rsidR="00D67E0A">
        <w:t xml:space="preserve">postopno </w:t>
      </w:r>
      <w:r w:rsidR="0BC91A47">
        <w:t>poveč</w:t>
      </w:r>
      <w:r w:rsidR="00D67E0A">
        <w:t>ev</w:t>
      </w:r>
      <w:r w:rsidR="0BC91A47">
        <w:t>al</w:t>
      </w:r>
      <w:r>
        <w:t>.</w:t>
      </w:r>
      <w:r w:rsidR="00D67E0A">
        <w:rPr>
          <w:rStyle w:val="FootnoteReference"/>
        </w:rPr>
        <w:footnoteReference w:id="46"/>
      </w:r>
      <w:r>
        <w:t xml:space="preserve"> V prihodnjih letih bodo na gibanja na trgu dela vedno bolj vplivale omejitve povezane z razpoložljivostjo delovne sile</w:t>
      </w:r>
      <w:r w:rsidR="4161EFDD">
        <w:t xml:space="preserve"> zaradi demografskih sprememb</w:t>
      </w:r>
      <w:r>
        <w:t xml:space="preserve">, kar je bilo značilno tudi za obdobje pred </w:t>
      </w:r>
      <w:proofErr w:type="spellStart"/>
      <w:r>
        <w:t>koronakrizo</w:t>
      </w:r>
      <w:proofErr w:type="spellEnd"/>
      <w:r>
        <w:t>.</w:t>
      </w:r>
      <w:r w:rsidRPr="0068508D">
        <w:t xml:space="preserve"> </w:t>
      </w:r>
      <w:r>
        <w:t>Razmere na trgu dela bi zaradi tega lahko znova predstavljale vedno večjo omejitev za rast dodane vrednosti.</w:t>
      </w:r>
    </w:p>
    <w:p w14:paraId="7DE482E4" w14:textId="77777777" w:rsidR="00591356" w:rsidRDefault="00591356" w:rsidP="00591356">
      <w:pPr>
        <w:pStyle w:val="BesediloNAPOVED"/>
      </w:pPr>
    </w:p>
    <w:tbl>
      <w:tblPr>
        <w:tblStyle w:val="TableGrid"/>
        <w:tblW w:w="9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30"/>
        <w:gridCol w:w="4530"/>
      </w:tblGrid>
      <w:tr w:rsidR="00591356" w:rsidRPr="004115F7" w14:paraId="34BAA5D0" w14:textId="77777777" w:rsidTr="001115F7">
        <w:tc>
          <w:tcPr>
            <w:tcW w:w="4530" w:type="dxa"/>
          </w:tcPr>
          <w:p w14:paraId="427E55AC" w14:textId="5C87DC2E" w:rsidR="00591356" w:rsidRPr="004115F7" w:rsidRDefault="00591356" w:rsidP="004115F7">
            <w:pPr>
              <w:pStyle w:val="Caption"/>
            </w:pPr>
            <w:r w:rsidRPr="004115F7">
              <w:lastRenderedPageBreak/>
              <w:t xml:space="preserve">Slika </w:t>
            </w:r>
            <w:r w:rsidRPr="004115F7">
              <w:fldChar w:fldCharType="begin"/>
            </w:r>
            <w:r w:rsidRPr="004115F7">
              <w:instrText xml:space="preserve"> SEQ Slika \* ARABIC </w:instrText>
            </w:r>
            <w:r w:rsidRPr="004115F7">
              <w:fldChar w:fldCharType="separate"/>
            </w:r>
            <w:r w:rsidR="00C30FBD">
              <w:t>33</w:t>
            </w:r>
            <w:r w:rsidRPr="004115F7">
              <w:fldChar w:fldCharType="end"/>
            </w:r>
            <w:r w:rsidRPr="004115F7">
              <w:t>: Kratkoročna pričakovanja o zaposlovanju nakazujejo nadaljnjo, a zmern</w:t>
            </w:r>
            <w:r w:rsidR="00156518" w:rsidRPr="004115F7">
              <w:t>e</w:t>
            </w:r>
            <w:r w:rsidRPr="004115F7">
              <w:t>jšo rast zaposlenosti</w:t>
            </w:r>
          </w:p>
          <w:p w14:paraId="03A9703E" w14:textId="77777777" w:rsidR="00591356" w:rsidRPr="004115F7" w:rsidRDefault="00591356" w:rsidP="004115F7">
            <w:pPr>
              <w:pStyle w:val="Caption"/>
            </w:pPr>
          </w:p>
          <w:p w14:paraId="1643BC50" w14:textId="77777777" w:rsidR="00591356" w:rsidRPr="004115F7" w:rsidRDefault="00591356" w:rsidP="004115F7">
            <w:pPr>
              <w:pStyle w:val="Caption"/>
            </w:pPr>
          </w:p>
          <w:p w14:paraId="3F9C0EF9" w14:textId="77777777" w:rsidR="00591356" w:rsidRPr="004115F7" w:rsidRDefault="00591356" w:rsidP="004115F7">
            <w:pPr>
              <w:pStyle w:val="Caption"/>
            </w:pPr>
            <w:r w:rsidRPr="004115F7">
              <w:drawing>
                <wp:inline distT="0" distB="0" distL="0" distR="0" wp14:anchorId="706DA3C3" wp14:editId="393050CC">
                  <wp:extent cx="2740273" cy="2242800"/>
                  <wp:effectExtent l="0" t="0" r="317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40273" cy="2242800"/>
                          </a:xfrm>
                          <a:prstGeom prst="rect">
                            <a:avLst/>
                          </a:prstGeom>
                          <a:noFill/>
                        </pic:spPr>
                      </pic:pic>
                    </a:graphicData>
                  </a:graphic>
                </wp:inline>
              </w:drawing>
            </w:r>
          </w:p>
          <w:p w14:paraId="60F72BFD" w14:textId="77777777" w:rsidR="00591356" w:rsidRPr="004115F7" w:rsidRDefault="00591356" w:rsidP="004115F7">
            <w:pPr>
              <w:pStyle w:val="Caption"/>
            </w:pPr>
          </w:p>
        </w:tc>
        <w:tc>
          <w:tcPr>
            <w:tcW w:w="4530" w:type="dxa"/>
          </w:tcPr>
          <w:p w14:paraId="055F7855" w14:textId="3A31815A" w:rsidR="00591356" w:rsidRPr="004115F7" w:rsidRDefault="00591356" w:rsidP="004115F7">
            <w:pPr>
              <w:pStyle w:val="Caption"/>
            </w:pPr>
            <w:r w:rsidRPr="004115F7">
              <w:t xml:space="preserve">Slika </w:t>
            </w:r>
            <w:r w:rsidRPr="004115F7">
              <w:fldChar w:fldCharType="begin"/>
            </w:r>
            <w:r w:rsidRPr="004115F7">
              <w:instrText xml:space="preserve"> SEQ Slika \* ARABIC </w:instrText>
            </w:r>
            <w:r w:rsidRPr="004115F7">
              <w:fldChar w:fldCharType="separate"/>
            </w:r>
            <w:r w:rsidR="00C30FBD">
              <w:t>34</w:t>
            </w:r>
            <w:r w:rsidRPr="004115F7">
              <w:fldChar w:fldCharType="end"/>
            </w:r>
            <w:r w:rsidRPr="004115F7">
              <w:t>: Participacija na trgu dela je v najbolj aktivni starosti (30</w:t>
            </w:r>
            <w:r w:rsidR="0338179A" w:rsidRPr="004115F7">
              <w:t>–</w:t>
            </w:r>
            <w:r w:rsidRPr="004115F7">
              <w:t xml:space="preserve">54 let) že visoka, zato se bo participacija v prihodnje poviševala zlasti med starejšimi </w:t>
            </w:r>
          </w:p>
          <w:p w14:paraId="3A980C2D" w14:textId="77777777" w:rsidR="00591356" w:rsidRPr="004115F7" w:rsidRDefault="00591356" w:rsidP="004115F7">
            <w:pPr>
              <w:pStyle w:val="Caption"/>
            </w:pPr>
          </w:p>
          <w:p w14:paraId="7617F622" w14:textId="2512C580" w:rsidR="00591356" w:rsidRPr="004115F7" w:rsidRDefault="00B17419" w:rsidP="004115F7">
            <w:pPr>
              <w:pStyle w:val="Caption"/>
            </w:pPr>
            <w:r w:rsidRPr="004115F7">
              <w:drawing>
                <wp:inline distT="0" distB="0" distL="0" distR="0" wp14:anchorId="1F836C48" wp14:editId="69F90170">
                  <wp:extent cx="2733675" cy="2124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33675" cy="2124075"/>
                          </a:xfrm>
                          <a:prstGeom prst="rect">
                            <a:avLst/>
                          </a:prstGeom>
                          <a:noFill/>
                          <a:ln>
                            <a:noFill/>
                          </a:ln>
                        </pic:spPr>
                      </pic:pic>
                    </a:graphicData>
                  </a:graphic>
                </wp:inline>
              </w:drawing>
            </w:r>
          </w:p>
          <w:p w14:paraId="10E177B9" w14:textId="77777777" w:rsidR="00591356" w:rsidRPr="004115F7" w:rsidRDefault="00591356" w:rsidP="004115F7">
            <w:pPr>
              <w:pStyle w:val="Caption"/>
            </w:pPr>
          </w:p>
        </w:tc>
      </w:tr>
    </w:tbl>
    <w:p w14:paraId="709C726A" w14:textId="42403DF5" w:rsidR="00591356" w:rsidRPr="004115F7" w:rsidRDefault="00591356" w:rsidP="004115F7">
      <w:pPr>
        <w:pStyle w:val="Caption"/>
      </w:pPr>
      <w:r w:rsidRPr="004115F7">
        <w:t xml:space="preserve">Slika </w:t>
      </w:r>
      <w:r w:rsidRPr="004115F7">
        <w:fldChar w:fldCharType="begin"/>
      </w:r>
      <w:r w:rsidRPr="004115F7">
        <w:instrText xml:space="preserve"> SEQ Slika \* ARABIC </w:instrText>
      </w:r>
      <w:r w:rsidRPr="004115F7">
        <w:fldChar w:fldCharType="separate"/>
      </w:r>
      <w:r w:rsidR="00C30FBD">
        <w:t>35</w:t>
      </w:r>
      <w:r w:rsidRPr="004115F7">
        <w:fldChar w:fldCharType="end"/>
      </w:r>
      <w:r w:rsidRPr="004115F7">
        <w:t>: Neugodna demografska gibanja (povečevanje deleža starejšega prebivalstva) se bodo v prihodnje nadaljevala in povzročala pomanjkanje delovne sile</w:t>
      </w:r>
    </w:p>
    <w:p w14:paraId="479C64F3" w14:textId="77777777" w:rsidR="00591356" w:rsidRPr="004115F7" w:rsidRDefault="00591356" w:rsidP="004115F7">
      <w:pPr>
        <w:pStyle w:val="Caption"/>
      </w:pPr>
    </w:p>
    <w:p w14:paraId="55D99558" w14:textId="0044FFA3" w:rsidR="00591356" w:rsidRPr="004115F7" w:rsidRDefault="00D12F3A" w:rsidP="004115F7">
      <w:pPr>
        <w:pStyle w:val="Caption"/>
      </w:pPr>
      <w:r w:rsidRPr="004115F7">
        <w:drawing>
          <wp:inline distT="0" distB="0" distL="0" distR="0" wp14:anchorId="226CCD23" wp14:editId="0EE3F05B">
            <wp:extent cx="5759450" cy="2095311"/>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59450" cy="2095311"/>
                    </a:xfrm>
                    <a:prstGeom prst="rect">
                      <a:avLst/>
                    </a:prstGeom>
                    <a:noFill/>
                    <a:ln>
                      <a:noFill/>
                    </a:ln>
                  </pic:spPr>
                </pic:pic>
              </a:graphicData>
            </a:graphic>
          </wp:inline>
        </w:drawing>
      </w:r>
    </w:p>
    <w:p w14:paraId="17432D5C" w14:textId="77777777" w:rsidR="00591356" w:rsidRDefault="00591356" w:rsidP="00591356">
      <w:pPr>
        <w:pStyle w:val="BesediloNAPOVED"/>
        <w:rPr>
          <w:b/>
          <w:highlight w:val="yellow"/>
        </w:rPr>
      </w:pPr>
    </w:p>
    <w:p w14:paraId="072FD47A" w14:textId="683D007C" w:rsidR="00591356" w:rsidRPr="00645044" w:rsidRDefault="00591356" w:rsidP="00591356">
      <w:pPr>
        <w:pStyle w:val="Caption"/>
        <w:rPr>
          <w:noProof w:val="0"/>
        </w:rPr>
      </w:pPr>
      <w:bookmarkStart w:id="125" w:name="_Hlk66860493"/>
      <w:r w:rsidRPr="00645044">
        <w:rPr>
          <w:noProof w:val="0"/>
        </w:rPr>
        <w:t xml:space="preserve">Tabela </w:t>
      </w:r>
      <w:r w:rsidRPr="00645044">
        <w:rPr>
          <w:color w:val="2B579A"/>
          <w:shd w:val="clear" w:color="auto" w:fill="E6E6E6"/>
        </w:rPr>
        <w:fldChar w:fldCharType="begin"/>
      </w:r>
      <w:r w:rsidRPr="00645044">
        <w:rPr>
          <w:noProof w:val="0"/>
        </w:rPr>
        <w:instrText xml:space="preserve"> SEQ Tabela \* ARABIC </w:instrText>
      </w:r>
      <w:r w:rsidRPr="00645044">
        <w:rPr>
          <w:color w:val="2B579A"/>
          <w:shd w:val="clear" w:color="auto" w:fill="E6E6E6"/>
        </w:rPr>
        <w:fldChar w:fldCharType="separate"/>
      </w:r>
      <w:r w:rsidR="00C30FBD">
        <w:t>4</w:t>
      </w:r>
      <w:r w:rsidRPr="00645044">
        <w:rPr>
          <w:color w:val="2B579A"/>
          <w:shd w:val="clear" w:color="auto" w:fill="E6E6E6"/>
        </w:rPr>
        <w:fldChar w:fldCharType="end"/>
      </w:r>
      <w:r w:rsidRPr="00645044">
        <w:rPr>
          <w:noProof w:val="0"/>
        </w:rPr>
        <w:t>: Napoved zaposlenosti in brezposelnosti</w:t>
      </w:r>
    </w:p>
    <w:tbl>
      <w:tblPr>
        <w:tblW w:w="5000" w:type="pct"/>
        <w:tblBorders>
          <w:top w:val="single" w:sz="4" w:space="0" w:color="000000" w:themeColor="text1"/>
          <w:bottom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117"/>
        <w:gridCol w:w="851"/>
        <w:gridCol w:w="851"/>
        <w:gridCol w:w="1134"/>
        <w:gridCol w:w="851"/>
        <w:gridCol w:w="1134"/>
        <w:gridCol w:w="1132"/>
      </w:tblGrid>
      <w:tr w:rsidR="00591356" w:rsidRPr="00645044" w14:paraId="033D88DA" w14:textId="77777777" w:rsidTr="027CCA7D">
        <w:trPr>
          <w:trHeight w:val="255"/>
        </w:trPr>
        <w:tc>
          <w:tcPr>
            <w:tcW w:w="1719" w:type="pct"/>
            <w:vMerge w:val="restart"/>
            <w:vAlign w:val="center"/>
            <w:hideMark/>
          </w:tcPr>
          <w:p w14:paraId="50F70CAF" w14:textId="77777777" w:rsidR="00591356" w:rsidRPr="00645044" w:rsidRDefault="00591356" w:rsidP="001115F7">
            <w:pPr>
              <w:pStyle w:val="TabelalevistolpecglavaNAPOVED"/>
            </w:pPr>
            <w:r w:rsidRPr="00645044">
              <w:t>v %</w:t>
            </w:r>
          </w:p>
        </w:tc>
        <w:tc>
          <w:tcPr>
            <w:tcW w:w="469" w:type="pct"/>
            <w:vMerge w:val="restart"/>
            <w:vAlign w:val="center"/>
            <w:hideMark/>
          </w:tcPr>
          <w:p w14:paraId="30AE708A" w14:textId="77777777" w:rsidR="00591356" w:rsidRPr="00645044" w:rsidRDefault="00591356" w:rsidP="001115F7">
            <w:pPr>
              <w:pStyle w:val="TabelaglavaNAPOVED"/>
            </w:pPr>
            <w:r w:rsidRPr="00645044">
              <w:rPr>
                <w:rFonts w:cs="Arial"/>
                <w:color w:val="000000"/>
                <w:szCs w:val="16"/>
              </w:rPr>
              <w:t>2020</w:t>
            </w:r>
          </w:p>
        </w:tc>
        <w:tc>
          <w:tcPr>
            <w:tcW w:w="1094" w:type="pct"/>
            <w:gridSpan w:val="2"/>
            <w:vAlign w:val="center"/>
            <w:hideMark/>
          </w:tcPr>
          <w:p w14:paraId="2F20253E" w14:textId="77777777" w:rsidR="00591356" w:rsidRPr="00645044" w:rsidRDefault="00591356" w:rsidP="001115F7">
            <w:pPr>
              <w:pStyle w:val="TabelaglavaNAPOVED"/>
              <w:jc w:val="center"/>
            </w:pPr>
            <w:r w:rsidRPr="00645044">
              <w:rPr>
                <w:rFonts w:cs="Arial"/>
                <w:color w:val="000000"/>
                <w:szCs w:val="16"/>
              </w:rPr>
              <w:t>2021</w:t>
            </w:r>
          </w:p>
        </w:tc>
        <w:tc>
          <w:tcPr>
            <w:tcW w:w="1094" w:type="pct"/>
            <w:gridSpan w:val="2"/>
            <w:vAlign w:val="center"/>
            <w:hideMark/>
          </w:tcPr>
          <w:p w14:paraId="7F417D75" w14:textId="77777777" w:rsidR="00591356" w:rsidRPr="00645044" w:rsidRDefault="00591356" w:rsidP="001115F7">
            <w:pPr>
              <w:pStyle w:val="TabelaglavaNAPOVED"/>
              <w:jc w:val="center"/>
            </w:pPr>
            <w:r w:rsidRPr="00645044">
              <w:rPr>
                <w:rFonts w:cs="Arial"/>
                <w:color w:val="000000"/>
                <w:szCs w:val="16"/>
              </w:rPr>
              <w:t>2022</w:t>
            </w:r>
          </w:p>
        </w:tc>
        <w:tc>
          <w:tcPr>
            <w:tcW w:w="624" w:type="pct"/>
            <w:vAlign w:val="center"/>
          </w:tcPr>
          <w:p w14:paraId="0E76EBB7" w14:textId="77777777" w:rsidR="00591356" w:rsidRPr="00645044" w:rsidRDefault="00591356" w:rsidP="001115F7">
            <w:pPr>
              <w:pStyle w:val="TabelaglavaNAPOVED"/>
            </w:pPr>
            <w:r w:rsidRPr="00645044">
              <w:rPr>
                <w:rFonts w:cs="Arial"/>
                <w:color w:val="000000"/>
                <w:szCs w:val="16"/>
              </w:rPr>
              <w:t>2023</w:t>
            </w:r>
          </w:p>
        </w:tc>
      </w:tr>
      <w:tr w:rsidR="00591356" w:rsidRPr="00645044" w14:paraId="0B8C0E1A" w14:textId="77777777" w:rsidTr="00D67E0A">
        <w:trPr>
          <w:trHeight w:val="255"/>
        </w:trPr>
        <w:tc>
          <w:tcPr>
            <w:tcW w:w="1719" w:type="pct"/>
            <w:vMerge/>
            <w:hideMark/>
          </w:tcPr>
          <w:p w14:paraId="6AB7BD9A" w14:textId="77777777" w:rsidR="00591356" w:rsidRPr="00645044" w:rsidRDefault="00591356" w:rsidP="001115F7">
            <w:pPr>
              <w:pStyle w:val="BesediloNAPOVED"/>
              <w:rPr>
                <w:bCs/>
              </w:rPr>
            </w:pPr>
          </w:p>
        </w:tc>
        <w:tc>
          <w:tcPr>
            <w:tcW w:w="469" w:type="pct"/>
            <w:vMerge/>
            <w:vAlign w:val="center"/>
            <w:hideMark/>
          </w:tcPr>
          <w:p w14:paraId="25F1B5CF" w14:textId="77777777" w:rsidR="00591356" w:rsidRPr="00645044" w:rsidRDefault="00591356" w:rsidP="001115F7">
            <w:pPr>
              <w:pStyle w:val="TabelaglavaNAPOVED"/>
              <w:jc w:val="center"/>
            </w:pPr>
          </w:p>
        </w:tc>
        <w:tc>
          <w:tcPr>
            <w:tcW w:w="469" w:type="pct"/>
            <w:tcBorders>
              <w:bottom w:val="single" w:sz="4" w:space="0" w:color="000000" w:themeColor="text1"/>
            </w:tcBorders>
            <w:vAlign w:val="center"/>
            <w:hideMark/>
          </w:tcPr>
          <w:p w14:paraId="44D89027" w14:textId="77777777" w:rsidR="00591356" w:rsidRPr="00645044" w:rsidRDefault="00591356" w:rsidP="001115F7">
            <w:pPr>
              <w:pStyle w:val="TabelaglavaNAPOVED"/>
            </w:pPr>
            <w:r w:rsidRPr="00645044">
              <w:rPr>
                <w:rFonts w:eastAsia="Calibri" w:cs="Arial"/>
                <w:szCs w:val="16"/>
              </w:rPr>
              <w:t>marec 2020</w:t>
            </w:r>
          </w:p>
        </w:tc>
        <w:tc>
          <w:tcPr>
            <w:tcW w:w="625" w:type="pct"/>
            <w:shd w:val="clear" w:color="auto" w:fill="E9E9E9" w:themeFill="accent3" w:themeFillTint="33"/>
            <w:vAlign w:val="center"/>
          </w:tcPr>
          <w:p w14:paraId="431F0CB9" w14:textId="77777777" w:rsidR="00591356" w:rsidRPr="00645044" w:rsidRDefault="00591356" w:rsidP="001115F7">
            <w:pPr>
              <w:pStyle w:val="TabelaglavaNAPOVED"/>
              <w:rPr>
                <w:color w:val="9E001A" w:themeColor="accent1"/>
              </w:rPr>
            </w:pPr>
            <w:r w:rsidRPr="00645044">
              <w:rPr>
                <w:rFonts w:eastAsia="Calibri" w:cs="Arial"/>
                <w:color w:val="9E001A"/>
                <w:szCs w:val="16"/>
              </w:rPr>
              <w:t>september     2021</w:t>
            </w:r>
          </w:p>
        </w:tc>
        <w:tc>
          <w:tcPr>
            <w:tcW w:w="469" w:type="pct"/>
            <w:tcBorders>
              <w:bottom w:val="single" w:sz="4" w:space="0" w:color="000000" w:themeColor="text1"/>
            </w:tcBorders>
            <w:vAlign w:val="center"/>
          </w:tcPr>
          <w:p w14:paraId="1937E5E8" w14:textId="77777777" w:rsidR="00591356" w:rsidRPr="00645044" w:rsidRDefault="00591356" w:rsidP="001115F7">
            <w:pPr>
              <w:pStyle w:val="TabelaglavaNAPOVED"/>
            </w:pPr>
            <w:r w:rsidRPr="00645044">
              <w:rPr>
                <w:rFonts w:eastAsia="Calibri" w:cs="Arial"/>
                <w:szCs w:val="16"/>
              </w:rPr>
              <w:t>marec 2020</w:t>
            </w:r>
          </w:p>
        </w:tc>
        <w:tc>
          <w:tcPr>
            <w:tcW w:w="625" w:type="pct"/>
            <w:shd w:val="clear" w:color="auto" w:fill="E9E9E9" w:themeFill="accent3" w:themeFillTint="33"/>
            <w:vAlign w:val="center"/>
          </w:tcPr>
          <w:p w14:paraId="107BC0D0" w14:textId="4029822C" w:rsidR="00591356" w:rsidRPr="00645044" w:rsidRDefault="00591356" w:rsidP="00D67E0A">
            <w:pPr>
              <w:pStyle w:val="TabelaglavaNAPOVED"/>
              <w:rPr>
                <w:color w:val="9E001A" w:themeColor="accent1"/>
              </w:rPr>
            </w:pPr>
            <w:r w:rsidRPr="027CCA7D">
              <w:rPr>
                <w:rFonts w:eastAsia="Calibri" w:cs="Arial"/>
                <w:color w:val="9E001A" w:themeColor="accent1"/>
              </w:rPr>
              <w:t>september   2021</w:t>
            </w:r>
          </w:p>
        </w:tc>
        <w:tc>
          <w:tcPr>
            <w:tcW w:w="624" w:type="pct"/>
            <w:tcBorders>
              <w:bottom w:val="single" w:sz="4" w:space="0" w:color="000000" w:themeColor="text1"/>
            </w:tcBorders>
            <w:shd w:val="clear" w:color="auto" w:fill="E9E9E9" w:themeFill="accent3" w:themeFillTint="33"/>
            <w:vAlign w:val="center"/>
          </w:tcPr>
          <w:p w14:paraId="76A0A2A2" w14:textId="5B8346C7" w:rsidR="00591356" w:rsidRPr="00645044" w:rsidRDefault="00591356" w:rsidP="00D67E0A">
            <w:pPr>
              <w:pStyle w:val="TabelaglavaNAPOVED"/>
              <w:rPr>
                <w:color w:val="9E001A" w:themeColor="accent1"/>
              </w:rPr>
            </w:pPr>
            <w:r w:rsidRPr="027CCA7D">
              <w:rPr>
                <w:rFonts w:eastAsia="Calibri" w:cs="Arial"/>
                <w:color w:val="9E001A" w:themeColor="accent1"/>
              </w:rPr>
              <w:t>september  2021</w:t>
            </w:r>
          </w:p>
        </w:tc>
      </w:tr>
      <w:tr w:rsidR="00591356" w:rsidRPr="00645044" w14:paraId="1F435CF8" w14:textId="77777777" w:rsidTr="027CCA7D">
        <w:trPr>
          <w:trHeight w:val="255"/>
        </w:trPr>
        <w:tc>
          <w:tcPr>
            <w:tcW w:w="1719" w:type="pct"/>
            <w:vAlign w:val="center"/>
            <w:hideMark/>
          </w:tcPr>
          <w:p w14:paraId="1705A8A1" w14:textId="77777777" w:rsidR="00591356" w:rsidRPr="00645044" w:rsidRDefault="00591356" w:rsidP="001115F7">
            <w:pPr>
              <w:pStyle w:val="TabelalevistolpecNAPOVED"/>
            </w:pPr>
            <w:r w:rsidRPr="00645044">
              <w:t>Zaposlenost po SNA, rast</w:t>
            </w:r>
          </w:p>
        </w:tc>
        <w:tc>
          <w:tcPr>
            <w:tcW w:w="469" w:type="pct"/>
            <w:vAlign w:val="center"/>
          </w:tcPr>
          <w:p w14:paraId="4F22F045" w14:textId="77777777" w:rsidR="00591356" w:rsidRPr="00645044" w:rsidRDefault="00591356" w:rsidP="001115F7">
            <w:pPr>
              <w:pStyle w:val="TabelaNAPOVED"/>
            </w:pPr>
            <w:r w:rsidRPr="00645044">
              <w:t>-0,6</w:t>
            </w:r>
          </w:p>
        </w:tc>
        <w:tc>
          <w:tcPr>
            <w:tcW w:w="469" w:type="pct"/>
            <w:shd w:val="clear" w:color="auto" w:fill="auto"/>
            <w:vAlign w:val="center"/>
          </w:tcPr>
          <w:p w14:paraId="0A68615C" w14:textId="77777777" w:rsidR="00591356" w:rsidRPr="00645044" w:rsidRDefault="00591356" w:rsidP="001115F7">
            <w:pPr>
              <w:pStyle w:val="TabelaNAPOVED"/>
            </w:pPr>
            <w:r w:rsidRPr="00645044">
              <w:t>0,8</w:t>
            </w:r>
          </w:p>
        </w:tc>
        <w:tc>
          <w:tcPr>
            <w:tcW w:w="625" w:type="pct"/>
            <w:shd w:val="clear" w:color="auto" w:fill="E9E9E9" w:themeFill="accent3" w:themeFillTint="33"/>
            <w:vAlign w:val="center"/>
          </w:tcPr>
          <w:p w14:paraId="616BB52D" w14:textId="77777777" w:rsidR="00591356" w:rsidRPr="00645044" w:rsidRDefault="00591356" w:rsidP="001115F7">
            <w:pPr>
              <w:pStyle w:val="TabelaNAPOVED"/>
              <w:rPr>
                <w:b/>
                <w:color w:val="9E001A" w:themeColor="accent1"/>
              </w:rPr>
            </w:pPr>
            <w:r w:rsidRPr="00645044">
              <w:rPr>
                <w:b/>
                <w:color w:val="9E001A" w:themeColor="accent1"/>
              </w:rPr>
              <w:t>0,8</w:t>
            </w:r>
          </w:p>
        </w:tc>
        <w:tc>
          <w:tcPr>
            <w:tcW w:w="469" w:type="pct"/>
            <w:shd w:val="clear" w:color="auto" w:fill="auto"/>
            <w:vAlign w:val="center"/>
          </w:tcPr>
          <w:p w14:paraId="7C12665F" w14:textId="77777777" w:rsidR="00591356" w:rsidRPr="00645044" w:rsidRDefault="00591356" w:rsidP="001115F7">
            <w:pPr>
              <w:pStyle w:val="TabelaNAPOVED"/>
            </w:pPr>
            <w:r w:rsidRPr="00645044">
              <w:t>1,5</w:t>
            </w:r>
          </w:p>
        </w:tc>
        <w:tc>
          <w:tcPr>
            <w:tcW w:w="625" w:type="pct"/>
            <w:shd w:val="clear" w:color="auto" w:fill="E9E9E9" w:themeFill="accent3" w:themeFillTint="33"/>
            <w:vAlign w:val="center"/>
          </w:tcPr>
          <w:p w14:paraId="68EE4159" w14:textId="77777777" w:rsidR="00591356" w:rsidRPr="00645044" w:rsidRDefault="00591356" w:rsidP="001115F7">
            <w:pPr>
              <w:pStyle w:val="TabelaNAPOVED"/>
              <w:rPr>
                <w:b/>
                <w:color w:val="9E001A" w:themeColor="accent1"/>
              </w:rPr>
            </w:pPr>
            <w:r w:rsidRPr="00645044">
              <w:rPr>
                <w:b/>
                <w:color w:val="9E001A" w:themeColor="accent1"/>
              </w:rPr>
              <w:t>1,5</w:t>
            </w:r>
          </w:p>
        </w:tc>
        <w:tc>
          <w:tcPr>
            <w:tcW w:w="624" w:type="pct"/>
            <w:shd w:val="clear" w:color="auto" w:fill="E9E9E9" w:themeFill="accent3" w:themeFillTint="33"/>
            <w:vAlign w:val="center"/>
          </w:tcPr>
          <w:p w14:paraId="174DD079" w14:textId="77777777" w:rsidR="00591356" w:rsidRPr="00645044" w:rsidRDefault="00591356" w:rsidP="001115F7">
            <w:pPr>
              <w:pStyle w:val="TabelaNAPOVED"/>
              <w:rPr>
                <w:b/>
                <w:color w:val="9E001A" w:themeColor="accent1"/>
              </w:rPr>
            </w:pPr>
            <w:r w:rsidRPr="00645044">
              <w:rPr>
                <w:b/>
                <w:color w:val="9E001A" w:themeColor="accent1"/>
              </w:rPr>
              <w:t>1,</w:t>
            </w:r>
            <w:r>
              <w:rPr>
                <w:b/>
                <w:color w:val="9E001A" w:themeColor="accent1"/>
              </w:rPr>
              <w:t>2</w:t>
            </w:r>
          </w:p>
        </w:tc>
      </w:tr>
      <w:tr w:rsidR="00591356" w:rsidRPr="00645044" w14:paraId="6F372839" w14:textId="77777777" w:rsidTr="027CCA7D">
        <w:trPr>
          <w:trHeight w:val="255"/>
        </w:trPr>
        <w:tc>
          <w:tcPr>
            <w:tcW w:w="1719" w:type="pct"/>
            <w:vAlign w:val="center"/>
            <w:hideMark/>
          </w:tcPr>
          <w:p w14:paraId="7652539B" w14:textId="77777777" w:rsidR="00591356" w:rsidRPr="00645044" w:rsidRDefault="00591356" w:rsidP="001115F7">
            <w:pPr>
              <w:pStyle w:val="TabelalevistolpecNAPOVED"/>
            </w:pPr>
            <w:r w:rsidRPr="00645044">
              <w:t>Število registriranih brezposelnih, povprečje v letu</w:t>
            </w:r>
          </w:p>
        </w:tc>
        <w:tc>
          <w:tcPr>
            <w:tcW w:w="469" w:type="pct"/>
            <w:vAlign w:val="center"/>
          </w:tcPr>
          <w:p w14:paraId="4F5E6661" w14:textId="77777777" w:rsidR="00591356" w:rsidRPr="00645044" w:rsidRDefault="00591356" w:rsidP="001115F7">
            <w:pPr>
              <w:pStyle w:val="TabelaNAPOVED"/>
            </w:pPr>
            <w:r w:rsidRPr="00645044">
              <w:t>85,0</w:t>
            </w:r>
          </w:p>
        </w:tc>
        <w:tc>
          <w:tcPr>
            <w:tcW w:w="469" w:type="pct"/>
            <w:shd w:val="clear" w:color="auto" w:fill="auto"/>
            <w:vAlign w:val="center"/>
          </w:tcPr>
          <w:p w14:paraId="738A87DA" w14:textId="77777777" w:rsidR="00591356" w:rsidRPr="00645044" w:rsidRDefault="00591356" w:rsidP="001115F7">
            <w:pPr>
              <w:pStyle w:val="TabelaNAPOVED"/>
            </w:pPr>
            <w:r w:rsidRPr="00645044">
              <w:t>83,1</w:t>
            </w:r>
          </w:p>
        </w:tc>
        <w:tc>
          <w:tcPr>
            <w:tcW w:w="625" w:type="pct"/>
            <w:shd w:val="clear" w:color="auto" w:fill="E9E9E9" w:themeFill="accent3" w:themeFillTint="33"/>
            <w:vAlign w:val="center"/>
          </w:tcPr>
          <w:p w14:paraId="248AB6A0" w14:textId="77777777" w:rsidR="00591356" w:rsidRPr="00645044" w:rsidRDefault="00591356" w:rsidP="001115F7">
            <w:pPr>
              <w:pStyle w:val="TabelaNAPOVED"/>
              <w:rPr>
                <w:b/>
                <w:color w:val="9E001A" w:themeColor="accent1"/>
              </w:rPr>
            </w:pPr>
            <w:r w:rsidRPr="00645044">
              <w:rPr>
                <w:b/>
                <w:color w:val="9E001A" w:themeColor="accent1"/>
              </w:rPr>
              <w:t>75,4</w:t>
            </w:r>
          </w:p>
        </w:tc>
        <w:tc>
          <w:tcPr>
            <w:tcW w:w="469" w:type="pct"/>
            <w:shd w:val="clear" w:color="auto" w:fill="auto"/>
            <w:vAlign w:val="center"/>
          </w:tcPr>
          <w:p w14:paraId="788CD87C" w14:textId="77777777" w:rsidR="00591356" w:rsidRPr="00645044" w:rsidRDefault="00591356" w:rsidP="001115F7">
            <w:pPr>
              <w:pStyle w:val="TabelaNAPOVED"/>
            </w:pPr>
            <w:r w:rsidRPr="00645044">
              <w:t>80,7</w:t>
            </w:r>
          </w:p>
        </w:tc>
        <w:tc>
          <w:tcPr>
            <w:tcW w:w="625" w:type="pct"/>
            <w:shd w:val="clear" w:color="auto" w:fill="E9E9E9" w:themeFill="accent3" w:themeFillTint="33"/>
            <w:vAlign w:val="center"/>
          </w:tcPr>
          <w:p w14:paraId="4E5A0E5F" w14:textId="77777777" w:rsidR="00591356" w:rsidRPr="00645044" w:rsidRDefault="00591356" w:rsidP="001115F7">
            <w:pPr>
              <w:pStyle w:val="TabelaNAPOVED"/>
              <w:rPr>
                <w:b/>
                <w:color w:val="9E001A" w:themeColor="accent1"/>
              </w:rPr>
            </w:pPr>
            <w:r w:rsidRPr="00645044">
              <w:rPr>
                <w:b/>
                <w:color w:val="9E001A" w:themeColor="accent1"/>
              </w:rPr>
              <w:t>67,8</w:t>
            </w:r>
          </w:p>
        </w:tc>
        <w:tc>
          <w:tcPr>
            <w:tcW w:w="624" w:type="pct"/>
            <w:shd w:val="clear" w:color="auto" w:fill="E9E9E9" w:themeFill="accent3" w:themeFillTint="33"/>
            <w:vAlign w:val="center"/>
          </w:tcPr>
          <w:p w14:paraId="6FE64021" w14:textId="77777777" w:rsidR="00591356" w:rsidRPr="00645044" w:rsidRDefault="00591356" w:rsidP="001115F7">
            <w:pPr>
              <w:pStyle w:val="TabelaNAPOVED"/>
              <w:rPr>
                <w:b/>
                <w:color w:val="9E001A" w:themeColor="accent1"/>
              </w:rPr>
            </w:pPr>
            <w:r w:rsidRPr="00645044">
              <w:rPr>
                <w:b/>
                <w:color w:val="9E001A" w:themeColor="accent1"/>
              </w:rPr>
              <w:t>65,0</w:t>
            </w:r>
          </w:p>
        </w:tc>
      </w:tr>
      <w:tr w:rsidR="00591356" w:rsidRPr="00645044" w14:paraId="4060B455" w14:textId="77777777" w:rsidTr="027CCA7D">
        <w:trPr>
          <w:trHeight w:val="255"/>
        </w:trPr>
        <w:tc>
          <w:tcPr>
            <w:tcW w:w="1719" w:type="pct"/>
            <w:vAlign w:val="center"/>
            <w:hideMark/>
          </w:tcPr>
          <w:p w14:paraId="320F04D3" w14:textId="77777777" w:rsidR="00591356" w:rsidRPr="00645044" w:rsidRDefault="00591356" w:rsidP="001115F7">
            <w:pPr>
              <w:pStyle w:val="TabelalevistolpecNAPOVED"/>
            </w:pPr>
            <w:r w:rsidRPr="00645044">
              <w:t>Stopnja registrirane brezposelnosti</w:t>
            </w:r>
          </w:p>
        </w:tc>
        <w:tc>
          <w:tcPr>
            <w:tcW w:w="469" w:type="pct"/>
            <w:vAlign w:val="center"/>
          </w:tcPr>
          <w:p w14:paraId="0538DEB5" w14:textId="77777777" w:rsidR="00591356" w:rsidRPr="00645044" w:rsidRDefault="00591356" w:rsidP="001115F7">
            <w:pPr>
              <w:pStyle w:val="TabelaNAPOVED"/>
            </w:pPr>
            <w:r w:rsidRPr="00645044">
              <w:t>8,7</w:t>
            </w:r>
          </w:p>
        </w:tc>
        <w:tc>
          <w:tcPr>
            <w:tcW w:w="469" w:type="pct"/>
            <w:shd w:val="clear" w:color="auto" w:fill="auto"/>
            <w:vAlign w:val="center"/>
          </w:tcPr>
          <w:p w14:paraId="71C4873D" w14:textId="77777777" w:rsidR="00591356" w:rsidRPr="00645044" w:rsidRDefault="00591356" w:rsidP="001115F7">
            <w:pPr>
              <w:pStyle w:val="TabelaNAPOVED"/>
            </w:pPr>
            <w:r w:rsidRPr="00645044">
              <w:t>8,5</w:t>
            </w:r>
          </w:p>
        </w:tc>
        <w:tc>
          <w:tcPr>
            <w:tcW w:w="625" w:type="pct"/>
            <w:shd w:val="clear" w:color="auto" w:fill="E9E9E9" w:themeFill="accent3" w:themeFillTint="33"/>
            <w:vAlign w:val="center"/>
          </w:tcPr>
          <w:p w14:paraId="1B8525ED" w14:textId="06E337E3" w:rsidR="00591356" w:rsidRPr="00645044" w:rsidRDefault="00591356" w:rsidP="001115F7">
            <w:pPr>
              <w:pStyle w:val="TabelaNAPOVED"/>
              <w:rPr>
                <w:b/>
                <w:color w:val="9E001A" w:themeColor="accent1"/>
              </w:rPr>
            </w:pPr>
            <w:r w:rsidRPr="00645044">
              <w:rPr>
                <w:b/>
                <w:color w:val="9E001A" w:themeColor="accent1"/>
              </w:rPr>
              <w:t>7,</w:t>
            </w:r>
            <w:r w:rsidR="00FA4F1A">
              <w:rPr>
                <w:b/>
                <w:color w:val="9E001A" w:themeColor="accent1"/>
              </w:rPr>
              <w:t>7</w:t>
            </w:r>
          </w:p>
        </w:tc>
        <w:tc>
          <w:tcPr>
            <w:tcW w:w="469" w:type="pct"/>
            <w:shd w:val="clear" w:color="auto" w:fill="auto"/>
            <w:vAlign w:val="center"/>
          </w:tcPr>
          <w:p w14:paraId="5E0CA4D3" w14:textId="77777777" w:rsidR="00591356" w:rsidRPr="00645044" w:rsidRDefault="00591356" w:rsidP="001115F7">
            <w:pPr>
              <w:pStyle w:val="TabelaNAPOVED"/>
            </w:pPr>
            <w:r w:rsidRPr="00645044">
              <w:t>8,1</w:t>
            </w:r>
          </w:p>
        </w:tc>
        <w:tc>
          <w:tcPr>
            <w:tcW w:w="625" w:type="pct"/>
            <w:shd w:val="clear" w:color="auto" w:fill="E9E9E9" w:themeFill="accent3" w:themeFillTint="33"/>
            <w:vAlign w:val="center"/>
          </w:tcPr>
          <w:p w14:paraId="261C278B" w14:textId="77777777" w:rsidR="00591356" w:rsidRPr="00645044" w:rsidRDefault="00591356" w:rsidP="001115F7">
            <w:pPr>
              <w:pStyle w:val="TabelaNAPOVED"/>
              <w:rPr>
                <w:b/>
                <w:color w:val="9E001A" w:themeColor="accent1"/>
              </w:rPr>
            </w:pPr>
            <w:r w:rsidRPr="00645044">
              <w:rPr>
                <w:b/>
                <w:color w:val="9E001A" w:themeColor="accent1"/>
              </w:rPr>
              <w:t>6,9</w:t>
            </w:r>
          </w:p>
        </w:tc>
        <w:tc>
          <w:tcPr>
            <w:tcW w:w="624" w:type="pct"/>
            <w:shd w:val="clear" w:color="auto" w:fill="E9E9E9" w:themeFill="accent3" w:themeFillTint="33"/>
            <w:vAlign w:val="center"/>
          </w:tcPr>
          <w:p w14:paraId="2125C0C3" w14:textId="77777777" w:rsidR="00591356" w:rsidRPr="00645044" w:rsidRDefault="00591356" w:rsidP="001115F7">
            <w:pPr>
              <w:pStyle w:val="TabelaNAPOVED"/>
              <w:rPr>
                <w:b/>
                <w:color w:val="9E001A" w:themeColor="accent1"/>
              </w:rPr>
            </w:pPr>
            <w:r w:rsidRPr="00645044">
              <w:rPr>
                <w:b/>
                <w:color w:val="9E001A" w:themeColor="accent1"/>
              </w:rPr>
              <w:t>6,6</w:t>
            </w:r>
          </w:p>
        </w:tc>
      </w:tr>
      <w:tr w:rsidR="00591356" w:rsidRPr="00645044" w14:paraId="68D95F1A" w14:textId="77777777" w:rsidTr="027CCA7D">
        <w:trPr>
          <w:trHeight w:val="255"/>
        </w:trPr>
        <w:tc>
          <w:tcPr>
            <w:tcW w:w="1719" w:type="pct"/>
            <w:vAlign w:val="center"/>
            <w:hideMark/>
          </w:tcPr>
          <w:p w14:paraId="58F30342" w14:textId="77777777" w:rsidR="00591356" w:rsidRPr="00645044" w:rsidRDefault="00591356" w:rsidP="001115F7">
            <w:pPr>
              <w:pStyle w:val="TabelalevistolpecNAPOVED"/>
            </w:pPr>
            <w:r w:rsidRPr="00645044">
              <w:t>Stopnja brezposelnosti po anketi o delovni sili</w:t>
            </w:r>
          </w:p>
        </w:tc>
        <w:tc>
          <w:tcPr>
            <w:tcW w:w="469" w:type="pct"/>
            <w:vAlign w:val="center"/>
          </w:tcPr>
          <w:p w14:paraId="7DD0E7C5" w14:textId="77777777" w:rsidR="00591356" w:rsidRPr="00645044" w:rsidRDefault="00591356" w:rsidP="001115F7">
            <w:pPr>
              <w:pStyle w:val="TabelaNAPOVED"/>
            </w:pPr>
            <w:r w:rsidRPr="00645044">
              <w:t>5,0</w:t>
            </w:r>
          </w:p>
        </w:tc>
        <w:tc>
          <w:tcPr>
            <w:tcW w:w="469" w:type="pct"/>
            <w:shd w:val="clear" w:color="auto" w:fill="auto"/>
            <w:vAlign w:val="center"/>
          </w:tcPr>
          <w:p w14:paraId="525866E1" w14:textId="77777777" w:rsidR="00591356" w:rsidRPr="00645044" w:rsidRDefault="00591356" w:rsidP="001115F7">
            <w:pPr>
              <w:pStyle w:val="TabelaNAPOVED"/>
            </w:pPr>
            <w:r w:rsidRPr="00645044">
              <w:t>5,0</w:t>
            </w:r>
          </w:p>
        </w:tc>
        <w:tc>
          <w:tcPr>
            <w:tcW w:w="625" w:type="pct"/>
            <w:shd w:val="clear" w:color="auto" w:fill="E9E9E9" w:themeFill="accent3" w:themeFillTint="33"/>
            <w:vAlign w:val="center"/>
          </w:tcPr>
          <w:p w14:paraId="246F9863" w14:textId="77777777" w:rsidR="00591356" w:rsidRPr="00645044" w:rsidRDefault="00591356" w:rsidP="001115F7">
            <w:pPr>
              <w:pStyle w:val="TabelaNAPOVED"/>
              <w:rPr>
                <w:b/>
                <w:color w:val="9E001A" w:themeColor="accent1"/>
              </w:rPr>
            </w:pPr>
            <w:r w:rsidRPr="00645044">
              <w:rPr>
                <w:b/>
                <w:color w:val="9E001A" w:themeColor="accent1"/>
              </w:rPr>
              <w:t>4,7</w:t>
            </w:r>
          </w:p>
        </w:tc>
        <w:tc>
          <w:tcPr>
            <w:tcW w:w="469" w:type="pct"/>
            <w:shd w:val="clear" w:color="auto" w:fill="auto"/>
            <w:vAlign w:val="center"/>
          </w:tcPr>
          <w:p w14:paraId="6835CEDA" w14:textId="77777777" w:rsidR="00591356" w:rsidRPr="00645044" w:rsidRDefault="00591356" w:rsidP="001115F7">
            <w:pPr>
              <w:pStyle w:val="TabelaNAPOVED"/>
            </w:pPr>
            <w:r w:rsidRPr="00645044">
              <w:t>4,8</w:t>
            </w:r>
          </w:p>
        </w:tc>
        <w:tc>
          <w:tcPr>
            <w:tcW w:w="625" w:type="pct"/>
            <w:shd w:val="clear" w:color="auto" w:fill="E9E9E9" w:themeFill="accent3" w:themeFillTint="33"/>
            <w:vAlign w:val="center"/>
          </w:tcPr>
          <w:p w14:paraId="734D6692" w14:textId="77777777" w:rsidR="00591356" w:rsidRPr="00645044" w:rsidRDefault="00591356" w:rsidP="001115F7">
            <w:pPr>
              <w:pStyle w:val="TabelaNAPOVED"/>
              <w:rPr>
                <w:b/>
                <w:color w:val="9E001A" w:themeColor="accent1"/>
              </w:rPr>
            </w:pPr>
            <w:r w:rsidRPr="00645044">
              <w:rPr>
                <w:b/>
                <w:color w:val="9E001A" w:themeColor="accent1"/>
              </w:rPr>
              <w:t>4,</w:t>
            </w:r>
            <w:r>
              <w:rPr>
                <w:b/>
                <w:color w:val="9E001A" w:themeColor="accent1"/>
              </w:rPr>
              <w:t>3</w:t>
            </w:r>
          </w:p>
        </w:tc>
        <w:tc>
          <w:tcPr>
            <w:tcW w:w="624" w:type="pct"/>
            <w:shd w:val="clear" w:color="auto" w:fill="E9E9E9" w:themeFill="accent3" w:themeFillTint="33"/>
            <w:vAlign w:val="center"/>
          </w:tcPr>
          <w:p w14:paraId="7B64E606" w14:textId="77777777" w:rsidR="00591356" w:rsidRPr="00645044" w:rsidRDefault="00591356" w:rsidP="001115F7">
            <w:pPr>
              <w:pStyle w:val="TabelaNAPOVED"/>
              <w:rPr>
                <w:b/>
                <w:color w:val="9E001A" w:themeColor="accent1"/>
              </w:rPr>
            </w:pPr>
            <w:r w:rsidRPr="00645044">
              <w:rPr>
                <w:b/>
                <w:color w:val="9E001A" w:themeColor="accent1"/>
              </w:rPr>
              <w:t>4,</w:t>
            </w:r>
            <w:r>
              <w:rPr>
                <w:b/>
                <w:color w:val="9E001A" w:themeColor="accent1"/>
              </w:rPr>
              <w:t>2</w:t>
            </w:r>
          </w:p>
        </w:tc>
      </w:tr>
    </w:tbl>
    <w:p w14:paraId="76224A13" w14:textId="493D9CF9" w:rsidR="00591356" w:rsidRPr="00645044" w:rsidRDefault="00591356" w:rsidP="00591356">
      <w:pPr>
        <w:pStyle w:val="VirNAPOVED"/>
      </w:pPr>
      <w:r w:rsidRPr="00645044">
        <w:t>Vir: SURS</w:t>
      </w:r>
      <w:ins w:id="126" w:author="Nataša Todorović Jemec" w:date="2021-09-14T11:50:00Z">
        <w:r w:rsidR="00915CA6">
          <w:t xml:space="preserve"> </w:t>
        </w:r>
      </w:ins>
      <w:r w:rsidR="00915CA6">
        <w:fldChar w:fldCharType="begin"/>
      </w:r>
      <w:r w:rsidR="00EF5A85">
        <w:instrText xml:space="preserve"> ADDIN ZOTERO_ITEM CSL_CITATION {"citationID":"exIQ6C8F","properties":{"formattedCitation":"(2021b)","plainCitation":"(2021b)","noteIndex":0},"citationItems":[{"id":347,"uris":["http://zotero.org/groups/4141114/items/3BELW5EG"],"uri":["http://zotero.org/groups/4141114/items/3BELW5EG"],"itemData":{"id":347,"type":"report","event-place":"Ljubljana","genre":"Podatkovni portal","publisher":"Statistični urad RS","publisher-place":"Ljubljana","title":"SI-STAT","URL":"https://pxweb.stat.si/SiStat/sl","author":[{"family":"SURS","given":""}],"accessed":{"date-parts":[["2021",1,2]]},"issued":{"date-parts":[["2021"]]}},"suppress-author":true}],"schema":"https://github.com/citation-style-language/schema/raw/master/csl-citation.json"} </w:instrText>
      </w:r>
      <w:r w:rsidR="00915CA6">
        <w:fldChar w:fldCharType="separate"/>
      </w:r>
      <w:r w:rsidR="00D20DBC" w:rsidRPr="00D20DBC">
        <w:rPr>
          <w:rFonts w:cs="Arial"/>
        </w:rPr>
        <w:t>(2021b)</w:t>
      </w:r>
      <w:r w:rsidR="00915CA6">
        <w:fldChar w:fldCharType="end"/>
      </w:r>
      <w:r w:rsidRPr="00645044">
        <w:t>, 2021−2023 napoved UMAR.</w:t>
      </w:r>
    </w:p>
    <w:tbl>
      <w:tblPr>
        <w:tblStyle w:val="okvirNAPOVED"/>
        <w:tblW w:w="0" w:type="auto"/>
        <w:tblLook w:val="04A0" w:firstRow="1" w:lastRow="0" w:firstColumn="1" w:lastColumn="0" w:noHBand="0" w:noVBand="1"/>
      </w:tblPr>
      <w:tblGrid>
        <w:gridCol w:w="9060"/>
      </w:tblGrid>
      <w:tr w:rsidR="00591356" w14:paraId="28940BBD" w14:textId="77777777" w:rsidTr="2ED94778">
        <w:tc>
          <w:tcPr>
            <w:tcW w:w="9060" w:type="dxa"/>
          </w:tcPr>
          <w:p w14:paraId="1C80AEBE" w14:textId="5F562DFE" w:rsidR="00591356" w:rsidRPr="009B7E00" w:rsidRDefault="00591356" w:rsidP="001115F7">
            <w:pPr>
              <w:pStyle w:val="Caption"/>
            </w:pPr>
            <w:bookmarkStart w:id="127" w:name="_Ref81633905"/>
            <w:r w:rsidRPr="00EB3DB7">
              <w:lastRenderedPageBreak/>
              <w:t xml:space="preserve">Okvir </w:t>
            </w:r>
            <w:r w:rsidRPr="00EB3DB7">
              <w:rPr>
                <w:color w:val="2B579A"/>
                <w:shd w:val="clear" w:color="auto" w:fill="E6E6E6"/>
              </w:rPr>
              <w:fldChar w:fldCharType="begin"/>
            </w:r>
            <w:r w:rsidRPr="00EB3DB7">
              <w:instrText xml:space="preserve"> SEQ Okvir \* ARABIC </w:instrText>
            </w:r>
            <w:r w:rsidRPr="00EB3DB7">
              <w:rPr>
                <w:color w:val="2B579A"/>
                <w:shd w:val="clear" w:color="auto" w:fill="E6E6E6"/>
              </w:rPr>
              <w:fldChar w:fldCharType="separate"/>
            </w:r>
            <w:r w:rsidR="00C30FBD">
              <w:t>4</w:t>
            </w:r>
            <w:r w:rsidRPr="00EB3DB7">
              <w:rPr>
                <w:color w:val="2B579A"/>
                <w:shd w:val="clear" w:color="auto" w:fill="E6E6E6"/>
              </w:rPr>
              <w:fldChar w:fldCharType="end"/>
            </w:r>
            <w:bookmarkEnd w:id="127"/>
            <w:r>
              <w:t xml:space="preserve">: Ali je </w:t>
            </w:r>
            <w:r w:rsidR="008F4FD8">
              <w:t>od začetka epidemije</w:t>
            </w:r>
            <w:r>
              <w:t xml:space="preserve"> prišlo do</w:t>
            </w:r>
            <w:r w:rsidR="008F4FD8">
              <w:t xml:space="preserve"> večje</w:t>
            </w:r>
            <w:r>
              <w:t xml:space="preserve"> realokacije delovne sile?</w:t>
            </w:r>
          </w:p>
          <w:p w14:paraId="0FBC81F9" w14:textId="77777777" w:rsidR="00591356" w:rsidRDefault="00591356" w:rsidP="001115F7">
            <w:pPr>
              <w:pStyle w:val="BesediloNAPOVED"/>
            </w:pPr>
          </w:p>
          <w:p w14:paraId="4DD2E3DB" w14:textId="4AEB58A1" w:rsidR="00591356" w:rsidRDefault="00591356" w:rsidP="001115F7">
            <w:pPr>
              <w:pStyle w:val="BesediloNAPOVED"/>
            </w:pPr>
            <w:r w:rsidRPr="2ED94778">
              <w:rPr>
                <w:rStyle w:val="VodilnistavekBoldpoudarekNAPOVED"/>
              </w:rPr>
              <w:t xml:space="preserve">Zaradi velikih razlik v prizadetosti dejavnosti </w:t>
            </w:r>
            <w:r w:rsidR="0619B3BF" w:rsidRPr="2ED94778">
              <w:rPr>
                <w:rStyle w:val="VodilnistavekBoldpoudarekNAPOVED"/>
              </w:rPr>
              <w:t xml:space="preserve">med </w:t>
            </w:r>
            <w:r w:rsidR="0636873A" w:rsidRPr="2ED94778">
              <w:rPr>
                <w:rStyle w:val="VodilnistavekBoldpoudarekNAPOVED"/>
              </w:rPr>
              <w:t xml:space="preserve">epidemijo </w:t>
            </w:r>
            <w:r w:rsidRPr="2ED94778">
              <w:rPr>
                <w:rStyle w:val="VodilnistavekBoldpoudarekNAPOVED"/>
              </w:rPr>
              <w:t xml:space="preserve">se poveča možnost prehajanja delovne sile iz bolj v manj prizadete dejavnosti. </w:t>
            </w:r>
            <w:r>
              <w:t xml:space="preserve">Medtem ko so bile nekatere dejavnosti zaradi svoje narave ob padcu gospodarske aktivnosti in zaprtja manj prizadete in so si tudi hitro opomogle, so bile druge, zlasti gostinstvo, kulturne in razvedrilne dejavnosti ter sprva deloma tudi trgovina, zaradi dlje časa trajajočih omejitvenih ukrepov pri svojem poslovanju prizadete precej bolj. Dlje časa kot je posamezna dejavnost prizadeta, večja je verjetnost </w:t>
            </w:r>
            <w:proofErr w:type="spellStart"/>
            <w:r>
              <w:t>realokacije</w:t>
            </w:r>
            <w:proofErr w:type="spellEnd"/>
            <w:r>
              <w:t xml:space="preserve"> zaposlenih od bolj k manj prizadetim dejavnostim</w:t>
            </w:r>
            <w:r w:rsidR="68C60011">
              <w:t xml:space="preserve"> z</w:t>
            </w:r>
            <w:r w:rsidR="0DBDC11B">
              <w:t xml:space="preserve"> </w:t>
            </w:r>
            <w:r>
              <w:t>več</w:t>
            </w:r>
            <w:r w:rsidR="68C60011">
              <w:t>jo</w:t>
            </w:r>
            <w:r>
              <w:t xml:space="preserve"> možnost</w:t>
            </w:r>
            <w:r w:rsidR="6294D7B1">
              <w:t>jo</w:t>
            </w:r>
            <w:r>
              <w:t xml:space="preserve"> za zaposlitev </w:t>
            </w:r>
            <w:r w:rsidRPr="2ED94778">
              <w:rPr>
                <w:color w:val="2B579A"/>
              </w:rPr>
              <w:fldChar w:fldCharType="begin"/>
            </w:r>
            <w:r w:rsidR="00EF5A85">
              <w:instrText xml:space="preserve"> ADDIN ZOTERO_ITEM CSL_CITATION {"citationID":"0gZ42Wbp","properties":{"formattedCitation":"(Aaronson idr., 2021)","plainCitation":"(Aaronson idr., 2021)","noteIndex":0},"citationItems":[{"id":400,"uris":["http://zotero.org/groups/4141114/items/RPFTQEN2"],"uri":["http://zotero.org/groups/4141114/items/RPFTQEN2"],"itemData":{"id":400,"type":"article-journal","container-title":"Chicago Fed Letter","DOI":"10.21033/cfl-2021-455","ISSN":"0895-0164","issue":"455","journalAbbreviation":"CFL","language":"en","source":"DOI.org (Crossref)","title":"Labor reallocation during the Covid-19 pandemic","URL":"https://www.chicagofed.org/~/media/publications/chicago-fed-letter/2021/cfl455-pdf.pdf","author":[{"family":"Aaronson","given":"Daniel"},{"family":"Lewers","given":"Riley"},{"family":"Sullivan","given":"Daniel G."}],"accessed":{"date-parts":[["2021",8,30]]},"issued":{"date-parts":[["2021"]]}}}],"schema":"https://github.com/citation-style-language/schema/raw/master/csl-citation.json"} </w:instrText>
            </w:r>
            <w:r w:rsidRPr="2ED94778">
              <w:rPr>
                <w:color w:val="2B579A"/>
              </w:rPr>
              <w:fldChar w:fldCharType="separate"/>
            </w:r>
            <w:r w:rsidRPr="2ED94778">
              <w:rPr>
                <w:rFonts w:cs="Arial"/>
              </w:rPr>
              <w:t>(</w:t>
            </w:r>
            <w:proofErr w:type="spellStart"/>
            <w:r w:rsidRPr="2ED94778">
              <w:rPr>
                <w:rFonts w:cs="Arial"/>
              </w:rPr>
              <w:t>Aaronson</w:t>
            </w:r>
            <w:proofErr w:type="spellEnd"/>
            <w:r w:rsidRPr="2ED94778">
              <w:rPr>
                <w:rFonts w:cs="Arial"/>
              </w:rPr>
              <w:t xml:space="preserve"> idr., 2021)</w:t>
            </w:r>
            <w:r w:rsidRPr="2ED94778">
              <w:rPr>
                <w:color w:val="2B579A"/>
              </w:rPr>
              <w:fldChar w:fldCharType="end"/>
            </w:r>
            <w:r>
              <w:t xml:space="preserve">. </w:t>
            </w:r>
          </w:p>
          <w:p w14:paraId="2E7C1D74" w14:textId="77777777" w:rsidR="00591356" w:rsidRDefault="00591356" w:rsidP="001115F7">
            <w:pPr>
              <w:pStyle w:val="BesediloNAPOVED"/>
            </w:pPr>
          </w:p>
          <w:p w14:paraId="6A82BD42" w14:textId="48E76700" w:rsidR="00591356" w:rsidRPr="00D27162" w:rsidRDefault="00591356" w:rsidP="001115F7">
            <w:pPr>
              <w:pStyle w:val="BesediloNAPOVED"/>
            </w:pPr>
            <w:r>
              <w:rPr>
                <w:rStyle w:val="VodilnistavekBoldpoudarekNAPOVED"/>
              </w:rPr>
              <w:t xml:space="preserve">Vpogled v obseg </w:t>
            </w:r>
            <w:proofErr w:type="spellStart"/>
            <w:r>
              <w:rPr>
                <w:rStyle w:val="VodilnistavekBoldpoudarekNAPOVED"/>
              </w:rPr>
              <w:t>realokacije</w:t>
            </w:r>
            <w:proofErr w:type="spellEnd"/>
            <w:r>
              <w:rPr>
                <w:rStyle w:val="VodilnistavekBoldpoudarekNAPOVED"/>
              </w:rPr>
              <w:t xml:space="preserve"> delovne sile omogoča analiza prehodov in tokov zaposlenih med dejavnostmi.</w:t>
            </w:r>
            <w:r w:rsidRPr="005400C9">
              <w:rPr>
                <w:rStyle w:val="VodilnistavekBoldpoudarekNAPOVED"/>
              </w:rPr>
              <w:t xml:space="preserve"> </w:t>
            </w:r>
            <w:r>
              <w:t xml:space="preserve">Po vzoru analize IMF </w:t>
            </w:r>
            <w:r>
              <w:rPr>
                <w:color w:val="2B579A"/>
                <w:shd w:val="clear" w:color="auto" w:fill="E6E6E6"/>
              </w:rPr>
              <w:fldChar w:fldCharType="begin"/>
            </w:r>
            <w:r w:rsidR="00EF5A85">
              <w:instrText xml:space="preserve"> ADDIN ZOTERO_ITEM CSL_CITATION {"citationID":"VowQyGXO","properties":{"formattedCitation":"(2021a)","plainCitation":"(2021a)","noteIndex":0},"citationItems":[{"id":397,"uris":["http://zotero.org/groups/4141114/items/96TWVLHZ"],"uri":["http://zotero.org/groups/4141114/items/96TWVLHZ"],"itemData":{"id":397,"type":"report","event-place":"Washington, DC","publisher":"International Monetary Fund","publisher-place":"Washington, DC","title":"World Economic Outlook: Managing Divergent Recoveries","URL":"https://www.imf.org/-/media/Files/Publications/WEO/2021/April/English/text.ashx","author":[{"family":"IMF","given":""}],"issued":{"date-parts":[["2021",4]]}},"suppress-author":true}],"schema":"https://github.com/citation-style-language/schema/raw/master/csl-citation.json"} </w:instrText>
            </w:r>
            <w:r>
              <w:rPr>
                <w:color w:val="2B579A"/>
                <w:shd w:val="clear" w:color="auto" w:fill="E6E6E6"/>
              </w:rPr>
              <w:fldChar w:fldCharType="separate"/>
            </w:r>
            <w:r w:rsidR="00BA4E6B" w:rsidRPr="00BA4E6B">
              <w:rPr>
                <w:rFonts w:cs="Arial"/>
              </w:rPr>
              <w:t>(2021a)</w:t>
            </w:r>
            <w:r>
              <w:rPr>
                <w:color w:val="2B579A"/>
                <w:shd w:val="clear" w:color="auto" w:fill="E6E6E6"/>
              </w:rPr>
              <w:fldChar w:fldCharType="end"/>
            </w:r>
            <w:r>
              <w:t xml:space="preserve"> smo analizirali prehode zaposlenih iz ene dejavnosti v drugo na podlagi anketnih individualnih podatkov Raziskovanja o aktivnem in neaktivnem prebivalstvu (ANP) ter podatkov Statističnega registra delovno aktivnega prebivalstva (SRDAP). Anketni podatki omogočajo vpogled v tranzicije posameznika v in iz zaposlitve, podatki SRDAP pa vpogled v agregatni obseg prehodov med dejavnostmi. Anketni podatki kažejo (</w:t>
            </w:r>
            <w:r>
              <w:rPr>
                <w:color w:val="2B579A"/>
                <w:shd w:val="clear" w:color="auto" w:fill="E6E6E6"/>
              </w:rPr>
              <w:fldChar w:fldCharType="begin"/>
            </w:r>
            <w:r>
              <w:instrText xml:space="preserve"> REF _Ref81044114 \h </w:instrText>
            </w:r>
            <w:r>
              <w:rPr>
                <w:color w:val="2B579A"/>
                <w:shd w:val="clear" w:color="auto" w:fill="E6E6E6"/>
              </w:rPr>
            </w:r>
            <w:r>
              <w:rPr>
                <w:color w:val="2B579A"/>
                <w:shd w:val="clear" w:color="auto" w:fill="E6E6E6"/>
              </w:rPr>
              <w:fldChar w:fldCharType="separate"/>
            </w:r>
            <w:ins w:id="128" w:author="Nataša Todorović Jemec" w:date="2021-09-13T15:09:00Z">
              <w:r w:rsidR="00C30FBD" w:rsidRPr="004115F7">
                <w:t xml:space="preserve">Slika </w:t>
              </w:r>
              <w:r w:rsidR="00C30FBD">
                <w:rPr>
                  <w:noProof/>
                </w:rPr>
                <w:t>36</w:t>
              </w:r>
            </w:ins>
            <w:del w:id="129" w:author="Nataša Todorović Jemec" w:date="2021-09-13T15:09:00Z">
              <w:r w:rsidR="00231124" w:rsidRPr="00C77B9A" w:rsidDel="00C30FBD">
                <w:delText xml:space="preserve">Slika </w:delText>
              </w:r>
              <w:r w:rsidR="00231124" w:rsidDel="00C30FBD">
                <w:rPr>
                  <w:noProof/>
                </w:rPr>
                <w:delText>36</w:delText>
              </w:r>
            </w:del>
            <w:r>
              <w:rPr>
                <w:color w:val="2B579A"/>
                <w:shd w:val="clear" w:color="auto" w:fill="E6E6E6"/>
              </w:rPr>
              <w:fldChar w:fldCharType="end"/>
            </w:r>
            <w:r>
              <w:t>), da se je verjetnost, da povprečen posameznik preide iz brezposelnosti v zaposlitev v letu 2020 zmanjšala in bila podobna tisti iz obdobja 2009</w:t>
            </w:r>
            <w:r w:rsidR="00B83C2D">
              <w:t>–</w:t>
            </w:r>
            <w:r>
              <w:t xml:space="preserve">2013, verjetnost za izgubo zaposlitve pa je bila le malo večja kot v </w:t>
            </w:r>
            <w:r w:rsidR="00EA10E2">
              <w:t>konjunkturnih letih pred izbruhom epidemije</w:t>
            </w:r>
            <w:r>
              <w:t xml:space="preserve">, na kar so vplivali sprejeti interventni ukrepi za ohranjanje delovnih mest. </w:t>
            </w:r>
            <w:r w:rsidR="007E3FFC">
              <w:t xml:space="preserve">Pri tem </w:t>
            </w:r>
            <w:r>
              <w:t>se verjetnost menjave sektorja zaposlitve na agregatni ravni ni bistveno spremenila. Registrski podatki sicer kažejo (</w:t>
            </w:r>
            <w:r>
              <w:rPr>
                <w:color w:val="2B579A"/>
                <w:shd w:val="clear" w:color="auto" w:fill="E6E6E6"/>
              </w:rPr>
              <w:fldChar w:fldCharType="begin"/>
            </w:r>
            <w:r>
              <w:instrText xml:space="preserve"> REF _Ref81044217 \h </w:instrText>
            </w:r>
            <w:r>
              <w:rPr>
                <w:color w:val="2B579A"/>
                <w:shd w:val="clear" w:color="auto" w:fill="E6E6E6"/>
              </w:rPr>
            </w:r>
            <w:r>
              <w:rPr>
                <w:color w:val="2B579A"/>
                <w:shd w:val="clear" w:color="auto" w:fill="E6E6E6"/>
              </w:rPr>
              <w:fldChar w:fldCharType="separate"/>
            </w:r>
            <w:ins w:id="130" w:author="Nataša Todorović Jemec" w:date="2021-09-13T15:09:00Z">
              <w:r w:rsidR="00C30FBD" w:rsidRPr="004115F7">
                <w:t xml:space="preserve">Slika </w:t>
              </w:r>
              <w:r w:rsidR="00C30FBD">
                <w:rPr>
                  <w:noProof/>
                </w:rPr>
                <w:t>37</w:t>
              </w:r>
            </w:ins>
            <w:del w:id="131" w:author="Nataša Todorović Jemec" w:date="2021-09-13T15:09:00Z">
              <w:r w:rsidR="00231124" w:rsidRPr="00C77B9A" w:rsidDel="00C30FBD">
                <w:delText xml:space="preserve">Slika </w:delText>
              </w:r>
              <w:r w:rsidR="00231124" w:rsidDel="00C30FBD">
                <w:rPr>
                  <w:noProof/>
                </w:rPr>
                <w:delText>37</w:delText>
              </w:r>
            </w:del>
            <w:r>
              <w:rPr>
                <w:color w:val="2B579A"/>
                <w:shd w:val="clear" w:color="auto" w:fill="E6E6E6"/>
              </w:rPr>
              <w:fldChar w:fldCharType="end"/>
            </w:r>
            <w:r>
              <w:t xml:space="preserve">), da je do nekoliko več menjav zaposlitev </w:t>
            </w:r>
            <w:r w:rsidR="36640D69">
              <w:t xml:space="preserve">v </w:t>
            </w:r>
            <w:r w:rsidR="3D8707D4">
              <w:t>krajšem obdobju</w:t>
            </w:r>
            <w:r>
              <w:t xml:space="preserve"> prišlo zgolj v kulturnih, razvedrilnih in rekreacijskih dejavnostih, ki so jih omejevalni ukrepi najbolj priz</w:t>
            </w:r>
            <w:r w:rsidR="162CCF75">
              <w:t>a</w:t>
            </w:r>
            <w:r>
              <w:t xml:space="preserve">deli. Opisana gibanja lahko pomenijo, da zaposleni in podjetja </w:t>
            </w:r>
            <w:r w:rsidR="42A655BE">
              <w:t>niso pričakoval</w:t>
            </w:r>
            <w:r w:rsidR="00587ECE">
              <w:t>a</w:t>
            </w:r>
            <w:r>
              <w:t>, da</w:t>
            </w:r>
            <w:r w:rsidR="003E19FF">
              <w:t xml:space="preserve"> bodo</w:t>
            </w:r>
            <w:r>
              <w:t xml:space="preserve"> omejitve in nižja aktivnost, ki jih je prinesla </w:t>
            </w:r>
            <w:proofErr w:type="spellStart"/>
            <w:r>
              <w:t>koronakriza</w:t>
            </w:r>
            <w:proofErr w:type="spellEnd"/>
            <w:r>
              <w:t>,</w:t>
            </w:r>
            <w:r w:rsidR="003E19FF">
              <w:t xml:space="preserve"> </w:t>
            </w:r>
            <w:r>
              <w:t>dolgotrajne.</w:t>
            </w:r>
          </w:p>
          <w:p w14:paraId="34A3902D" w14:textId="77777777" w:rsidR="00591356" w:rsidRPr="00C77B9A" w:rsidRDefault="00591356" w:rsidP="001115F7">
            <w:pPr>
              <w:pStyle w:val="BesediloNAPOVED"/>
              <w:rPr>
                <w:bCs/>
              </w:rPr>
            </w:pPr>
          </w:p>
          <w:tbl>
            <w:tblPr>
              <w:tblStyle w:val="TableGrid"/>
              <w:tblW w:w="8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1"/>
              <w:gridCol w:w="4385"/>
            </w:tblGrid>
            <w:tr w:rsidR="00591356" w:rsidRPr="00C77B9A" w14:paraId="5EAFF670" w14:textId="77777777" w:rsidTr="001115F7">
              <w:tc>
                <w:tcPr>
                  <w:tcW w:w="4391" w:type="dxa"/>
                </w:tcPr>
                <w:p w14:paraId="01DEEA37" w14:textId="688299AA" w:rsidR="00591356" w:rsidRPr="004115F7" w:rsidRDefault="00591356" w:rsidP="004115F7">
                  <w:pPr>
                    <w:pStyle w:val="Caption"/>
                  </w:pPr>
                  <w:bookmarkStart w:id="132" w:name="_Ref81044114"/>
                  <w:r w:rsidRPr="004115F7">
                    <w:t xml:space="preserve">Slika </w:t>
                  </w:r>
                  <w:r w:rsidRPr="004115F7">
                    <w:fldChar w:fldCharType="begin"/>
                  </w:r>
                  <w:r w:rsidRPr="004115F7">
                    <w:instrText xml:space="preserve"> SEQ Slika \* ARABIC </w:instrText>
                  </w:r>
                  <w:r w:rsidRPr="004115F7">
                    <w:fldChar w:fldCharType="separate"/>
                  </w:r>
                  <w:r w:rsidR="00C30FBD">
                    <w:t>36</w:t>
                  </w:r>
                  <w:r w:rsidRPr="004115F7">
                    <w:fldChar w:fldCharType="end"/>
                  </w:r>
                  <w:bookmarkEnd w:id="132"/>
                  <w:r w:rsidRPr="004115F7">
                    <w:t>: Verjetnost, da posameznik dobi zaposlitev ali jo izgubi, je bila v letu 2020 podobna tisti iz pretekle gospodarsko-finančne krize</w:t>
                  </w:r>
                </w:p>
                <w:p w14:paraId="5FCBE79E" w14:textId="77777777" w:rsidR="00591356" w:rsidRPr="004115F7" w:rsidRDefault="00591356" w:rsidP="004115F7">
                  <w:pPr>
                    <w:pStyle w:val="Caption"/>
                  </w:pPr>
                </w:p>
                <w:p w14:paraId="2C81759D" w14:textId="77777777" w:rsidR="00591356" w:rsidRPr="004115F7" w:rsidRDefault="00591356" w:rsidP="004115F7">
                  <w:pPr>
                    <w:pStyle w:val="Caption"/>
                  </w:pPr>
                  <w:r w:rsidRPr="004115F7">
                    <w:drawing>
                      <wp:inline distT="0" distB="0" distL="0" distR="0" wp14:anchorId="72A475F0" wp14:editId="2A4D6EBA">
                        <wp:extent cx="2639107" cy="21600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639107" cy="2160000"/>
                                </a:xfrm>
                                <a:prstGeom prst="rect">
                                  <a:avLst/>
                                </a:prstGeom>
                                <a:noFill/>
                              </pic:spPr>
                            </pic:pic>
                          </a:graphicData>
                        </a:graphic>
                      </wp:inline>
                    </w:drawing>
                  </w:r>
                </w:p>
              </w:tc>
              <w:tc>
                <w:tcPr>
                  <w:tcW w:w="4385" w:type="dxa"/>
                </w:tcPr>
                <w:p w14:paraId="7D89D103" w14:textId="73CDA25D" w:rsidR="00591356" w:rsidRPr="004115F7" w:rsidRDefault="00591356" w:rsidP="004115F7">
                  <w:pPr>
                    <w:pStyle w:val="Caption"/>
                  </w:pPr>
                  <w:bookmarkStart w:id="133" w:name="_Ref81044217"/>
                  <w:r w:rsidRPr="004115F7">
                    <w:t xml:space="preserve">Slika </w:t>
                  </w:r>
                  <w:r w:rsidRPr="004115F7">
                    <w:fldChar w:fldCharType="begin"/>
                  </w:r>
                  <w:r w:rsidRPr="004115F7">
                    <w:instrText xml:space="preserve"> SEQ Slika \* ARABIC </w:instrText>
                  </w:r>
                  <w:r w:rsidRPr="004115F7">
                    <w:fldChar w:fldCharType="separate"/>
                  </w:r>
                  <w:r w:rsidR="00C30FBD">
                    <w:t>37</w:t>
                  </w:r>
                  <w:r w:rsidRPr="004115F7">
                    <w:fldChar w:fldCharType="end"/>
                  </w:r>
                  <w:bookmarkEnd w:id="133"/>
                  <w:r w:rsidRPr="004115F7">
                    <w:t>: Delež zaposlenih, ki je menjal dejavnost zaposlitve, se je povečal zgolj za kratek čas v nekaterih dejavnostih</w:t>
                  </w:r>
                </w:p>
                <w:p w14:paraId="2B245D26" w14:textId="77777777" w:rsidR="00591356" w:rsidRPr="004115F7" w:rsidRDefault="00591356" w:rsidP="004115F7">
                  <w:pPr>
                    <w:pStyle w:val="Caption"/>
                  </w:pPr>
                </w:p>
                <w:p w14:paraId="2D16346D" w14:textId="77777777" w:rsidR="00591356" w:rsidRPr="004115F7" w:rsidRDefault="00591356" w:rsidP="004115F7">
                  <w:pPr>
                    <w:pStyle w:val="Caption"/>
                  </w:pPr>
                </w:p>
                <w:p w14:paraId="47E60739" w14:textId="77777777" w:rsidR="00591356" w:rsidRPr="004115F7" w:rsidRDefault="00591356" w:rsidP="004115F7">
                  <w:pPr>
                    <w:pStyle w:val="Caption"/>
                  </w:pPr>
                  <w:r w:rsidRPr="004115F7">
                    <w:drawing>
                      <wp:inline distT="0" distB="0" distL="0" distR="0" wp14:anchorId="779D96D4" wp14:editId="73B04B3C">
                        <wp:extent cx="2634466" cy="216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34466" cy="2160000"/>
                                </a:xfrm>
                                <a:prstGeom prst="rect">
                                  <a:avLst/>
                                </a:prstGeom>
                                <a:noFill/>
                              </pic:spPr>
                            </pic:pic>
                          </a:graphicData>
                        </a:graphic>
                      </wp:inline>
                    </w:drawing>
                  </w:r>
                </w:p>
              </w:tc>
            </w:tr>
          </w:tbl>
          <w:p w14:paraId="1F8E13A3" w14:textId="77777777" w:rsidR="00591356" w:rsidRDefault="00591356" w:rsidP="001115F7">
            <w:pPr>
              <w:pStyle w:val="BesediloNAPOVED"/>
              <w:keepNext/>
            </w:pPr>
          </w:p>
        </w:tc>
      </w:tr>
    </w:tbl>
    <w:p w14:paraId="52931BFD" w14:textId="77777777" w:rsidR="00591356" w:rsidRPr="0062390F" w:rsidRDefault="00591356" w:rsidP="00591356">
      <w:pPr>
        <w:pStyle w:val="Heading2"/>
      </w:pPr>
      <w:bookmarkStart w:id="134" w:name="_Toc82438216"/>
      <w:bookmarkEnd w:id="125"/>
      <w:r w:rsidRPr="0062390F">
        <w:t>Plače</w:t>
      </w:r>
      <w:bookmarkEnd w:id="134"/>
    </w:p>
    <w:p w14:paraId="4B8783E1" w14:textId="6600EF41" w:rsidR="00863FB1" w:rsidRDefault="00591356" w:rsidP="00591356">
      <w:pPr>
        <w:pStyle w:val="BesediloNAPOVED"/>
      </w:pPr>
      <w:bookmarkStart w:id="135" w:name="_Hlk51833762"/>
      <w:r w:rsidRPr="00A13B66">
        <w:rPr>
          <w:b/>
        </w:rPr>
        <w:t xml:space="preserve">Rast statistično izkazane povprečne bruto plače so v lanskem </w:t>
      </w:r>
      <w:r>
        <w:rPr>
          <w:b/>
        </w:rPr>
        <w:t xml:space="preserve">in letošnjem letu </w:t>
      </w:r>
      <w:r w:rsidRPr="00A13B66">
        <w:rPr>
          <w:b/>
        </w:rPr>
        <w:t>močno zaznamovali uveljavljeni interventni ukrepi za ohranjanje delovnih mest v povezavi z metodologijo izračuna plač in izplačila dodatkov</w:t>
      </w:r>
      <w:r w:rsidR="27284C8B" w:rsidRPr="64B18428">
        <w:rPr>
          <w:b/>
          <w:bCs/>
        </w:rPr>
        <w:t>,</w:t>
      </w:r>
      <w:r w:rsidRPr="00A13B66">
        <w:rPr>
          <w:b/>
        </w:rPr>
        <w:t xml:space="preserve"> povezan</w:t>
      </w:r>
      <w:r w:rsidR="00D1761D">
        <w:rPr>
          <w:b/>
        </w:rPr>
        <w:t>ih</w:t>
      </w:r>
      <w:r w:rsidRPr="00A13B66">
        <w:rPr>
          <w:b/>
        </w:rPr>
        <w:t xml:space="preserve"> z </w:t>
      </w:r>
      <w:r w:rsidR="78829AAD" w:rsidRPr="0E98C57B">
        <w:rPr>
          <w:b/>
          <w:bCs/>
        </w:rPr>
        <w:t xml:space="preserve">razglasitvijo </w:t>
      </w:r>
      <w:r w:rsidRPr="0E98C57B">
        <w:rPr>
          <w:b/>
          <w:bCs/>
        </w:rPr>
        <w:t>epidemij</w:t>
      </w:r>
      <w:r w:rsidR="3A98341B" w:rsidRPr="0E98C57B">
        <w:rPr>
          <w:b/>
          <w:bCs/>
        </w:rPr>
        <w:t>e</w:t>
      </w:r>
      <w:r w:rsidR="13B3917E" w:rsidRPr="0E98C57B">
        <w:rPr>
          <w:b/>
          <w:bCs/>
        </w:rPr>
        <w:t>.</w:t>
      </w:r>
      <w:r w:rsidRPr="00A13B66">
        <w:rPr>
          <w:b/>
        </w:rPr>
        <w:t xml:space="preserve"> </w:t>
      </w:r>
      <w:r w:rsidRPr="00A13B66">
        <w:t>Rast bruto plač je v preteklih letih postopoma naraščala</w:t>
      </w:r>
      <w:r>
        <w:t xml:space="preserve"> in bila še v</w:t>
      </w:r>
      <w:r w:rsidRPr="00A13B66">
        <w:t xml:space="preserve"> prvih dveh mesecih lani medletn</w:t>
      </w:r>
      <w:r w:rsidR="002E2F9E">
        <w:t>o</w:t>
      </w:r>
      <w:r w:rsidRPr="00A13B66">
        <w:t xml:space="preserve"> visoka zaradi dviga minimalne plače, splošnega pomanjkanja delovne sile in dogovorov s sindikati javnega sektorja iz leta 2018</w:t>
      </w:r>
      <w:r>
        <w:t xml:space="preserve">. </w:t>
      </w:r>
      <w:r w:rsidR="7D274ACD">
        <w:t xml:space="preserve">V obdobju epidemije in veljavnosti ukrepov za ohranjanje delovnih mest gibanje mesečne povprečne plače ni odražalo gibanja dohodkov zaposlenih in osnove za prispevke za socialno varnost. </w:t>
      </w:r>
      <w:r>
        <w:t>Na njeno gibanje od</w:t>
      </w:r>
      <w:r w:rsidRPr="00A13B66">
        <w:t xml:space="preserve"> marc</w:t>
      </w:r>
      <w:r>
        <w:t>a je</w:t>
      </w:r>
      <w:r w:rsidRPr="00A13B66">
        <w:t xml:space="preserve"> predvsem v zasebnem sektorju </w:t>
      </w:r>
      <w:r w:rsidR="710E58AE" w:rsidRPr="00A13B66">
        <w:t>močno</w:t>
      </w:r>
      <w:r w:rsidRPr="00A13B66">
        <w:t xml:space="preserve"> vplival način izračunavanja plač v </w:t>
      </w:r>
      <w:r w:rsidRPr="00A13B66">
        <w:lastRenderedPageBreak/>
        <w:t>povezavi s sprejetimi interventnimi ukrepi za ohranjanje delovnih mest</w:t>
      </w:r>
      <w:r>
        <w:t>.</w:t>
      </w:r>
      <w:r w:rsidRPr="00A13B66">
        <w:t xml:space="preserve"> </w:t>
      </w:r>
      <w:r>
        <w:t>V</w:t>
      </w:r>
      <w:r w:rsidRPr="00A13B66">
        <w:t xml:space="preserve"> statistiko plač </w:t>
      </w:r>
      <w:r>
        <w:t xml:space="preserve">se namreč </w:t>
      </w:r>
      <w:r w:rsidRPr="00A13B66">
        <w:t>šteje zgolj del</w:t>
      </w:r>
      <w:r>
        <w:t xml:space="preserve"> plače</w:t>
      </w:r>
      <w:r w:rsidRPr="00A13B66">
        <w:t>, ki ga v svoje breme plača delodajalec, ne pa tudi del, ki ga sofinancira država.</w:t>
      </w:r>
      <w:r>
        <w:t xml:space="preserve"> </w:t>
      </w:r>
      <w:r w:rsidRPr="00A13B66">
        <w:t>Napotitev precejšnjega dela zaposlenih na začasno čakanje na delo in uporaba ukrepa delnega subvencioniranja polnega delovnega časa sta vplivali na zmanjšanje mase plač</w:t>
      </w:r>
      <w:r>
        <w:t>,</w:t>
      </w:r>
      <w:r w:rsidRPr="00A13B66">
        <w:t xml:space="preserve"> izplačanih v breme delodajalca, še bolj </w:t>
      </w:r>
      <w:r w:rsidRPr="004D160A">
        <w:t xml:space="preserve">pa na zmanjšanje števila zaposlenih oseb, ki so prejele plačo </w:t>
      </w:r>
      <w:r>
        <w:rPr>
          <w:color w:val="2B579A"/>
          <w:shd w:val="clear" w:color="auto" w:fill="E6E6E6"/>
        </w:rPr>
        <w:fldChar w:fldCharType="begin"/>
      </w:r>
      <w:r w:rsidR="00EF5A85">
        <w:instrText xml:space="preserve"> ADDIN ZOTERO_ITEM CSL_CITATION {"citationID":"j6Aw5pjj","properties":{"formattedCitation":"(glej Okvir 1 v Pomladanski napovedi UMAR, 2021a, str. 26)","plainCitation":"(glej Okvir 1 v Pomladanski napovedi UMAR, 2021a, str. 26)","noteIndex":0},"citationItems":[{"id":387,"uris":["http://zotero.org/groups/4141114/items/JA6YGIA7"],"uri":["http://zotero.org/groups/4141114/items/JA6YGIA7"],"itemData":{"id":387,"type":"report","event-place":"Ljubljana","publisher":"Urad za makroekonomske analize in razvoj RS","publisher-place":"Ljubljana","title":"Pomladanska napoved gospodarskih gibanj 2021","URL":"https://www.umar.gov.si/fileadmin/user_upload/napovedi/pomlad/pomladanska_2021/Pomladanska_napoved_2021-splet_01.pdf","author":[{"family":"UMAR","given":""}],"issued":{"date-parts":[["2021"]]}},"locator":"26","label":"page","prefix":"glej Okvir 1 v Pomladanski napovedi"}],"schema":"https://github.com/citation-style-language/schema/raw/master/csl-citation.json"} </w:instrText>
      </w:r>
      <w:r>
        <w:rPr>
          <w:color w:val="2B579A"/>
          <w:shd w:val="clear" w:color="auto" w:fill="E6E6E6"/>
        </w:rPr>
        <w:fldChar w:fldCharType="separate"/>
      </w:r>
      <w:r w:rsidRPr="00A1621F">
        <w:rPr>
          <w:rFonts w:cs="Arial"/>
        </w:rPr>
        <w:t>(glej Okvir 1 v Pomladanski napovedi UMAR, 2021a, str. 26)</w:t>
      </w:r>
      <w:r>
        <w:rPr>
          <w:color w:val="2B579A"/>
          <w:shd w:val="clear" w:color="auto" w:fill="E6E6E6"/>
        </w:rPr>
        <w:fldChar w:fldCharType="end"/>
      </w:r>
      <w:r w:rsidRPr="004D160A">
        <w:t>.</w:t>
      </w:r>
      <w:r w:rsidRPr="004D160A">
        <w:rPr>
          <w:vertAlign w:val="superscript"/>
        </w:rPr>
        <w:footnoteReference w:id="47"/>
      </w:r>
      <w:r w:rsidRPr="00A13B66">
        <w:t xml:space="preserve"> </w:t>
      </w:r>
      <w:r w:rsidR="007D627F">
        <w:t>To je</w:t>
      </w:r>
      <w:r w:rsidR="004127AB">
        <w:t xml:space="preserve"> imelo</w:t>
      </w:r>
      <w:r w:rsidR="007D627F">
        <w:t xml:space="preserve"> s</w:t>
      </w:r>
      <w:r w:rsidRPr="00A13B66">
        <w:t>kupaj z izplačanimi dodatki za delo v kriznih razmerah</w:t>
      </w:r>
      <w:r w:rsidRPr="00A13B66">
        <w:rPr>
          <w:vertAlign w:val="superscript"/>
        </w:rPr>
        <w:footnoteReference w:id="48"/>
      </w:r>
      <w:r w:rsidRPr="00A13B66">
        <w:t xml:space="preserve"> </w:t>
      </w:r>
      <w:r w:rsidR="004127AB">
        <w:t>za posledico precejšnje povečanje</w:t>
      </w:r>
      <w:r w:rsidRPr="00A13B66">
        <w:t xml:space="preserve"> bruto plače</w:t>
      </w:r>
      <w:r w:rsidR="004127AB">
        <w:t xml:space="preserve"> na zaposlenega</w:t>
      </w:r>
      <w:r w:rsidRPr="00A13B66">
        <w:t xml:space="preserve"> v povprečju </w:t>
      </w:r>
      <w:r>
        <w:t>lanskega leta</w:t>
      </w:r>
      <w:r w:rsidRPr="00A13B66">
        <w:t xml:space="preserve"> (5,8 %)</w:t>
      </w:r>
      <w:r>
        <w:t xml:space="preserve"> </w:t>
      </w:r>
      <w:r w:rsidR="00457402" w:rsidRPr="00A13B66">
        <w:t>kljub padcu gospodarske aktivnosti</w:t>
      </w:r>
      <w:r w:rsidR="00457402">
        <w:t>.</w:t>
      </w:r>
      <w:r w:rsidR="00457402" w:rsidRPr="00A13B66">
        <w:t xml:space="preserve"> </w:t>
      </w:r>
      <w:r w:rsidR="00457402">
        <w:t xml:space="preserve">Tudi </w:t>
      </w:r>
      <w:r w:rsidR="007032F5">
        <w:t>v</w:t>
      </w:r>
      <w:r>
        <w:t xml:space="preserve"> prvi polovici letošnjega leta je medletna rast</w:t>
      </w:r>
      <w:r w:rsidR="00457402">
        <w:t xml:space="preserve"> bruto plače na zaposlenega</w:t>
      </w:r>
      <w:r>
        <w:t xml:space="preserve"> močno nihala. </w:t>
      </w:r>
      <w:r w:rsidRPr="00D05929">
        <w:t>V</w:t>
      </w:r>
      <w:r>
        <w:t xml:space="preserve"> zasebnem sektorju </w:t>
      </w:r>
      <w:r w:rsidR="00241A38">
        <w:t>je</w:t>
      </w:r>
      <w:r>
        <w:t xml:space="preserve"> na rast poleg višje minimalne plače</w:t>
      </w:r>
      <w:r w:rsidRPr="00DE5FB5">
        <w:rPr>
          <w:bCs/>
          <w:vertAlign w:val="superscript"/>
        </w:rPr>
        <w:footnoteReference w:id="49"/>
      </w:r>
      <w:r>
        <w:t xml:space="preserve"> in pritiskov pomanjkanja delovne sile vplivala predvsem dinamika vračanja zaposlenih oseb, ki so bile vključene v posamezni interventni ukrep, nazaj v zaposlitev. V javnem sektorju pa je na gibanje vplivala dinamika izplačil dodatkov. </w:t>
      </w:r>
      <w:r w:rsidR="62A65C1B">
        <w:t xml:space="preserve">V prvi polovici leta 2021 je bila </w:t>
      </w:r>
      <w:r w:rsidR="00804A46">
        <w:t xml:space="preserve">tako </w:t>
      </w:r>
      <w:r w:rsidR="62A65C1B">
        <w:t>povp</w:t>
      </w:r>
      <w:r w:rsidR="7CD4F1F5">
        <w:t>re</w:t>
      </w:r>
      <w:r w:rsidR="62A65C1B">
        <w:t>čn</w:t>
      </w:r>
      <w:r w:rsidR="389ECEBC">
        <w:t>a</w:t>
      </w:r>
      <w:r w:rsidR="62A65C1B">
        <w:t xml:space="preserve"> bruto plača </w:t>
      </w:r>
      <w:r w:rsidR="3B170480">
        <w:t xml:space="preserve">nominalno </w:t>
      </w:r>
      <w:r w:rsidR="62A65C1B">
        <w:t>višja za 8,2</w:t>
      </w:r>
      <w:r w:rsidR="006D450A" w:rsidRPr="00A13B66">
        <w:t> </w:t>
      </w:r>
      <w:r w:rsidR="62A65C1B">
        <w:t xml:space="preserve">%, v zasebnem sektorju za </w:t>
      </w:r>
      <w:r w:rsidR="247845F7">
        <w:t>5,4</w:t>
      </w:r>
      <w:r w:rsidR="006D450A" w:rsidRPr="00A13B66">
        <w:t> </w:t>
      </w:r>
      <w:r w:rsidR="247845F7">
        <w:t>%, v javnem pa</w:t>
      </w:r>
      <w:r w:rsidR="62A65C1B">
        <w:t xml:space="preserve"> </w:t>
      </w:r>
      <w:r w:rsidR="247845F7">
        <w:t>za 12,8</w:t>
      </w:r>
      <w:r w:rsidR="006D450A" w:rsidRPr="00A13B66">
        <w:t> </w:t>
      </w:r>
      <w:r w:rsidR="247845F7">
        <w:t>%</w:t>
      </w:r>
      <w:r w:rsidR="006D450A">
        <w:t>.</w:t>
      </w:r>
    </w:p>
    <w:p w14:paraId="0958F9E0" w14:textId="1AC86DF5" w:rsidR="006D450A" w:rsidRDefault="006D450A" w:rsidP="00591356">
      <w:pPr>
        <w:pStyle w:val="BesediloNAPOVED"/>
      </w:pPr>
    </w:p>
    <w:tbl>
      <w:tblPr>
        <w:tblStyle w:val="TableGrid"/>
        <w:tblW w:w="9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70" w:type="dxa"/>
          <w:right w:w="70" w:type="dxa"/>
        </w:tblCellMar>
        <w:tblLook w:val="04A0" w:firstRow="1" w:lastRow="0" w:firstColumn="1" w:lastColumn="0" w:noHBand="0" w:noVBand="1"/>
      </w:tblPr>
      <w:tblGrid>
        <w:gridCol w:w="4530"/>
        <w:gridCol w:w="4530"/>
      </w:tblGrid>
      <w:tr w:rsidR="00591356" w:rsidRPr="008976F0" w14:paraId="4119E4D7" w14:textId="77777777" w:rsidTr="001115F7">
        <w:tc>
          <w:tcPr>
            <w:tcW w:w="4530" w:type="dxa"/>
          </w:tcPr>
          <w:p w14:paraId="476DA287" w14:textId="1295D6C4" w:rsidR="00591356" w:rsidRPr="004115F7" w:rsidRDefault="00591356" w:rsidP="004115F7">
            <w:pPr>
              <w:pStyle w:val="Caption"/>
            </w:pPr>
            <w:r w:rsidRPr="004115F7">
              <w:t xml:space="preserve">Slika </w:t>
            </w:r>
            <w:r w:rsidRPr="004115F7">
              <w:fldChar w:fldCharType="begin"/>
            </w:r>
            <w:r w:rsidRPr="004115F7">
              <w:instrText xml:space="preserve"> SEQ Slika \* ARABIC </w:instrText>
            </w:r>
            <w:r w:rsidRPr="004115F7">
              <w:fldChar w:fldCharType="separate"/>
            </w:r>
            <w:r w:rsidR="00C30FBD">
              <w:t>38</w:t>
            </w:r>
            <w:r w:rsidRPr="004115F7">
              <w:fldChar w:fldCharType="end"/>
            </w:r>
            <w:r w:rsidRPr="004115F7">
              <w:t>: Interventni ukrepi za ohranjanje delovnih mest so vplivali na rast statistično prikazane mase plač ter na število prejemnikov plač, kar je vplivalo na močno nihanje rasti povprečne plače</w:t>
            </w:r>
            <w:r w:rsidR="00101AD5" w:rsidRPr="004115F7">
              <w:t xml:space="preserve"> na zaposlenega</w:t>
            </w:r>
          </w:p>
          <w:p w14:paraId="5400E37E" w14:textId="77777777" w:rsidR="00591356" w:rsidRPr="004115F7" w:rsidRDefault="00591356" w:rsidP="004115F7">
            <w:pPr>
              <w:pStyle w:val="Caption"/>
            </w:pPr>
          </w:p>
          <w:p w14:paraId="4124396E" w14:textId="223300B8" w:rsidR="00591356" w:rsidRPr="004115F7" w:rsidRDefault="00291F23" w:rsidP="004115F7">
            <w:pPr>
              <w:pStyle w:val="Caption"/>
            </w:pPr>
            <w:r w:rsidRPr="004115F7">
              <w:drawing>
                <wp:inline distT="0" distB="0" distL="0" distR="0" wp14:anchorId="642087DA" wp14:editId="42D41730">
                  <wp:extent cx="2786380" cy="22771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786380" cy="2277110"/>
                          </a:xfrm>
                          <a:prstGeom prst="rect">
                            <a:avLst/>
                          </a:prstGeom>
                          <a:noFill/>
                          <a:ln>
                            <a:noFill/>
                          </a:ln>
                        </pic:spPr>
                      </pic:pic>
                    </a:graphicData>
                  </a:graphic>
                </wp:inline>
              </w:drawing>
            </w:r>
          </w:p>
          <w:p w14:paraId="25BC16F1" w14:textId="77777777" w:rsidR="00591356" w:rsidRPr="004115F7" w:rsidRDefault="00591356" w:rsidP="004115F7">
            <w:pPr>
              <w:pStyle w:val="Caption"/>
            </w:pPr>
          </w:p>
        </w:tc>
        <w:tc>
          <w:tcPr>
            <w:tcW w:w="4530" w:type="dxa"/>
          </w:tcPr>
          <w:p w14:paraId="3BC8D732" w14:textId="7AE27EFA" w:rsidR="00591356" w:rsidRPr="004115F7" w:rsidRDefault="00591356" w:rsidP="004115F7">
            <w:pPr>
              <w:pStyle w:val="Caption"/>
            </w:pPr>
            <w:r w:rsidRPr="004115F7">
              <w:t xml:space="preserve">Slika </w:t>
            </w:r>
            <w:r w:rsidRPr="004115F7">
              <w:fldChar w:fldCharType="begin"/>
            </w:r>
            <w:r w:rsidRPr="004115F7">
              <w:instrText xml:space="preserve"> SEQ Slika \* ARABIC </w:instrText>
            </w:r>
            <w:r w:rsidRPr="004115F7">
              <w:fldChar w:fldCharType="separate"/>
            </w:r>
            <w:r w:rsidR="00C30FBD">
              <w:t>39</w:t>
            </w:r>
            <w:r w:rsidRPr="004115F7">
              <w:fldChar w:fldCharType="end"/>
            </w:r>
            <w:r w:rsidRPr="004115F7">
              <w:t xml:space="preserve">: Gibanje povprečne bruto plače v zasebnem sektorju je bilo podvrženo </w:t>
            </w:r>
            <w:r w:rsidR="00913D2B" w:rsidRPr="004115F7">
              <w:t>predvsem</w:t>
            </w:r>
            <w:r w:rsidR="009A50F4" w:rsidRPr="004115F7">
              <w:t xml:space="preserve"> </w:t>
            </w:r>
            <w:r w:rsidR="008C5FC9" w:rsidRPr="004115F7">
              <w:t xml:space="preserve">spremembam </w:t>
            </w:r>
            <w:r w:rsidRPr="004115F7">
              <w:t>obsega vključitev v interventne ukrepe, v javnem pa izplačilom dodatkov za delo v kriznih razmerah</w:t>
            </w:r>
          </w:p>
          <w:p w14:paraId="22F4631F" w14:textId="77777777" w:rsidR="00591356" w:rsidRPr="004115F7" w:rsidRDefault="00591356" w:rsidP="004115F7">
            <w:pPr>
              <w:pStyle w:val="Caption"/>
            </w:pPr>
          </w:p>
          <w:p w14:paraId="148B5A75" w14:textId="77777777" w:rsidR="00591356" w:rsidRPr="004115F7" w:rsidRDefault="00591356" w:rsidP="004115F7">
            <w:pPr>
              <w:pStyle w:val="Caption"/>
            </w:pPr>
            <w:r w:rsidRPr="004115F7">
              <w:drawing>
                <wp:inline distT="0" distB="0" distL="0" distR="0" wp14:anchorId="11BF850C" wp14:editId="7B5FC631">
                  <wp:extent cx="2735882" cy="2242800"/>
                  <wp:effectExtent l="0" t="0" r="762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35882" cy="2242800"/>
                          </a:xfrm>
                          <a:prstGeom prst="rect">
                            <a:avLst/>
                          </a:prstGeom>
                          <a:noFill/>
                        </pic:spPr>
                      </pic:pic>
                    </a:graphicData>
                  </a:graphic>
                </wp:inline>
              </w:drawing>
            </w:r>
          </w:p>
        </w:tc>
      </w:tr>
    </w:tbl>
    <w:p w14:paraId="196CD7A3" w14:textId="1DDF715A" w:rsidR="00591356" w:rsidRDefault="00591356" w:rsidP="00591356">
      <w:pPr>
        <w:pStyle w:val="BesediloNAPOVED"/>
        <w:rPr>
          <w:bCs/>
        </w:rPr>
      </w:pPr>
      <w:r>
        <w:rPr>
          <w:b/>
          <w:bCs/>
        </w:rPr>
        <w:t xml:space="preserve">Rast statistično prikazane bruto plače bo v povprečju letošnjega leta zaradi visoke rasti v prvi polovici </w:t>
      </w:r>
      <w:r w:rsidR="00913D2B">
        <w:rPr>
          <w:b/>
          <w:bCs/>
        </w:rPr>
        <w:t xml:space="preserve">leta </w:t>
      </w:r>
      <w:r>
        <w:rPr>
          <w:b/>
          <w:bCs/>
        </w:rPr>
        <w:t>še visoka, v prihodnjem letu</w:t>
      </w:r>
      <w:r w:rsidR="0041406F">
        <w:rPr>
          <w:b/>
          <w:bCs/>
        </w:rPr>
        <w:t xml:space="preserve"> </w:t>
      </w:r>
      <w:r w:rsidR="00913D2B">
        <w:rPr>
          <w:b/>
          <w:bCs/>
        </w:rPr>
        <w:t xml:space="preserve">pa bo </w:t>
      </w:r>
      <w:r>
        <w:rPr>
          <w:b/>
          <w:bCs/>
        </w:rPr>
        <w:t>zaradi odsotnosti izplačevanja dodatkov</w:t>
      </w:r>
      <w:r w:rsidR="11E5ECD9">
        <w:rPr>
          <w:b/>
          <w:bCs/>
        </w:rPr>
        <w:t>,</w:t>
      </w:r>
      <w:r>
        <w:rPr>
          <w:b/>
          <w:bCs/>
        </w:rPr>
        <w:t xml:space="preserve"> povezanih z </w:t>
      </w:r>
      <w:r w:rsidR="099B9133">
        <w:rPr>
          <w:b/>
          <w:bCs/>
        </w:rPr>
        <w:t xml:space="preserve">razglasitvijo </w:t>
      </w:r>
      <w:r>
        <w:rPr>
          <w:b/>
          <w:bCs/>
        </w:rPr>
        <w:t>epidemij</w:t>
      </w:r>
      <w:r w:rsidR="0836CB5A">
        <w:rPr>
          <w:b/>
          <w:bCs/>
        </w:rPr>
        <w:t>e</w:t>
      </w:r>
      <w:r w:rsidR="4C5D5DA0">
        <w:rPr>
          <w:b/>
          <w:bCs/>
        </w:rPr>
        <w:t>,</w:t>
      </w:r>
      <w:r>
        <w:rPr>
          <w:b/>
          <w:bCs/>
        </w:rPr>
        <w:t xml:space="preserve"> nižja. </w:t>
      </w:r>
      <w:r w:rsidR="00DB6F8C">
        <w:rPr>
          <w:b/>
          <w:bCs/>
        </w:rPr>
        <w:t>Proti</w:t>
      </w:r>
      <w:r>
        <w:rPr>
          <w:b/>
          <w:bCs/>
        </w:rPr>
        <w:t xml:space="preserve"> koncu obdobja napovedi se bo rast </w:t>
      </w:r>
      <w:r w:rsidRPr="008A2A2E">
        <w:rPr>
          <w:b/>
          <w:bCs/>
        </w:rPr>
        <w:t>postopoma okrepila</w:t>
      </w:r>
      <w:r>
        <w:rPr>
          <w:b/>
          <w:bCs/>
        </w:rPr>
        <w:t>, na kar bo v vedno večji meri vplivala omejena ponudba delovne sile</w:t>
      </w:r>
      <w:r w:rsidRPr="008A2A2E">
        <w:rPr>
          <w:b/>
          <w:bCs/>
        </w:rPr>
        <w:t>.</w:t>
      </w:r>
      <w:r w:rsidRPr="008A2A2E">
        <w:rPr>
          <w:bCs/>
        </w:rPr>
        <w:t xml:space="preserve"> Napoved bruto plač ob upoštevanju metodoloških specifičnosti</w:t>
      </w:r>
      <w:r>
        <w:rPr>
          <w:bCs/>
        </w:rPr>
        <w:t xml:space="preserve"> sicer</w:t>
      </w:r>
      <w:r w:rsidRPr="008A2A2E">
        <w:rPr>
          <w:bCs/>
        </w:rPr>
        <w:t xml:space="preserve"> temelji na nekaterih pomembnih predpostavkah.</w:t>
      </w:r>
      <w:r w:rsidRPr="008A2A2E">
        <w:rPr>
          <w:rStyle w:val="FootnoteReference"/>
          <w:bCs/>
        </w:rPr>
        <w:footnoteReference w:id="50"/>
      </w:r>
      <w:r>
        <w:rPr>
          <w:bCs/>
        </w:rPr>
        <w:t xml:space="preserve"> Predvidevamo, da s</w:t>
      </w:r>
      <w:ins w:id="136" w:author="Nataša Todorović Jemec" w:date="2021-09-13T15:15:00Z">
        <w:r w:rsidR="006220C3">
          <w:rPr>
            <w:bCs/>
          </w:rPr>
          <w:t>e</w:t>
        </w:r>
      </w:ins>
      <w:del w:id="137" w:author="Nataša Todorović Jemec" w:date="2021-09-13T15:15:00Z">
        <w:r w:rsidDel="006220C3">
          <w:rPr>
            <w:bCs/>
          </w:rPr>
          <w:delText>o</w:delText>
        </w:r>
      </w:del>
      <w:r>
        <w:rPr>
          <w:bCs/>
        </w:rPr>
        <w:t xml:space="preserve"> bo v drugi polovici leta zaradi odprave ukrepa čakanja na delo, v katerega je bil </w:t>
      </w:r>
      <w:r>
        <w:rPr>
          <w:bCs/>
        </w:rPr>
        <w:lastRenderedPageBreak/>
        <w:t xml:space="preserve">vključen velik delež zaposlenih, in </w:t>
      </w:r>
      <w:proofErr w:type="spellStart"/>
      <w:r>
        <w:rPr>
          <w:bCs/>
        </w:rPr>
        <w:t>neizplačevanja</w:t>
      </w:r>
      <w:proofErr w:type="spellEnd"/>
      <w:r>
        <w:rPr>
          <w:bCs/>
        </w:rPr>
        <w:t xml:space="preserve"> dodatkov</w:t>
      </w:r>
      <w:r w:rsidR="5E1ABCF7" w:rsidRPr="23ED36D9">
        <w:t>,</w:t>
      </w:r>
      <w:r>
        <w:rPr>
          <w:bCs/>
        </w:rPr>
        <w:t xml:space="preserve"> povezanih z razglasitvijo epidemije v javnem sektorju</w:t>
      </w:r>
      <w:r w:rsidR="00C32262">
        <w:rPr>
          <w:bCs/>
        </w:rPr>
        <w:t>,</w:t>
      </w:r>
      <w:r>
        <w:rPr>
          <w:bCs/>
        </w:rPr>
        <w:t xml:space="preserve"> rast bruto plače umirila in ne bo podvržena večjim nihanjem. Zaradi močne rasti v prvi polovici leta bo sicer v povprečju celotnega leta rast ostala visoka. Prihodnje leto bo rast precej nižja, na kar bo vplival relativno nizek prenos s konca letošnjega leta in odsotnost drugih pritiskov, povezanih z izplačili dodatkov</w:t>
      </w:r>
      <w:r w:rsidRPr="008A2A2E">
        <w:rPr>
          <w:bCs/>
        </w:rPr>
        <w:t xml:space="preserve">. </w:t>
      </w:r>
      <w:r>
        <w:rPr>
          <w:bCs/>
        </w:rPr>
        <w:t>Ob koncu obdobja napovedi</w:t>
      </w:r>
      <w:r w:rsidRPr="008A2A2E">
        <w:rPr>
          <w:bCs/>
        </w:rPr>
        <w:t xml:space="preserve"> se bo rast plač skladno z gospodarskim okrevanjem in postopnim </w:t>
      </w:r>
      <w:r>
        <w:rPr>
          <w:bCs/>
        </w:rPr>
        <w:t>povečevanjem omejitev</w:t>
      </w:r>
      <w:r w:rsidR="7B4716D1" w:rsidRPr="645098B8">
        <w:t>,</w:t>
      </w:r>
      <w:r>
        <w:rPr>
          <w:bCs/>
        </w:rPr>
        <w:t xml:space="preserve"> povezanih z razpoložljivostjo delovne sile</w:t>
      </w:r>
      <w:r w:rsidR="556D51A4" w:rsidRPr="645098B8">
        <w:t>,</w:t>
      </w:r>
      <w:r>
        <w:rPr>
          <w:bCs/>
        </w:rPr>
        <w:t xml:space="preserve"> </w:t>
      </w:r>
      <w:r w:rsidRPr="008A2A2E">
        <w:rPr>
          <w:bCs/>
        </w:rPr>
        <w:t>nekoliko okrepila.</w:t>
      </w:r>
    </w:p>
    <w:p w14:paraId="7FFC97BB" w14:textId="77777777" w:rsidR="00591356" w:rsidRDefault="00591356" w:rsidP="00591356">
      <w:pPr>
        <w:pStyle w:val="BesediloNAPOVED"/>
        <w:rPr>
          <w:bCs/>
        </w:rPr>
      </w:pPr>
    </w:p>
    <w:p w14:paraId="351DC0C4" w14:textId="3174487C" w:rsidR="00591356" w:rsidRPr="001727E3" w:rsidRDefault="230E5D81" w:rsidP="00591356">
      <w:pPr>
        <w:pStyle w:val="BesediloNAPOVED"/>
      </w:pPr>
      <w:r w:rsidRPr="44B85E71">
        <w:rPr>
          <w:b/>
          <w:bCs/>
        </w:rPr>
        <w:t xml:space="preserve">Zaradi močnega učinka metodoloških posebnosti </w:t>
      </w:r>
      <w:r w:rsidR="29E3823A" w:rsidRPr="002E3390">
        <w:rPr>
          <w:b/>
          <w:bCs/>
        </w:rPr>
        <w:t>statistično prikazan</w:t>
      </w:r>
      <w:r w:rsidR="07957178" w:rsidRPr="44B85E71">
        <w:rPr>
          <w:b/>
          <w:bCs/>
        </w:rPr>
        <w:t>a</w:t>
      </w:r>
      <w:r w:rsidR="29E3823A" w:rsidRPr="002E3390">
        <w:rPr>
          <w:b/>
          <w:bCs/>
        </w:rPr>
        <w:t xml:space="preserve"> </w:t>
      </w:r>
      <w:r w:rsidRPr="002E3390">
        <w:rPr>
          <w:b/>
          <w:bCs/>
        </w:rPr>
        <w:t>bruto plač</w:t>
      </w:r>
      <w:r w:rsidR="2AF8CD7C" w:rsidRPr="002E3390">
        <w:rPr>
          <w:b/>
          <w:bCs/>
        </w:rPr>
        <w:t>a</w:t>
      </w:r>
      <w:r w:rsidRPr="002E3390">
        <w:rPr>
          <w:b/>
          <w:bCs/>
        </w:rPr>
        <w:t xml:space="preserve"> v danih razmerah </w:t>
      </w:r>
      <w:r w:rsidR="2C38A000" w:rsidRPr="00241A38">
        <w:rPr>
          <w:b/>
          <w:bCs/>
        </w:rPr>
        <w:t>ne odraža</w:t>
      </w:r>
      <w:r w:rsidRPr="00241A38">
        <w:rPr>
          <w:b/>
          <w:bCs/>
        </w:rPr>
        <w:t xml:space="preserve"> </w:t>
      </w:r>
      <w:r w:rsidR="2F94C30E" w:rsidRPr="3A56C3E3">
        <w:rPr>
          <w:b/>
          <w:bCs/>
        </w:rPr>
        <w:t xml:space="preserve">dejanskega </w:t>
      </w:r>
      <w:r w:rsidRPr="3A56C3E3">
        <w:rPr>
          <w:b/>
          <w:bCs/>
        </w:rPr>
        <w:t>gibanj</w:t>
      </w:r>
      <w:r w:rsidR="60BC6D73" w:rsidRPr="3A56C3E3">
        <w:rPr>
          <w:b/>
          <w:bCs/>
        </w:rPr>
        <w:t>a</w:t>
      </w:r>
      <w:r w:rsidRPr="44B85E71">
        <w:rPr>
          <w:b/>
          <w:bCs/>
        </w:rPr>
        <w:t xml:space="preserve"> dohodkov zaposlenih</w:t>
      </w:r>
      <w:r w:rsidRPr="002E3390">
        <w:rPr>
          <w:b/>
          <w:bCs/>
        </w:rPr>
        <w:t xml:space="preserve"> </w:t>
      </w:r>
      <w:r w:rsidR="2C60F292" w:rsidRPr="002E3390">
        <w:rPr>
          <w:b/>
          <w:bCs/>
        </w:rPr>
        <w:t>ali</w:t>
      </w:r>
      <w:r w:rsidR="068E5844" w:rsidRPr="002E3390">
        <w:rPr>
          <w:b/>
          <w:bCs/>
        </w:rPr>
        <w:t xml:space="preserve"> </w:t>
      </w:r>
      <w:r w:rsidR="018AD45D" w:rsidRPr="002E3390">
        <w:rPr>
          <w:b/>
          <w:bCs/>
        </w:rPr>
        <w:t>prispe</w:t>
      </w:r>
      <w:r w:rsidR="792C3F7B" w:rsidRPr="002E3390">
        <w:rPr>
          <w:b/>
          <w:bCs/>
        </w:rPr>
        <w:t>vne osnove</w:t>
      </w:r>
      <w:r w:rsidR="25D09075" w:rsidRPr="002E3390">
        <w:rPr>
          <w:b/>
          <w:bCs/>
        </w:rPr>
        <w:t xml:space="preserve"> za</w:t>
      </w:r>
      <w:r w:rsidR="6BFA0FA0" w:rsidRPr="00241A38">
        <w:rPr>
          <w:b/>
          <w:bCs/>
        </w:rPr>
        <w:t xml:space="preserve"> socialn</w:t>
      </w:r>
      <w:r w:rsidR="25D09075" w:rsidRPr="00241A38">
        <w:rPr>
          <w:b/>
          <w:bCs/>
        </w:rPr>
        <w:t>e</w:t>
      </w:r>
      <w:r w:rsidR="6BFA0FA0" w:rsidRPr="00241A38">
        <w:rPr>
          <w:b/>
          <w:bCs/>
        </w:rPr>
        <w:t xml:space="preserve"> prispevk</w:t>
      </w:r>
      <w:r w:rsidR="25D09075" w:rsidRPr="00241A38">
        <w:rPr>
          <w:b/>
          <w:bCs/>
        </w:rPr>
        <w:t>e</w:t>
      </w:r>
      <w:r w:rsidR="25D09075" w:rsidRPr="0041406F">
        <w:rPr>
          <w:b/>
          <w:bCs/>
        </w:rPr>
        <w:t>.</w:t>
      </w:r>
      <w:r w:rsidR="2373672E" w:rsidRPr="0041406F">
        <w:rPr>
          <w:b/>
          <w:bCs/>
        </w:rPr>
        <w:t xml:space="preserve"> </w:t>
      </w:r>
      <w:r w:rsidR="15BB68E6" w:rsidRPr="0041406F">
        <w:rPr>
          <w:b/>
          <w:bCs/>
        </w:rPr>
        <w:t>Zato</w:t>
      </w:r>
      <w:r w:rsidR="25D09075" w:rsidRPr="005A6A32">
        <w:rPr>
          <w:b/>
          <w:bCs/>
        </w:rPr>
        <w:t xml:space="preserve"> smo</w:t>
      </w:r>
      <w:r w:rsidR="2373672E" w:rsidRPr="005A6A32">
        <w:rPr>
          <w:b/>
          <w:bCs/>
        </w:rPr>
        <w:t xml:space="preserve"> </w:t>
      </w:r>
      <w:r w:rsidR="15BB68E6" w:rsidRPr="005A6A32">
        <w:rPr>
          <w:b/>
          <w:bCs/>
        </w:rPr>
        <w:t>p</w:t>
      </w:r>
      <w:r w:rsidR="2373672E" w:rsidRPr="005A6A32">
        <w:rPr>
          <w:b/>
          <w:bCs/>
        </w:rPr>
        <w:t>ripravili</w:t>
      </w:r>
      <w:r w:rsidR="25D09075" w:rsidRPr="005A6A32">
        <w:rPr>
          <w:b/>
          <w:bCs/>
        </w:rPr>
        <w:t xml:space="preserve"> </w:t>
      </w:r>
      <w:r w:rsidR="15BB68E6" w:rsidRPr="005A6A32">
        <w:rPr>
          <w:b/>
          <w:bCs/>
        </w:rPr>
        <w:t>napoved</w:t>
      </w:r>
      <w:r w:rsidR="2373672E" w:rsidRPr="005A6A32">
        <w:rPr>
          <w:b/>
          <w:bCs/>
        </w:rPr>
        <w:t xml:space="preserve"> </w:t>
      </w:r>
      <w:r w:rsidR="5BE50C1B" w:rsidRPr="00B65189">
        <w:rPr>
          <w:b/>
          <w:bCs/>
        </w:rPr>
        <w:t>prilagojene</w:t>
      </w:r>
      <w:r w:rsidR="2373672E" w:rsidRPr="00A5651A">
        <w:rPr>
          <w:b/>
          <w:bCs/>
        </w:rPr>
        <w:t xml:space="preserve"> bruto plače z vključenimi </w:t>
      </w:r>
      <w:r w:rsidR="25D09075" w:rsidRPr="00C32262">
        <w:rPr>
          <w:b/>
          <w:bCs/>
        </w:rPr>
        <w:t xml:space="preserve">izplačili države in </w:t>
      </w:r>
      <w:r w:rsidR="6DB81297" w:rsidRPr="00C32262">
        <w:rPr>
          <w:b/>
          <w:bCs/>
        </w:rPr>
        <w:t xml:space="preserve">oceno </w:t>
      </w:r>
      <w:r w:rsidR="6DB81297" w:rsidRPr="44B85E71">
        <w:rPr>
          <w:b/>
          <w:bCs/>
        </w:rPr>
        <w:t>prispevne osnove kot podlago gi</w:t>
      </w:r>
      <w:r w:rsidR="6DB81297" w:rsidRPr="002E3390">
        <w:rPr>
          <w:b/>
          <w:bCs/>
        </w:rPr>
        <w:t>banja prispevkov</w:t>
      </w:r>
      <w:r w:rsidR="3EF40E86" w:rsidRPr="002E3390">
        <w:rPr>
          <w:b/>
          <w:bCs/>
        </w:rPr>
        <w:t xml:space="preserve"> za socialno varnost</w:t>
      </w:r>
      <w:r w:rsidR="41EE977A" w:rsidRPr="44B85E71">
        <w:rPr>
          <w:b/>
          <w:bCs/>
        </w:rPr>
        <w:t xml:space="preserve">. </w:t>
      </w:r>
      <w:r w:rsidRPr="002E3390">
        <w:t xml:space="preserve">Pomembnejša dodatna izplačila, ki </w:t>
      </w:r>
      <w:r w:rsidR="08C90102" w:rsidRPr="002E3390">
        <w:t>smo jih vključili v oceno prilagojene</w:t>
      </w:r>
      <w:r w:rsidRPr="00241A38">
        <w:t xml:space="preserve"> </w:t>
      </w:r>
      <w:r w:rsidR="2C53C0E5" w:rsidRPr="00241A38">
        <w:t>bruto plač</w:t>
      </w:r>
      <w:r w:rsidR="08C90102" w:rsidRPr="00241A38">
        <w:t>e</w:t>
      </w:r>
      <w:r w:rsidRPr="00241A38">
        <w:t xml:space="preserve"> </w:t>
      </w:r>
      <w:r w:rsidR="728D4D6D" w:rsidRPr="00241A38">
        <w:t>(pri pravnih osebah</w:t>
      </w:r>
      <w:r w:rsidR="728D4D6D" w:rsidRPr="00AF00EB">
        <w:t>)</w:t>
      </w:r>
      <w:r w:rsidR="0030157F">
        <w:t>, pri čemer so bila</w:t>
      </w:r>
      <w:r w:rsidRPr="44B85E71">
        <w:t xml:space="preserve"> </w:t>
      </w:r>
      <w:r w:rsidR="0030157F">
        <w:t>nekatera</w:t>
      </w:r>
      <w:r>
        <w:t xml:space="preserve"> </w:t>
      </w:r>
      <w:r w:rsidRPr="002E3390">
        <w:t>izplačana v breme države, so</w:t>
      </w:r>
      <w:r w:rsidR="500BED0D" w:rsidRPr="002E3390">
        <w:t>:</w:t>
      </w:r>
      <w:r w:rsidRPr="002E3390">
        <w:t xml:space="preserve"> nadomestila plač za čakanje na delo, subvencij</w:t>
      </w:r>
      <w:r w:rsidR="500BED0D" w:rsidRPr="002E3390">
        <w:t>e</w:t>
      </w:r>
      <w:r w:rsidRPr="00241A38">
        <w:t xml:space="preserve"> skrajšanega delovnega časa, </w:t>
      </w:r>
      <w:r w:rsidR="1C25BF85" w:rsidRPr="00241A38">
        <w:t>krizni dodatek</w:t>
      </w:r>
      <w:r w:rsidR="030D5220" w:rsidRPr="00241A38">
        <w:t xml:space="preserve"> po PKP1</w:t>
      </w:r>
      <w:r w:rsidR="1C25BF85" w:rsidRPr="00241A38">
        <w:t>,</w:t>
      </w:r>
      <w:r w:rsidR="1C25BF85" w:rsidRPr="44B85E71">
        <w:t xml:space="preserve"> </w:t>
      </w:r>
      <w:r w:rsidRPr="002E3390">
        <w:t>posamezni prispevk</w:t>
      </w:r>
      <w:r w:rsidR="500BED0D" w:rsidRPr="002E3390">
        <w:t>i</w:t>
      </w:r>
      <w:r w:rsidRPr="002E3390">
        <w:t xml:space="preserve"> </w:t>
      </w:r>
      <w:r w:rsidRPr="00241A38">
        <w:t>države, decembrsk</w:t>
      </w:r>
      <w:r w:rsidR="500BED0D" w:rsidRPr="00241A38">
        <w:t>i</w:t>
      </w:r>
      <w:r w:rsidRPr="0041406F">
        <w:t xml:space="preserve"> krizn</w:t>
      </w:r>
      <w:r w:rsidR="500BED0D" w:rsidRPr="0041406F">
        <w:t>i</w:t>
      </w:r>
      <w:r w:rsidRPr="005A6A32">
        <w:t xml:space="preserve"> dodat</w:t>
      </w:r>
      <w:r w:rsidR="500BED0D" w:rsidRPr="005A6A32">
        <w:t>e</w:t>
      </w:r>
      <w:r w:rsidRPr="005A6A32">
        <w:t>k in</w:t>
      </w:r>
      <w:r w:rsidR="00A975F2">
        <w:t xml:space="preserve"> </w:t>
      </w:r>
      <w:r w:rsidRPr="002E3390">
        <w:t>subvencioniranj</w:t>
      </w:r>
      <w:r w:rsidR="3141DBD0" w:rsidRPr="002E3390">
        <w:t>e</w:t>
      </w:r>
      <w:r w:rsidRPr="002E3390">
        <w:t xml:space="preserve"> minimalne</w:t>
      </w:r>
      <w:r>
        <w:t xml:space="preserve"> </w:t>
      </w:r>
      <w:r w:rsidRPr="44B85E71">
        <w:t xml:space="preserve">plače. </w:t>
      </w:r>
      <w:r w:rsidR="1383159E" w:rsidRPr="002E3390">
        <w:t>V oceno</w:t>
      </w:r>
      <w:r w:rsidR="1383159E" w:rsidRPr="00716283">
        <w:t xml:space="preserve"> </w:t>
      </w:r>
      <w:r w:rsidR="1383159E" w:rsidRPr="44B85E71">
        <w:t>prispevne osnove pa smo</w:t>
      </w:r>
      <w:r w:rsidR="53B62BC1" w:rsidRPr="002E3390">
        <w:t xml:space="preserve"> vključili zgolj obseg sredstev, od katerih so se </w:t>
      </w:r>
      <w:r w:rsidR="0E6FF32A" w:rsidRPr="720F10D5">
        <w:t xml:space="preserve">dejansko </w:t>
      </w:r>
      <w:r w:rsidR="53B62BC1" w:rsidRPr="44B85E71">
        <w:t>izplačevali prispevki za socialno varnost</w:t>
      </w:r>
      <w:r w:rsidR="78BE165D" w:rsidRPr="720F10D5">
        <w:t xml:space="preserve"> (</w:t>
      </w:r>
      <w:r w:rsidR="78BE165D" w:rsidRPr="1FE584C7">
        <w:t>krizni dodatki</w:t>
      </w:r>
      <w:r w:rsidR="22A6825B" w:rsidRPr="1FE584C7">
        <w:t>,</w:t>
      </w:r>
      <w:r w:rsidR="78BE165D" w:rsidRPr="1FE584C7">
        <w:t xml:space="preserve"> izplačani </w:t>
      </w:r>
      <w:r w:rsidR="2E440FBF" w:rsidRPr="35874F25">
        <w:t xml:space="preserve">med </w:t>
      </w:r>
      <w:r w:rsidR="78BE165D" w:rsidRPr="35874F25">
        <w:t>la</w:t>
      </w:r>
      <w:r w:rsidR="412D8EDC" w:rsidRPr="35874F25">
        <w:t>nsk</w:t>
      </w:r>
      <w:r w:rsidR="6C9DCFCD" w:rsidRPr="35874F25">
        <w:t>im prvim valom</w:t>
      </w:r>
      <w:r w:rsidR="41AB06A5" w:rsidRPr="35874F25">
        <w:t>,</w:t>
      </w:r>
      <w:r w:rsidR="6C9DCFCD" w:rsidRPr="35874F25">
        <w:t xml:space="preserve"> so </w:t>
      </w:r>
      <w:r w:rsidR="28C3CBD1" w:rsidRPr="4CB2DEF7">
        <w:t xml:space="preserve">namreč </w:t>
      </w:r>
      <w:r w:rsidR="6C9DCFCD" w:rsidRPr="35874F25">
        <w:t xml:space="preserve">vključeni v prilagojene bruto plače, </w:t>
      </w:r>
      <w:r w:rsidR="6C9DCFCD" w:rsidRPr="4CB2DEF7">
        <w:t>n</w:t>
      </w:r>
      <w:r w:rsidR="1972D423" w:rsidRPr="4CB2DEF7">
        <w:t>e p</w:t>
      </w:r>
      <w:r w:rsidR="6C9DCFCD" w:rsidRPr="4CB2DEF7">
        <w:t xml:space="preserve">a </w:t>
      </w:r>
      <w:r w:rsidR="21B20AE5" w:rsidRPr="4CB2DEF7">
        <w:t>tudi</w:t>
      </w:r>
      <w:r w:rsidR="6C9DCFCD" w:rsidRPr="35874F25">
        <w:t xml:space="preserve"> </w:t>
      </w:r>
      <w:r w:rsidR="6C9DCFCD" w:rsidRPr="22FE68CE">
        <w:t xml:space="preserve">v prilagojeno prispevno osnovo, saj se od njih </w:t>
      </w:r>
      <w:r w:rsidR="2C3F3492" w:rsidRPr="22FE68CE">
        <w:t>niso obračunavali prispevki</w:t>
      </w:r>
      <w:r w:rsidR="2C3F3492" w:rsidRPr="1955B575">
        <w:t>)</w:t>
      </w:r>
      <w:r w:rsidR="008F021A">
        <w:t>.</w:t>
      </w:r>
      <w:r w:rsidR="5E3802A8" w:rsidRPr="002E3390">
        <w:t xml:space="preserve"> Ocena</w:t>
      </w:r>
      <w:r w:rsidR="2E7684DD" w:rsidRPr="002E3390">
        <w:t xml:space="preserve"> prilagojene</w:t>
      </w:r>
      <w:r w:rsidR="5E3802A8" w:rsidRPr="002E3390">
        <w:t xml:space="preserve"> bruto plače z vključenimi </w:t>
      </w:r>
      <w:r w:rsidR="598CCF84" w:rsidRPr="002E3390">
        <w:t>izplačili države</w:t>
      </w:r>
      <w:r w:rsidR="00A975F2">
        <w:t xml:space="preserve"> </w:t>
      </w:r>
      <w:r w:rsidR="33293EAB" w:rsidRPr="44B85E71">
        <w:t>(</w:t>
      </w:r>
      <w:r w:rsidR="007C1715">
        <w:t>7</w:t>
      </w:r>
      <w:r w:rsidR="33293EAB" w:rsidRPr="44B85E71">
        <w:t>,</w:t>
      </w:r>
      <w:r w:rsidR="00C3508B">
        <w:t>5</w:t>
      </w:r>
      <w:r w:rsidR="00A975F2">
        <w:t> </w:t>
      </w:r>
      <w:r w:rsidR="33293EAB" w:rsidRPr="44B85E71">
        <w:t>%)</w:t>
      </w:r>
      <w:r w:rsidR="598CCF84" w:rsidRPr="44B85E71">
        <w:t xml:space="preserve"> je bila v lanskem</w:t>
      </w:r>
      <w:r w:rsidR="598CCF84" w:rsidRPr="002E3390">
        <w:t xml:space="preserve"> letu</w:t>
      </w:r>
      <w:r w:rsidR="53ECA9FE" w:rsidRPr="002E3390">
        <w:t xml:space="preserve"> tako precej višja</w:t>
      </w:r>
      <w:r w:rsidR="543B9147" w:rsidRPr="002E3390">
        <w:t xml:space="preserve"> kot statistično prikazana bruto plača</w:t>
      </w:r>
      <w:r w:rsidR="5BE50C1B" w:rsidRPr="002E3390">
        <w:t xml:space="preserve"> </w:t>
      </w:r>
      <w:r w:rsidR="438DCC58">
        <w:t>(</w:t>
      </w:r>
      <w:r w:rsidR="5BE50C1B" w:rsidRPr="44B85E71">
        <w:t>5,8 %)</w:t>
      </w:r>
      <w:r w:rsidR="0C9E6AB8" w:rsidRPr="002E3390">
        <w:t xml:space="preserve">, </w:t>
      </w:r>
      <w:r w:rsidR="38CF5110" w:rsidRPr="002E3390">
        <w:t xml:space="preserve">a bo rast </w:t>
      </w:r>
      <w:r w:rsidR="4F2E8CD1" w:rsidRPr="002E3390">
        <w:t>v letošnjem letu zaradi</w:t>
      </w:r>
      <w:r w:rsidR="4F2E8CD1" w:rsidRPr="00241A38">
        <w:t xml:space="preserve"> visoke</w:t>
      </w:r>
      <w:r w:rsidR="008F021A">
        <w:t xml:space="preserve"> lanske</w:t>
      </w:r>
      <w:r w:rsidR="4F2E8CD1" w:rsidRPr="00241A38">
        <w:t xml:space="preserve"> osnove in prenehanja izplačevanja</w:t>
      </w:r>
      <w:r w:rsidR="419237D4" w:rsidRPr="00241A38">
        <w:t xml:space="preserve"> nadomestil za čakanje na delo</w:t>
      </w:r>
      <w:del w:id="138" w:author="Nataša Todorović Jemec" w:date="2021-09-13T15:15:00Z">
        <w:r w:rsidR="38CF5110" w:rsidRPr="00241A38" w:rsidDel="00E00FBD">
          <w:delText xml:space="preserve"> precej</w:delText>
        </w:r>
      </w:del>
      <w:r w:rsidR="38CF5110" w:rsidRPr="00241A38">
        <w:t xml:space="preserve"> </w:t>
      </w:r>
      <w:r w:rsidR="09AAB26A" w:rsidRPr="44B85E71">
        <w:t>nižja.</w:t>
      </w:r>
      <w:r w:rsidR="09EBDEBF" w:rsidRPr="44B85E71">
        <w:t xml:space="preserve"> </w:t>
      </w:r>
      <w:r w:rsidR="5BE50C1B" w:rsidRPr="002E3390">
        <w:t>Tudi v</w:t>
      </w:r>
      <w:r w:rsidR="6E3AE49F" w:rsidRPr="002E3390">
        <w:t>isoka</w:t>
      </w:r>
      <w:r w:rsidR="09EBDEBF" w:rsidRPr="002E3390">
        <w:t xml:space="preserve"> osnova iz prve polovice letošnjega leta</w:t>
      </w:r>
      <w:r w:rsidR="6E3AE49F" w:rsidRPr="002E3390">
        <w:t xml:space="preserve"> (</w:t>
      </w:r>
      <w:r w:rsidR="5BE50C1B" w:rsidRPr="00241A38">
        <w:t xml:space="preserve">zlasti </w:t>
      </w:r>
      <w:r w:rsidR="6E3AE49F" w:rsidRPr="00241A38">
        <w:t xml:space="preserve">zaradi izplačevanja </w:t>
      </w:r>
      <w:proofErr w:type="spellStart"/>
      <w:r w:rsidR="6E3AE49F" w:rsidRPr="00241A38">
        <w:t>covid</w:t>
      </w:r>
      <w:proofErr w:type="spellEnd"/>
      <w:r w:rsidR="6E3AE49F" w:rsidRPr="00241A38">
        <w:t xml:space="preserve"> dodatkov)</w:t>
      </w:r>
      <w:r w:rsidR="09EBDEBF" w:rsidRPr="00241A38">
        <w:t xml:space="preserve"> bo vplivala na to, da bo </w:t>
      </w:r>
      <w:r w:rsidR="5BE50C1B" w:rsidRPr="00241A38">
        <w:t>ras</w:t>
      </w:r>
      <w:r w:rsidR="5BE50C1B" w:rsidRPr="00AF00EB">
        <w:t>t</w:t>
      </w:r>
      <w:r w:rsidR="2E7684DD" w:rsidRPr="0041406F">
        <w:t xml:space="preserve"> p</w:t>
      </w:r>
      <w:r w:rsidR="2E7684DD" w:rsidRPr="005A6A32">
        <w:t>rilagojene</w:t>
      </w:r>
      <w:r w:rsidR="5BE50C1B" w:rsidRPr="00B65189">
        <w:t xml:space="preserve"> </w:t>
      </w:r>
      <w:r w:rsidR="09EBDEBF" w:rsidRPr="00A5651A">
        <w:t>bruto plač</w:t>
      </w:r>
      <w:r w:rsidR="5BE50C1B" w:rsidRPr="00C32262">
        <w:t>e</w:t>
      </w:r>
      <w:r w:rsidR="09EBDEBF" w:rsidRPr="00C32262">
        <w:t xml:space="preserve"> </w:t>
      </w:r>
      <w:r w:rsidR="5BE50C1B" w:rsidRPr="00C32262">
        <w:t>še</w:t>
      </w:r>
      <w:r w:rsidR="09EBDEBF" w:rsidRPr="00C32262">
        <w:t xml:space="preserve"> v prihodnjem letu </w:t>
      </w:r>
      <w:r w:rsidR="6E3AE49F" w:rsidRPr="00C32262">
        <w:t>ostala nizka.</w:t>
      </w:r>
      <w:r w:rsidR="00A808B8">
        <w:t xml:space="preserve"> </w:t>
      </w:r>
      <w:r w:rsidR="00591356" w:rsidRPr="00A808B8">
        <w:t xml:space="preserve">Rast </w:t>
      </w:r>
      <w:r w:rsidR="000A53AB" w:rsidRPr="00A808B8">
        <w:t>prispevne osnove</w:t>
      </w:r>
      <w:r w:rsidR="00591356" w:rsidRPr="00A808B8">
        <w:t xml:space="preserve"> je bila po visoki</w:t>
      </w:r>
      <w:r w:rsidR="000F50B2" w:rsidRPr="00A808B8">
        <w:t>h stopnjah</w:t>
      </w:r>
      <w:r w:rsidR="00591356" w:rsidRPr="00A808B8">
        <w:t xml:space="preserve"> v preteklih letih lani </w:t>
      </w:r>
      <w:r w:rsidR="0001701B" w:rsidRPr="00A808B8">
        <w:t>okoli 4-odstotna</w:t>
      </w:r>
      <w:r w:rsidR="00591356" w:rsidRPr="00A808B8">
        <w:t>, kar je med drugim posledica znižanja dohodkov zaposlenih</w:t>
      </w:r>
      <w:r w:rsidR="324D2855" w:rsidRPr="006470DF">
        <w:t>,</w:t>
      </w:r>
      <w:r w:rsidR="00591356" w:rsidRPr="006470DF">
        <w:t xml:space="preserve"> vključenih v interventne ukrepe, </w:t>
      </w:r>
      <w:r w:rsidR="00651B7B" w:rsidRPr="006470DF">
        <w:t xml:space="preserve">pa tudi </w:t>
      </w:r>
      <w:r w:rsidR="00591356" w:rsidRPr="006470DF">
        <w:t xml:space="preserve">znižanja zaposlenosti in </w:t>
      </w:r>
      <w:r w:rsidR="13BA9E72" w:rsidRPr="006470DF">
        <w:t xml:space="preserve">velikega zmanjšanja </w:t>
      </w:r>
      <w:r w:rsidR="00591356" w:rsidRPr="006470DF">
        <w:t>nekaterih ostalih prejemkov iz dela</w:t>
      </w:r>
      <w:r w:rsidR="008E7D7C" w:rsidRPr="006470DF">
        <w:t>.</w:t>
      </w:r>
      <w:r w:rsidR="00591356" w:rsidRPr="005F21E8">
        <w:t xml:space="preserve"> Zaradi nizke lanske ravni</w:t>
      </w:r>
      <w:r w:rsidR="00591356" w:rsidRPr="002E3390">
        <w:rPr>
          <w:bCs/>
        </w:rPr>
        <w:t>,</w:t>
      </w:r>
      <w:r w:rsidR="00591356" w:rsidRPr="002E3390">
        <w:t xml:space="preserve"> letošnjega predvidenega</w:t>
      </w:r>
      <w:r w:rsidR="00591356" w:rsidRPr="002E3390">
        <w:rPr>
          <w:bCs/>
        </w:rPr>
        <w:t xml:space="preserve"> </w:t>
      </w:r>
      <w:r w:rsidR="00591356" w:rsidRPr="002E3390">
        <w:t>okrevanja zaposlenosti, visokih izplačil dodatkov</w:t>
      </w:r>
      <w:r w:rsidR="00591356" w:rsidRPr="005F21E8">
        <w:t xml:space="preserve"> v </w:t>
      </w:r>
      <w:r w:rsidR="0D4B5CEE" w:rsidRPr="19EE8C23">
        <w:t>povezavi</w:t>
      </w:r>
      <w:r w:rsidR="1A92EAC2" w:rsidRPr="19EE8C23">
        <w:t xml:space="preserve"> </w:t>
      </w:r>
      <w:r w:rsidR="0D4B5CEE" w:rsidRPr="19EE8C23">
        <w:t>z</w:t>
      </w:r>
      <w:r w:rsidR="0D4B5CEE" w:rsidRPr="005F21E8">
        <w:t xml:space="preserve"> epidemijo </w:t>
      </w:r>
      <w:r w:rsidR="00591356" w:rsidRPr="002E3390">
        <w:t xml:space="preserve">v javnem sektorju v prvi polovici leta, prenehanja veljavnosti interventnega ukrepa čakanja na delo in ponovne rasti ostalih kategorij prejemkov bo rast </w:t>
      </w:r>
      <w:r w:rsidR="0001701B" w:rsidRPr="00241A38">
        <w:t>ocenjen</w:t>
      </w:r>
      <w:r w:rsidR="00154DD9" w:rsidRPr="00241A38">
        <w:t>e</w:t>
      </w:r>
      <w:r w:rsidR="0001701B" w:rsidRPr="00241A38">
        <w:t xml:space="preserve"> prispevn</w:t>
      </w:r>
      <w:r w:rsidR="00154DD9" w:rsidRPr="00241A38">
        <w:t>e</w:t>
      </w:r>
      <w:r w:rsidR="0001701B" w:rsidRPr="00241A38">
        <w:t xml:space="preserve"> </w:t>
      </w:r>
      <w:r w:rsidR="00195D6F" w:rsidRPr="00241A38">
        <w:t>osnove</w:t>
      </w:r>
      <w:r w:rsidR="00591356" w:rsidRPr="00241A38">
        <w:t xml:space="preserve"> </w:t>
      </w:r>
      <w:r w:rsidR="00591356" w:rsidRPr="0041406F">
        <w:t>letos višja (</w:t>
      </w:r>
      <w:r w:rsidR="00195D6F" w:rsidRPr="0041406F">
        <w:rPr>
          <w:bCs/>
        </w:rPr>
        <w:t>8,4</w:t>
      </w:r>
      <w:r w:rsidR="00195D6F" w:rsidRPr="005A6A32">
        <w:rPr>
          <w:bCs/>
        </w:rPr>
        <w:t> %)</w:t>
      </w:r>
      <w:r w:rsidR="00591356" w:rsidRPr="005A6A32">
        <w:rPr>
          <w:bCs/>
        </w:rPr>
        <w:t>.</w:t>
      </w:r>
      <w:r w:rsidR="00591356" w:rsidRPr="005F21E8">
        <w:rPr>
          <w:rStyle w:val="FootnoteReference"/>
        </w:rPr>
        <w:footnoteReference w:id="51"/>
      </w:r>
      <w:r w:rsidR="00591356" w:rsidRPr="0936916B">
        <w:rPr>
          <w:rStyle w:val="FootnoteReference"/>
        </w:rPr>
        <w:t xml:space="preserve"> </w:t>
      </w:r>
      <w:r w:rsidR="56F403ED" w:rsidRPr="002E3390">
        <w:t>V</w:t>
      </w:r>
      <w:r w:rsidR="00591356" w:rsidRPr="002E3390">
        <w:t xml:space="preserve"> prihodnjem letu </w:t>
      </w:r>
      <w:r w:rsidR="2DA16030" w:rsidRPr="002E3390">
        <w:t xml:space="preserve">bo </w:t>
      </w:r>
      <w:r w:rsidR="00591356" w:rsidRPr="002E3390">
        <w:t xml:space="preserve">rast </w:t>
      </w:r>
      <w:r w:rsidR="1C037315" w:rsidRPr="00241A38">
        <w:t xml:space="preserve">ob odsotnosti izplačil dodatkov </w:t>
      </w:r>
      <w:r w:rsidR="00453F40" w:rsidRPr="00241A38">
        <w:t>precej</w:t>
      </w:r>
      <w:r w:rsidR="1D9A5F02" w:rsidRPr="00241A38">
        <w:t xml:space="preserve"> </w:t>
      </w:r>
      <w:r w:rsidR="00591356" w:rsidRPr="00241A38">
        <w:t>zmernejša (</w:t>
      </w:r>
      <w:r w:rsidR="00453F40" w:rsidRPr="00241A38">
        <w:t>2</w:t>
      </w:r>
      <w:r w:rsidR="00591356" w:rsidRPr="0041406F">
        <w:t>,</w:t>
      </w:r>
      <w:r w:rsidR="00453F40" w:rsidRPr="0041406F">
        <w:t>2</w:t>
      </w:r>
      <w:r w:rsidR="00B10734" w:rsidRPr="005A6A32">
        <w:rPr>
          <w:bCs/>
        </w:rPr>
        <w:t> %</w:t>
      </w:r>
      <w:r w:rsidR="006B1D16">
        <w:rPr>
          <w:bCs/>
        </w:rPr>
        <w:t>),</w:t>
      </w:r>
      <w:r w:rsidR="00591356" w:rsidRPr="005A6A32">
        <w:t xml:space="preserve"> ob koncu obdobja napovedi </w:t>
      </w:r>
      <w:r w:rsidR="006B1D16">
        <w:t xml:space="preserve">pa naj bi se </w:t>
      </w:r>
      <w:r w:rsidR="00591356" w:rsidRPr="005A6A32">
        <w:t>znova okrepila (4,4 </w:t>
      </w:r>
      <w:r w:rsidR="00591356">
        <w:t>%).</w:t>
      </w:r>
      <w:r w:rsidR="433624CF" w:rsidRPr="005F21E8">
        <w:t xml:space="preserve"> </w:t>
      </w:r>
    </w:p>
    <w:p w14:paraId="38D573CD" w14:textId="77777777" w:rsidR="00863FB1" w:rsidRDefault="00863FB1" w:rsidP="00863FB1">
      <w:pPr>
        <w:pStyle w:val="BesediloNAPOVED"/>
        <w:rPr>
          <w:b/>
          <w:highlight w:val="yellow"/>
        </w:rPr>
      </w:pPr>
    </w:p>
    <w:p w14:paraId="6FC85B08" w14:textId="1E1CA0C2" w:rsidR="00863FB1" w:rsidRPr="00B51F55" w:rsidRDefault="00863FB1" w:rsidP="00863FB1">
      <w:pPr>
        <w:pStyle w:val="Caption"/>
        <w:rPr>
          <w:noProof w:val="0"/>
        </w:rPr>
      </w:pPr>
      <w:r w:rsidRPr="00A0547A">
        <w:rPr>
          <w:noProof w:val="0"/>
        </w:rPr>
        <w:t xml:space="preserve">Tabela </w:t>
      </w:r>
      <w:r w:rsidRPr="50A15F6D">
        <w:rPr>
          <w:color w:val="2B579A"/>
        </w:rPr>
        <w:fldChar w:fldCharType="begin"/>
      </w:r>
      <w:r w:rsidRPr="00A0547A">
        <w:rPr>
          <w:noProof w:val="0"/>
        </w:rPr>
        <w:instrText xml:space="preserve"> SEQ Tabela \* ARABIC </w:instrText>
      </w:r>
      <w:r w:rsidRPr="50A15F6D">
        <w:rPr>
          <w:color w:val="2B579A"/>
        </w:rPr>
        <w:fldChar w:fldCharType="separate"/>
      </w:r>
      <w:r w:rsidR="00C30FBD">
        <w:t>5</w:t>
      </w:r>
      <w:r w:rsidRPr="50A15F6D">
        <w:rPr>
          <w:color w:val="2B579A"/>
        </w:rPr>
        <w:fldChar w:fldCharType="end"/>
      </w:r>
      <w:r w:rsidRPr="00A0547A">
        <w:rPr>
          <w:noProof w:val="0"/>
        </w:rPr>
        <w:t xml:space="preserve">: Napoved rasti </w:t>
      </w:r>
      <w:r w:rsidR="003A693C">
        <w:rPr>
          <w:noProof w:val="0"/>
        </w:rPr>
        <w:t xml:space="preserve">povprečne </w:t>
      </w:r>
      <w:r w:rsidRPr="00B51F55">
        <w:rPr>
          <w:noProof w:val="0"/>
        </w:rPr>
        <w:t xml:space="preserve">bruto plače </w:t>
      </w:r>
      <w:r w:rsidR="003A693C">
        <w:rPr>
          <w:noProof w:val="0"/>
        </w:rPr>
        <w:t>in povprečne bruto plače</w:t>
      </w:r>
      <w:r w:rsidR="007C1F3D">
        <w:rPr>
          <w:noProof w:val="0"/>
        </w:rPr>
        <w:t>, ki je</w:t>
      </w:r>
      <w:r w:rsidR="003A693C">
        <w:rPr>
          <w:noProof w:val="0"/>
        </w:rPr>
        <w:t xml:space="preserve"> </w:t>
      </w:r>
      <w:r w:rsidR="00305006">
        <w:rPr>
          <w:noProof w:val="0"/>
        </w:rPr>
        <w:t>prilagojen</w:t>
      </w:r>
      <w:r w:rsidR="007C1F3D">
        <w:rPr>
          <w:noProof w:val="0"/>
        </w:rPr>
        <w:t>a</w:t>
      </w:r>
      <w:r w:rsidR="00305006">
        <w:rPr>
          <w:noProof w:val="0"/>
        </w:rPr>
        <w:t xml:space="preserve"> za</w:t>
      </w:r>
      <w:r>
        <w:rPr>
          <w:noProof w:val="0"/>
        </w:rPr>
        <w:t xml:space="preserve"> subvencij</w:t>
      </w:r>
      <w:r w:rsidR="00EE4180">
        <w:rPr>
          <w:noProof w:val="0"/>
        </w:rPr>
        <w:t>e</w:t>
      </w:r>
      <w:r>
        <w:rPr>
          <w:noProof w:val="0"/>
        </w:rPr>
        <w:t xml:space="preserve"> države</w:t>
      </w:r>
      <w:r w:rsidR="2226C282">
        <w:rPr>
          <w:noProof w:val="0"/>
        </w:rPr>
        <w:t xml:space="preserve"> </w:t>
      </w:r>
    </w:p>
    <w:tbl>
      <w:tblPr>
        <w:tblW w:w="5000" w:type="pct"/>
        <w:jc w:val="center"/>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3293"/>
        <w:gridCol w:w="924"/>
        <w:gridCol w:w="923"/>
        <w:gridCol w:w="1313"/>
        <w:gridCol w:w="1313"/>
        <w:gridCol w:w="1304"/>
      </w:tblGrid>
      <w:tr w:rsidR="0028216D" w:rsidRPr="00B51F55" w14:paraId="5E5ED4A0" w14:textId="77777777" w:rsidTr="00A808B8">
        <w:trPr>
          <w:trHeight w:val="520"/>
          <w:jc w:val="center"/>
        </w:trPr>
        <w:tc>
          <w:tcPr>
            <w:tcW w:w="1815" w:type="pct"/>
            <w:vAlign w:val="center"/>
            <w:hideMark/>
          </w:tcPr>
          <w:p w14:paraId="1F164040" w14:textId="0BEC88B8" w:rsidR="0028216D" w:rsidRPr="00B51F55" w:rsidRDefault="0028216D" w:rsidP="00D67E0A">
            <w:pPr>
              <w:pStyle w:val="TabelalevistolpecglavaNAPOVED"/>
            </w:pPr>
            <w:r w:rsidRPr="00B51F55">
              <w:t>Stopnje rasti, v %</w:t>
            </w:r>
          </w:p>
        </w:tc>
        <w:tc>
          <w:tcPr>
            <w:tcW w:w="509" w:type="pct"/>
            <w:vAlign w:val="center"/>
          </w:tcPr>
          <w:p w14:paraId="3345FCA0" w14:textId="3B21C92E" w:rsidR="0028216D" w:rsidRPr="00B51F55" w:rsidRDefault="004C3ABB" w:rsidP="00C32262">
            <w:pPr>
              <w:pStyle w:val="TabelaglavaNAPOVED"/>
              <w:jc w:val="center"/>
              <w:rPr>
                <w:rFonts w:cs="Arial"/>
                <w:color w:val="000000"/>
                <w:szCs w:val="16"/>
              </w:rPr>
            </w:pPr>
            <w:r>
              <w:rPr>
                <w:rFonts w:cs="Arial"/>
                <w:color w:val="000000"/>
                <w:szCs w:val="16"/>
              </w:rPr>
              <w:t>2019</w:t>
            </w:r>
          </w:p>
        </w:tc>
        <w:tc>
          <w:tcPr>
            <w:tcW w:w="509" w:type="pct"/>
            <w:vAlign w:val="center"/>
            <w:hideMark/>
          </w:tcPr>
          <w:p w14:paraId="33AB8EC6" w14:textId="77777777" w:rsidR="0028216D" w:rsidRPr="00B51F55" w:rsidRDefault="0028216D" w:rsidP="00C32262">
            <w:pPr>
              <w:pStyle w:val="TabelaglavaNAPOVED"/>
              <w:jc w:val="center"/>
            </w:pPr>
            <w:r w:rsidRPr="00B51F55">
              <w:rPr>
                <w:rFonts w:cs="Arial"/>
                <w:color w:val="000000"/>
                <w:szCs w:val="16"/>
              </w:rPr>
              <w:t>2020</w:t>
            </w:r>
          </w:p>
        </w:tc>
        <w:tc>
          <w:tcPr>
            <w:tcW w:w="724" w:type="pct"/>
            <w:vAlign w:val="center"/>
          </w:tcPr>
          <w:p w14:paraId="57910C42" w14:textId="77777777" w:rsidR="0028216D" w:rsidRPr="00B51F55" w:rsidRDefault="0028216D" w:rsidP="00C32262">
            <w:pPr>
              <w:pStyle w:val="TabelaglavaNAPOVED"/>
              <w:jc w:val="center"/>
            </w:pPr>
            <w:r>
              <w:t>2021</w:t>
            </w:r>
          </w:p>
        </w:tc>
        <w:tc>
          <w:tcPr>
            <w:tcW w:w="724" w:type="pct"/>
            <w:vAlign w:val="center"/>
          </w:tcPr>
          <w:p w14:paraId="72902102" w14:textId="77777777" w:rsidR="0028216D" w:rsidRPr="00B51F55" w:rsidRDefault="0028216D">
            <w:pPr>
              <w:pStyle w:val="TabelaglavaNAPOVED"/>
              <w:jc w:val="center"/>
            </w:pPr>
            <w:r>
              <w:t>2022</w:t>
            </w:r>
          </w:p>
        </w:tc>
        <w:tc>
          <w:tcPr>
            <w:tcW w:w="719" w:type="pct"/>
            <w:vAlign w:val="center"/>
          </w:tcPr>
          <w:p w14:paraId="1E4F2C2F" w14:textId="77777777" w:rsidR="0028216D" w:rsidRPr="00B51F55" w:rsidRDefault="0028216D" w:rsidP="00C32262">
            <w:pPr>
              <w:pStyle w:val="TabelaglavaNAPOVED"/>
              <w:jc w:val="center"/>
            </w:pPr>
            <w:r w:rsidRPr="00C32262">
              <w:t>2023</w:t>
            </w:r>
          </w:p>
        </w:tc>
      </w:tr>
      <w:tr w:rsidR="007C1F3D" w:rsidRPr="00B51F55" w14:paraId="45AA0194" w14:textId="77777777" w:rsidTr="00A808B8">
        <w:trPr>
          <w:trHeight w:val="255"/>
          <w:jc w:val="center"/>
        </w:trPr>
        <w:tc>
          <w:tcPr>
            <w:tcW w:w="1815" w:type="pct"/>
            <w:vAlign w:val="center"/>
            <w:hideMark/>
          </w:tcPr>
          <w:p w14:paraId="3EB6E695" w14:textId="7D38CCBB" w:rsidR="007C1F3D" w:rsidRPr="00B51F55" w:rsidRDefault="008E3452" w:rsidP="00D67E0A">
            <w:pPr>
              <w:pStyle w:val="TabelalevistolpecNAPOVED"/>
            </w:pPr>
            <w:r>
              <w:t>Bruto</w:t>
            </w:r>
            <w:r w:rsidR="007C1F3D">
              <w:t xml:space="preserve"> plača na zaposlenega</w:t>
            </w:r>
            <w:r>
              <w:t xml:space="preserve"> (statistika plač)</w:t>
            </w:r>
            <w:ins w:id="139" w:author="Nataša Todorović Jemec" w:date="2021-09-13T15:15:00Z">
              <w:r w:rsidR="00E00FBD">
                <w:t>*</w:t>
              </w:r>
            </w:ins>
          </w:p>
        </w:tc>
        <w:tc>
          <w:tcPr>
            <w:tcW w:w="509" w:type="pct"/>
            <w:vAlign w:val="center"/>
          </w:tcPr>
          <w:p w14:paraId="207B0407" w14:textId="22329A3E" w:rsidR="007C1F3D" w:rsidRDefault="008F0C7A" w:rsidP="00C32262">
            <w:pPr>
              <w:pStyle w:val="TabelaNAPOVED"/>
              <w:jc w:val="center"/>
            </w:pPr>
            <w:r>
              <w:t>4,3</w:t>
            </w:r>
          </w:p>
        </w:tc>
        <w:tc>
          <w:tcPr>
            <w:tcW w:w="509" w:type="pct"/>
            <w:vAlign w:val="center"/>
          </w:tcPr>
          <w:p w14:paraId="09B8B3BB" w14:textId="00A1D20A" w:rsidR="007C1F3D" w:rsidRPr="00B51F55" w:rsidRDefault="00035C5D" w:rsidP="00C32262">
            <w:pPr>
              <w:pStyle w:val="TabelaNAPOVED"/>
              <w:jc w:val="center"/>
            </w:pPr>
            <w:r>
              <w:t>5</w:t>
            </w:r>
            <w:r w:rsidR="008E3452">
              <w:t>,8</w:t>
            </w:r>
            <w:ins w:id="140" w:author="Nataša Todorović Jemec" w:date="2021-09-13T15:15:00Z">
              <w:r w:rsidR="00E00FBD">
                <w:t>*</w:t>
              </w:r>
            </w:ins>
          </w:p>
        </w:tc>
        <w:tc>
          <w:tcPr>
            <w:tcW w:w="724" w:type="pct"/>
            <w:shd w:val="clear" w:color="auto" w:fill="E9E9E9" w:themeFill="accent3" w:themeFillTint="33"/>
            <w:vAlign w:val="center"/>
          </w:tcPr>
          <w:p w14:paraId="0DD3B8FF" w14:textId="5B037EAE" w:rsidR="007C1F3D" w:rsidRPr="00962B64" w:rsidRDefault="008E3452" w:rsidP="00C32262">
            <w:pPr>
              <w:pStyle w:val="TabelaNAPOVED"/>
              <w:jc w:val="center"/>
              <w:rPr>
                <w:b/>
                <w:bCs/>
                <w:color w:val="9E001A" w:themeColor="accent1"/>
              </w:rPr>
            </w:pPr>
            <w:r>
              <w:rPr>
                <w:b/>
                <w:color w:val="9E001A" w:themeColor="accent1"/>
              </w:rPr>
              <w:t>5,8</w:t>
            </w:r>
            <w:ins w:id="141" w:author="Nataša Todorović Jemec" w:date="2021-09-13T15:16:00Z">
              <w:r w:rsidR="00E00FBD">
                <w:rPr>
                  <w:b/>
                  <w:color w:val="9E001A" w:themeColor="accent1"/>
                </w:rPr>
                <w:t>*</w:t>
              </w:r>
            </w:ins>
          </w:p>
        </w:tc>
        <w:tc>
          <w:tcPr>
            <w:tcW w:w="724" w:type="pct"/>
            <w:shd w:val="clear" w:color="auto" w:fill="E9E9E9" w:themeFill="accent3" w:themeFillTint="33"/>
            <w:vAlign w:val="center"/>
          </w:tcPr>
          <w:p w14:paraId="0E6CBA9F" w14:textId="301FCA21" w:rsidR="007C1F3D" w:rsidRPr="00962B64" w:rsidRDefault="008E3452" w:rsidP="00C32262">
            <w:pPr>
              <w:pStyle w:val="TabelaNAPOVED"/>
              <w:jc w:val="center"/>
              <w:rPr>
                <w:b/>
                <w:bCs/>
                <w:color w:val="9E001A" w:themeColor="accent1"/>
              </w:rPr>
            </w:pPr>
            <w:r>
              <w:rPr>
                <w:b/>
                <w:color w:val="9E001A" w:themeColor="accent1"/>
              </w:rPr>
              <w:t>1,2</w:t>
            </w:r>
            <w:ins w:id="142" w:author="Nataša Todorović Jemec" w:date="2021-09-13T15:16:00Z">
              <w:r w:rsidR="00E00FBD">
                <w:rPr>
                  <w:b/>
                  <w:color w:val="9E001A" w:themeColor="accent1"/>
                </w:rPr>
                <w:t>*</w:t>
              </w:r>
            </w:ins>
          </w:p>
        </w:tc>
        <w:tc>
          <w:tcPr>
            <w:tcW w:w="719" w:type="pct"/>
            <w:shd w:val="clear" w:color="auto" w:fill="E9E9E9" w:themeFill="accent3" w:themeFillTint="33"/>
            <w:vAlign w:val="center"/>
          </w:tcPr>
          <w:p w14:paraId="7C403123" w14:textId="40D50AC0" w:rsidR="007C1F3D" w:rsidRPr="00962B64" w:rsidRDefault="007C1F3D" w:rsidP="00C32262">
            <w:pPr>
              <w:pStyle w:val="TabelaNAPOVED"/>
              <w:jc w:val="center"/>
              <w:rPr>
                <w:b/>
                <w:bCs/>
                <w:color w:val="9E001A" w:themeColor="accent1"/>
              </w:rPr>
            </w:pPr>
            <w:r w:rsidRPr="00962B64">
              <w:rPr>
                <w:b/>
                <w:color w:val="9E001A" w:themeColor="accent1"/>
              </w:rPr>
              <w:t>2,9</w:t>
            </w:r>
          </w:p>
        </w:tc>
      </w:tr>
      <w:tr w:rsidR="007C1F3D" w:rsidRPr="00B51F55" w14:paraId="60FF03B0" w14:textId="77777777" w:rsidTr="00A808B8">
        <w:trPr>
          <w:trHeight w:val="255"/>
          <w:jc w:val="center"/>
        </w:trPr>
        <w:tc>
          <w:tcPr>
            <w:tcW w:w="1815" w:type="pct"/>
            <w:vAlign w:val="center"/>
          </w:tcPr>
          <w:p w14:paraId="6EC3CB62" w14:textId="07130B36" w:rsidR="007C1F3D" w:rsidRPr="00B51F55" w:rsidRDefault="007C1715" w:rsidP="00D67E0A">
            <w:pPr>
              <w:pStyle w:val="TabelalevistolpecNAPOVED"/>
            </w:pPr>
            <w:r>
              <w:t>Prilagojena bruto</w:t>
            </w:r>
            <w:r w:rsidR="007C1F3D">
              <w:t xml:space="preserve"> plača</w:t>
            </w:r>
            <w:r>
              <w:t>*</w:t>
            </w:r>
            <w:ins w:id="143" w:author="Nataša Todorović Jemec" w:date="2021-09-13T15:15:00Z">
              <w:r w:rsidR="00E00FBD">
                <w:t>*</w:t>
              </w:r>
            </w:ins>
          </w:p>
        </w:tc>
        <w:tc>
          <w:tcPr>
            <w:tcW w:w="509" w:type="pct"/>
            <w:vAlign w:val="center"/>
          </w:tcPr>
          <w:p w14:paraId="51F88276" w14:textId="7BF4C6EF" w:rsidR="007C1F3D" w:rsidRDefault="008F0C7A" w:rsidP="00C32262">
            <w:pPr>
              <w:pStyle w:val="TabelaNAPOVED"/>
              <w:jc w:val="center"/>
            </w:pPr>
            <w:r>
              <w:t>4,3</w:t>
            </w:r>
          </w:p>
        </w:tc>
        <w:tc>
          <w:tcPr>
            <w:tcW w:w="509" w:type="pct"/>
            <w:vAlign w:val="center"/>
          </w:tcPr>
          <w:p w14:paraId="685E5926" w14:textId="4E9A2F07" w:rsidR="007C1F3D" w:rsidRDefault="007C1715" w:rsidP="00C32262">
            <w:pPr>
              <w:pStyle w:val="TabelaNAPOVED"/>
              <w:jc w:val="center"/>
            </w:pPr>
            <w:r>
              <w:t>7,</w:t>
            </w:r>
            <w:r w:rsidR="007C1F3D">
              <w:t>5</w:t>
            </w:r>
            <w:r>
              <w:t>*</w:t>
            </w:r>
            <w:ins w:id="144" w:author="Nataša Todorović Jemec" w:date="2021-09-13T15:16:00Z">
              <w:r w:rsidR="00E00FBD">
                <w:t>*</w:t>
              </w:r>
            </w:ins>
          </w:p>
        </w:tc>
        <w:tc>
          <w:tcPr>
            <w:tcW w:w="724" w:type="pct"/>
            <w:shd w:val="clear" w:color="auto" w:fill="E9E9E9" w:themeFill="accent3" w:themeFillTint="33"/>
            <w:vAlign w:val="center"/>
          </w:tcPr>
          <w:p w14:paraId="068F02F7" w14:textId="0C0AED9F" w:rsidR="007C1F3D" w:rsidRDefault="007C1715" w:rsidP="00C32262">
            <w:pPr>
              <w:pStyle w:val="TabelaNAPOVED"/>
              <w:jc w:val="center"/>
              <w:rPr>
                <w:b/>
                <w:color w:val="9E001A" w:themeColor="accent1"/>
              </w:rPr>
            </w:pPr>
            <w:r>
              <w:rPr>
                <w:b/>
                <w:color w:val="9E001A" w:themeColor="accent1"/>
              </w:rPr>
              <w:t>4,9*</w:t>
            </w:r>
            <w:ins w:id="145" w:author="Nataša Todorović Jemec" w:date="2021-09-13T15:16:00Z">
              <w:r w:rsidR="00E00FBD">
                <w:rPr>
                  <w:b/>
                  <w:color w:val="9E001A" w:themeColor="accent1"/>
                </w:rPr>
                <w:t>*</w:t>
              </w:r>
            </w:ins>
          </w:p>
        </w:tc>
        <w:tc>
          <w:tcPr>
            <w:tcW w:w="724" w:type="pct"/>
            <w:shd w:val="clear" w:color="auto" w:fill="E9E9E9" w:themeFill="accent3" w:themeFillTint="33"/>
            <w:vAlign w:val="center"/>
          </w:tcPr>
          <w:p w14:paraId="37717062" w14:textId="1A4AAA95" w:rsidR="007C1F3D" w:rsidRDefault="007C1715" w:rsidP="00C32262">
            <w:pPr>
              <w:pStyle w:val="TabelaNAPOVED"/>
              <w:jc w:val="center"/>
              <w:rPr>
                <w:b/>
                <w:color w:val="9E001A" w:themeColor="accent1"/>
              </w:rPr>
            </w:pPr>
            <w:r>
              <w:rPr>
                <w:b/>
                <w:color w:val="9E001A" w:themeColor="accent1"/>
              </w:rPr>
              <w:t>0,6*</w:t>
            </w:r>
            <w:ins w:id="146" w:author="Nataša Todorović Jemec" w:date="2021-09-13T15:16:00Z">
              <w:r w:rsidR="00E00FBD">
                <w:rPr>
                  <w:b/>
                  <w:color w:val="9E001A" w:themeColor="accent1"/>
                </w:rPr>
                <w:t>*</w:t>
              </w:r>
            </w:ins>
          </w:p>
        </w:tc>
        <w:tc>
          <w:tcPr>
            <w:tcW w:w="719" w:type="pct"/>
            <w:shd w:val="clear" w:color="auto" w:fill="E9E9E9" w:themeFill="accent3" w:themeFillTint="33"/>
            <w:vAlign w:val="center"/>
          </w:tcPr>
          <w:p w14:paraId="15F1315A" w14:textId="1A570571" w:rsidR="007C1F3D" w:rsidRPr="00962B64" w:rsidRDefault="007C1F3D" w:rsidP="00C32262">
            <w:pPr>
              <w:pStyle w:val="TabelaNAPOVED"/>
              <w:jc w:val="center"/>
              <w:rPr>
                <w:b/>
                <w:color w:val="9E001A" w:themeColor="accent1"/>
              </w:rPr>
            </w:pPr>
            <w:r>
              <w:rPr>
                <w:b/>
                <w:color w:val="9E001A" w:themeColor="accent1"/>
              </w:rPr>
              <w:t>2,9</w:t>
            </w:r>
          </w:p>
        </w:tc>
      </w:tr>
    </w:tbl>
    <w:p w14:paraId="260B59F7" w14:textId="27FAA8C9" w:rsidR="00863FB1" w:rsidRPr="00A0547A" w:rsidRDefault="00863FB1" w:rsidP="00863FB1">
      <w:pPr>
        <w:pStyle w:val="VirNAPOVED"/>
      </w:pPr>
      <w:r w:rsidRPr="00A0547A">
        <w:t>Vir: SURS</w:t>
      </w:r>
      <w:ins w:id="147" w:author="Nataša Todorović Jemec" w:date="2021-09-14T11:54:00Z">
        <w:r w:rsidR="00915CA6">
          <w:t xml:space="preserve"> </w:t>
        </w:r>
      </w:ins>
      <w:r w:rsidR="00915CA6">
        <w:fldChar w:fldCharType="begin"/>
      </w:r>
      <w:r w:rsidR="00EF5A85">
        <w:instrText xml:space="preserve"> ADDIN ZOTERO_ITEM CSL_CITATION {"citationID":"0MiSkRED","properties":{"formattedCitation":"(2021b)","plainCitation":"(2021b)","noteIndex":0},"citationItems":[{"id":347,"uris":["http://zotero.org/groups/4141114/items/3BELW5EG"],"uri":["http://zotero.org/groups/4141114/items/3BELW5EG"],"itemData":{"id":347,"type":"report","event-place":"Ljubljana","genre":"Podatkovni portal","publisher":"Statistični urad RS","publisher-place":"Ljubljana","title":"SI-STAT","URL":"https://pxweb.stat.si/SiStat/sl","author":[{"family":"SURS","given":""}],"accessed":{"date-parts":[["2021",1,2]]},"issued":{"date-parts":[["2021"]]}},"suppress-author":true}],"schema":"https://github.com/citation-style-language/schema/raw/master/csl-citation.json"} </w:instrText>
      </w:r>
      <w:r w:rsidR="00915CA6">
        <w:fldChar w:fldCharType="separate"/>
      </w:r>
      <w:r w:rsidR="00D20DBC" w:rsidRPr="00D20DBC">
        <w:rPr>
          <w:rFonts w:cs="Arial"/>
        </w:rPr>
        <w:t>(2021b)</w:t>
      </w:r>
      <w:r w:rsidR="00915CA6">
        <w:fldChar w:fldCharType="end"/>
      </w:r>
      <w:r w:rsidRPr="00A0547A">
        <w:t xml:space="preserve">, </w:t>
      </w:r>
      <w:r w:rsidR="00D1120A">
        <w:t>2020</w:t>
      </w:r>
      <w:r w:rsidRPr="00A0547A">
        <w:t xml:space="preserve">−2023 </w:t>
      </w:r>
      <w:r w:rsidR="00D1120A">
        <w:t xml:space="preserve">ocena in </w:t>
      </w:r>
      <w:r w:rsidRPr="00A0547A">
        <w:t>napoved UMAR.</w:t>
      </w:r>
    </w:p>
    <w:p w14:paraId="1C873259" w14:textId="01BAF35F" w:rsidR="00863FB1" w:rsidRPr="00095135" w:rsidRDefault="00863FB1" w:rsidP="00863FB1">
      <w:pPr>
        <w:pStyle w:val="VirNAPOVED"/>
        <w:rPr>
          <w:highlight w:val="yellow"/>
        </w:rPr>
      </w:pPr>
      <w:r w:rsidRPr="00A0547A">
        <w:t>Opomba: *</w:t>
      </w:r>
      <w:del w:id="148" w:author="Nataša Todorović Jemec" w:date="2021-09-13T15:17:00Z">
        <w:r w:rsidDel="00572B51">
          <w:delText xml:space="preserve"> </w:delText>
        </w:r>
      </w:del>
      <w:ins w:id="149" w:author="Nataša Todorović Jemec" w:date="2021-09-13T15:18:00Z">
        <w:r w:rsidR="00572B51" w:rsidRPr="00572B51">
          <w:t>Na rast statistično izkazane povprečne bruto plače (pri pravnih osebah) v obdobju 2020-2022 močno vplivajo interventni ukrepi v povezavi z metodološko specifiko izračuna povprečnih plač, saj v takšno plačo niso zajeta izplačila plače ali osebe, ki so plačo prejele, ki jo je sofinancirala država. V plačo je vključen zgolj del izplačil, ki ga je v svoje breme plačal delodajalec. Ker so bila izplačila države v okviru čakanja na delo in skrajšanega delovne časa znatna, navedena rast plač v obdobju kot kazalnik gibanja dohodkov zaposlenih ni ustrezna in ni neposredno primerljiva z rastjo plač iz preteklih let, niti z rastjo dohodkov po drugih virih.</w:t>
        </w:r>
      </w:ins>
      <w:ins w:id="150" w:author="Nataša Todorović Jemec" w:date="2021-09-13T15:17:00Z">
        <w:r w:rsidR="00572B51">
          <w:t xml:space="preserve"> **</w:t>
        </w:r>
      </w:ins>
      <w:ins w:id="151" w:author="Nataša Todorović Jemec" w:date="2021-09-13T15:19:00Z">
        <w:r w:rsidR="00572B51" w:rsidRPr="00572B51">
          <w:t>Prilagojena bruto plača je ocena, ki je glede na objavljeno bruto plačo po statistiki plač (pri pravnih osebah) povečana za izplačila, ki so bila izplačana v breme države, in posamezne krizne dodatke. Prilagojeno je tudi število prejemnikov plač.</w:t>
        </w:r>
      </w:ins>
      <w:del w:id="152" w:author="Nataša Todorović Jemec" w:date="2021-09-13T15:17:00Z">
        <w:r w:rsidDel="00572B51">
          <w:delText xml:space="preserve">Navedena bruto plača je ocena, ki je glede na objavljeno bruto plačo </w:delText>
        </w:r>
        <w:r w:rsidR="00F77A93" w:rsidDel="00572B51">
          <w:delText>(</w:delText>
        </w:r>
        <w:r w:rsidDel="00572B51">
          <w:delText>pri pravnih osebah</w:delText>
        </w:r>
        <w:r w:rsidR="00F77A93" w:rsidDel="00572B51">
          <w:delText>)</w:delText>
        </w:r>
        <w:r w:rsidDel="00572B51">
          <w:delText xml:space="preserve"> povečana za izplačila, ki so bila izplačana v breme države</w:delText>
        </w:r>
        <w:r w:rsidR="00830C39" w:rsidDel="00572B51">
          <w:delText>, in posamezn</w:delText>
        </w:r>
        <w:r w:rsidR="004820BD" w:rsidDel="00572B51">
          <w:delText>e</w:delText>
        </w:r>
        <w:r w:rsidR="00996B06" w:rsidDel="00572B51">
          <w:delText xml:space="preserve"> krizn</w:delText>
        </w:r>
        <w:r w:rsidR="004820BD" w:rsidDel="00572B51">
          <w:delText>e</w:delText>
        </w:r>
        <w:r w:rsidR="00830C39" w:rsidDel="00572B51">
          <w:delText xml:space="preserve"> dodatk</w:delText>
        </w:r>
        <w:r w:rsidR="004820BD" w:rsidDel="00572B51">
          <w:delText>e</w:delText>
        </w:r>
        <w:r w:rsidDel="00572B51">
          <w:delText>.</w:delText>
        </w:r>
        <w:r w:rsidR="005A3307" w:rsidDel="00572B51">
          <w:delText xml:space="preserve"> Prilagojeno je tudi število prejemnikov plač</w:delText>
        </w:r>
        <w:r w:rsidR="00663C93" w:rsidDel="00572B51">
          <w:delText>.</w:delText>
        </w:r>
      </w:del>
    </w:p>
    <w:p w14:paraId="62BAF1A7" w14:textId="77777777" w:rsidR="00591356" w:rsidRDefault="00591356" w:rsidP="00591356">
      <w:pPr>
        <w:pStyle w:val="BesediloNAPOVED"/>
        <w:rPr>
          <w:bCs/>
          <w:highlight w:val="yellow"/>
        </w:rPr>
      </w:pPr>
    </w:p>
    <w:tbl>
      <w:tblPr>
        <w:tblStyle w:val="TableGrid"/>
        <w:tblW w:w="9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70" w:type="dxa"/>
          <w:right w:w="70" w:type="dxa"/>
        </w:tblCellMar>
        <w:tblLook w:val="04A0" w:firstRow="1" w:lastRow="0" w:firstColumn="1" w:lastColumn="0" w:noHBand="0" w:noVBand="1"/>
      </w:tblPr>
      <w:tblGrid>
        <w:gridCol w:w="4530"/>
        <w:gridCol w:w="4530"/>
      </w:tblGrid>
      <w:tr w:rsidR="00591356" w:rsidRPr="008976F0" w14:paraId="7DA1FD08" w14:textId="77777777" w:rsidTr="001115F7">
        <w:tc>
          <w:tcPr>
            <w:tcW w:w="4530" w:type="dxa"/>
          </w:tcPr>
          <w:p w14:paraId="28057788" w14:textId="04F32E70" w:rsidR="00591356" w:rsidRDefault="00591356" w:rsidP="004115F7">
            <w:pPr>
              <w:pStyle w:val="Caption"/>
            </w:pPr>
            <w:r w:rsidRPr="00C77B9A">
              <w:lastRenderedPageBreak/>
              <w:t xml:space="preserve">Slika </w:t>
            </w:r>
            <w:r w:rsidRPr="00313E27">
              <w:fldChar w:fldCharType="begin"/>
            </w:r>
            <w:r w:rsidRPr="00C77B9A">
              <w:instrText xml:space="preserve"> SEQ Slika \* ARABIC </w:instrText>
            </w:r>
            <w:r w:rsidRPr="00313E27">
              <w:fldChar w:fldCharType="separate"/>
            </w:r>
            <w:r w:rsidR="00C30FBD">
              <w:t>40</w:t>
            </w:r>
            <w:r w:rsidRPr="00313E27">
              <w:fldChar w:fldCharType="end"/>
            </w:r>
            <w:r w:rsidRPr="00767446">
              <w:t xml:space="preserve">: </w:t>
            </w:r>
            <w:r w:rsidRPr="00C176B1">
              <w:t>Število oseb, ki so bile vključene v interventne ukrepe, se je v zadnjih mesecih postopoma zmanjševalo</w:t>
            </w:r>
          </w:p>
          <w:p w14:paraId="23215FC9" w14:textId="77777777" w:rsidR="00591356" w:rsidRPr="00565558" w:rsidRDefault="00591356" w:rsidP="004115F7">
            <w:pPr>
              <w:pStyle w:val="Caption"/>
            </w:pPr>
          </w:p>
          <w:p w14:paraId="526462AF" w14:textId="77777777" w:rsidR="00591356" w:rsidRDefault="00591356" w:rsidP="004115F7">
            <w:pPr>
              <w:pStyle w:val="Caption"/>
            </w:pPr>
            <w:r>
              <w:t xml:space="preserve"> </w:t>
            </w:r>
            <w:r w:rsidRPr="00313E27">
              <w:rPr>
                <w:lang w:eastAsia="sl-SI"/>
              </w:rPr>
              <w:drawing>
                <wp:inline distT="0" distB="0" distL="0" distR="0" wp14:anchorId="244345C8" wp14:editId="43D8C66C">
                  <wp:extent cx="2745648" cy="2242800"/>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45648" cy="2242800"/>
                          </a:xfrm>
                          <a:prstGeom prst="rect">
                            <a:avLst/>
                          </a:prstGeom>
                          <a:noFill/>
                        </pic:spPr>
                      </pic:pic>
                    </a:graphicData>
                  </a:graphic>
                </wp:inline>
              </w:drawing>
            </w:r>
          </w:p>
          <w:p w14:paraId="702AA40B" w14:textId="77777777" w:rsidR="00591356" w:rsidRPr="00F1665A" w:rsidRDefault="00591356" w:rsidP="004115F7">
            <w:pPr>
              <w:pStyle w:val="Caption"/>
            </w:pPr>
          </w:p>
        </w:tc>
        <w:tc>
          <w:tcPr>
            <w:tcW w:w="4530" w:type="dxa"/>
          </w:tcPr>
          <w:p w14:paraId="2EE43D59" w14:textId="11FC47DF" w:rsidR="00591356" w:rsidRDefault="00591356" w:rsidP="004115F7">
            <w:pPr>
              <w:pStyle w:val="Caption"/>
              <w:rPr>
                <w:noProof w:val="0"/>
              </w:rPr>
            </w:pPr>
            <w:bookmarkStart w:id="153" w:name="_Ref81295577"/>
            <w:r w:rsidRPr="00C77B9A">
              <w:t xml:space="preserve">Slika </w:t>
            </w:r>
            <w:r w:rsidRPr="00313E27">
              <w:fldChar w:fldCharType="begin"/>
            </w:r>
            <w:r w:rsidRPr="00C77B9A">
              <w:instrText xml:space="preserve"> SEQ Slika \* ARABIC </w:instrText>
            </w:r>
            <w:r w:rsidRPr="00313E27">
              <w:fldChar w:fldCharType="separate"/>
            </w:r>
            <w:r w:rsidR="00C30FBD">
              <w:t>41</w:t>
            </w:r>
            <w:r w:rsidRPr="00313E27">
              <w:fldChar w:fldCharType="end"/>
            </w:r>
            <w:bookmarkEnd w:id="153"/>
            <w:r w:rsidRPr="008B44CE">
              <w:rPr>
                <w:noProof w:val="0"/>
              </w:rPr>
              <w:t xml:space="preserve">: </w:t>
            </w:r>
            <w:r>
              <w:rPr>
                <w:noProof w:val="0"/>
              </w:rPr>
              <w:t xml:space="preserve">Prihodki </w:t>
            </w:r>
            <w:r w:rsidR="00E74BA8">
              <w:rPr>
                <w:noProof w:val="0"/>
              </w:rPr>
              <w:t>iz prispevkov za socialno varnost</w:t>
            </w:r>
            <w:r>
              <w:rPr>
                <w:noProof w:val="0"/>
              </w:rPr>
              <w:t xml:space="preserve"> in </w:t>
            </w:r>
            <w:r w:rsidR="00E74BA8">
              <w:rPr>
                <w:noProof w:val="0"/>
              </w:rPr>
              <w:t>ocena prispevne osnove</w:t>
            </w:r>
          </w:p>
          <w:p w14:paraId="051242D9" w14:textId="77777777" w:rsidR="00591356" w:rsidRDefault="00591356" w:rsidP="004115F7">
            <w:pPr>
              <w:pStyle w:val="Caption"/>
            </w:pPr>
          </w:p>
          <w:p w14:paraId="7AB9638A" w14:textId="77777777" w:rsidR="00C4076A" w:rsidRPr="00C677D7" w:rsidRDefault="00C4076A" w:rsidP="004115F7">
            <w:pPr>
              <w:pStyle w:val="Caption"/>
            </w:pPr>
          </w:p>
          <w:p w14:paraId="289B2532" w14:textId="2BE5F49E" w:rsidR="00591356" w:rsidRDefault="00E74BA8" w:rsidP="004115F7">
            <w:pPr>
              <w:pStyle w:val="Caption"/>
            </w:pPr>
            <w:r>
              <w:rPr>
                <w:lang w:eastAsia="sl-SI"/>
              </w:rPr>
              <w:drawing>
                <wp:inline distT="0" distB="0" distL="0" distR="0" wp14:anchorId="26BD25E3" wp14:editId="3E6F8174">
                  <wp:extent cx="2745648" cy="2242800"/>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45648" cy="2242800"/>
                          </a:xfrm>
                          <a:prstGeom prst="rect">
                            <a:avLst/>
                          </a:prstGeom>
                          <a:noFill/>
                        </pic:spPr>
                      </pic:pic>
                    </a:graphicData>
                  </a:graphic>
                </wp:inline>
              </w:drawing>
            </w:r>
          </w:p>
          <w:p w14:paraId="62EEC900" w14:textId="77777777" w:rsidR="00591356" w:rsidRPr="008976F0" w:rsidRDefault="00591356" w:rsidP="004115F7">
            <w:pPr>
              <w:pStyle w:val="Caption"/>
            </w:pPr>
          </w:p>
        </w:tc>
      </w:tr>
    </w:tbl>
    <w:p w14:paraId="4A751BA9" w14:textId="77777777" w:rsidR="00591356" w:rsidRDefault="00591356" w:rsidP="00591356">
      <w:pPr>
        <w:pStyle w:val="Heading2"/>
      </w:pPr>
      <w:bookmarkStart w:id="154" w:name="_Toc50972045"/>
      <w:bookmarkStart w:id="155" w:name="_Toc82438217"/>
      <w:bookmarkStart w:id="156" w:name="_Hlk42787984"/>
      <w:r>
        <w:t>I</w:t>
      </w:r>
      <w:r w:rsidRPr="00790AE5">
        <w:t>nflacija</w:t>
      </w:r>
      <w:bookmarkEnd w:id="154"/>
      <w:bookmarkEnd w:id="155"/>
    </w:p>
    <w:bookmarkEnd w:id="156"/>
    <w:p w14:paraId="09B2F0B3" w14:textId="55115090" w:rsidR="00591356" w:rsidRDefault="00591356" w:rsidP="00591356">
      <w:pPr>
        <w:pStyle w:val="BesediloNAPOVED"/>
      </w:pPr>
      <w:r w:rsidRPr="00790AE5">
        <w:rPr>
          <w:b/>
        </w:rPr>
        <w:t xml:space="preserve">Cene življenjskih potrebščin </w:t>
      </w:r>
      <w:r w:rsidR="7FFFF576" w:rsidRPr="1023C338">
        <w:rPr>
          <w:b/>
          <w:bCs/>
        </w:rPr>
        <w:t xml:space="preserve">se </w:t>
      </w:r>
      <w:r w:rsidRPr="00790AE5">
        <w:rPr>
          <w:b/>
        </w:rPr>
        <w:t xml:space="preserve">bodo, po lanskem znižanju, letos in v naslednjih dveh letih ob predpostavki </w:t>
      </w:r>
      <w:r>
        <w:rPr>
          <w:b/>
        </w:rPr>
        <w:t xml:space="preserve">zmernega </w:t>
      </w:r>
      <w:r w:rsidRPr="00790AE5">
        <w:rPr>
          <w:b/>
        </w:rPr>
        <w:t>gospodarskega okrevanja</w:t>
      </w:r>
      <w:r w:rsidR="005F21E8">
        <w:rPr>
          <w:b/>
        </w:rPr>
        <w:t xml:space="preserve"> postopno </w:t>
      </w:r>
      <w:r w:rsidR="6FB6B3D4" w:rsidRPr="1955B575">
        <w:rPr>
          <w:b/>
          <w:bCs/>
        </w:rPr>
        <w:t>povečale</w:t>
      </w:r>
      <w:r w:rsidR="005F21E8">
        <w:rPr>
          <w:b/>
        </w:rPr>
        <w:t xml:space="preserve"> proti dvema odstotkoma</w:t>
      </w:r>
      <w:r w:rsidR="75A90D4B" w:rsidRPr="613D8374">
        <w:rPr>
          <w:b/>
          <w:bCs/>
        </w:rPr>
        <w:t>.</w:t>
      </w:r>
      <w:r w:rsidR="5DB99F92" w:rsidRPr="613D8374">
        <w:rPr>
          <w:b/>
          <w:bCs/>
        </w:rPr>
        <w:t xml:space="preserve"> </w:t>
      </w:r>
      <w:r w:rsidRPr="00231792">
        <w:rPr>
          <w:bCs/>
        </w:rPr>
        <w:t xml:space="preserve">V </w:t>
      </w:r>
      <w:r>
        <w:rPr>
          <w:bCs/>
        </w:rPr>
        <w:t xml:space="preserve">prvih </w:t>
      </w:r>
      <w:r w:rsidR="007C1013">
        <w:rPr>
          <w:bCs/>
        </w:rPr>
        <w:t>osmih</w:t>
      </w:r>
      <w:r>
        <w:rPr>
          <w:bCs/>
        </w:rPr>
        <w:t xml:space="preserve"> mesecih letošnjega leta se je medletna rast cen</w:t>
      </w:r>
      <w:r w:rsidRPr="00231792">
        <w:rPr>
          <w:bCs/>
        </w:rPr>
        <w:t xml:space="preserve"> </w:t>
      </w:r>
      <w:r>
        <w:rPr>
          <w:bCs/>
        </w:rPr>
        <w:t>okrepila</w:t>
      </w:r>
      <w:r w:rsidRPr="00231792">
        <w:rPr>
          <w:bCs/>
        </w:rPr>
        <w:t xml:space="preserve"> </w:t>
      </w:r>
      <w:r w:rsidRPr="008B6BF2">
        <w:rPr>
          <w:bCs/>
        </w:rPr>
        <w:t xml:space="preserve">(na </w:t>
      </w:r>
      <w:r w:rsidR="007C1013">
        <w:rPr>
          <w:bCs/>
        </w:rPr>
        <w:t>1</w:t>
      </w:r>
      <w:r w:rsidRPr="00292E77">
        <w:t> </w:t>
      </w:r>
      <w:r w:rsidR="3794C1ED" w:rsidRPr="002A615A">
        <w:rPr>
          <w:bCs/>
        </w:rPr>
        <w:t>%</w:t>
      </w:r>
      <w:r w:rsidRPr="002A615A">
        <w:rPr>
          <w:rStyle w:val="FootnoteReference"/>
          <w:bCs/>
        </w:rPr>
        <w:footnoteReference w:id="52"/>
      </w:r>
      <w:r>
        <w:rPr>
          <w:bCs/>
        </w:rPr>
        <w:t xml:space="preserve">). </w:t>
      </w:r>
      <w:r w:rsidRPr="008B6BF2">
        <w:rPr>
          <w:bCs/>
        </w:rPr>
        <w:t>K rasti so ob koncu prvega četrtletja v največji meri prispevale višje cene energentov</w:t>
      </w:r>
      <w:r w:rsidR="4F0950CE">
        <w:t>,</w:t>
      </w:r>
      <w:r w:rsidR="009C43F6">
        <w:rPr>
          <w:bCs/>
        </w:rPr>
        <w:t xml:space="preserve"> </w:t>
      </w:r>
      <w:r w:rsidR="00DF4F95">
        <w:rPr>
          <w:bCs/>
        </w:rPr>
        <w:t>tako zaradi nizke osnove</w:t>
      </w:r>
      <w:r w:rsidR="009C43F6">
        <w:rPr>
          <w:bCs/>
        </w:rPr>
        <w:t xml:space="preserve"> ob začetku epidemije</w:t>
      </w:r>
      <w:r w:rsidR="00B62330">
        <w:rPr>
          <w:bCs/>
        </w:rPr>
        <w:t>,</w:t>
      </w:r>
      <w:r>
        <w:rPr>
          <w:rStyle w:val="FootnoteReference"/>
          <w:bCs/>
        </w:rPr>
        <w:footnoteReference w:id="53"/>
      </w:r>
      <w:r>
        <w:rPr>
          <w:bCs/>
        </w:rPr>
        <w:t xml:space="preserve"> </w:t>
      </w:r>
      <w:r w:rsidR="00EB656E">
        <w:rPr>
          <w:bCs/>
        </w:rPr>
        <w:t xml:space="preserve">kot </w:t>
      </w:r>
      <w:r w:rsidR="00B62330">
        <w:rPr>
          <w:bCs/>
        </w:rPr>
        <w:t xml:space="preserve">tudi </w:t>
      </w:r>
      <w:r w:rsidR="009F14B5">
        <w:rPr>
          <w:bCs/>
        </w:rPr>
        <w:t>letošnje rasti</w:t>
      </w:r>
      <w:r>
        <w:rPr>
          <w:bCs/>
        </w:rPr>
        <w:t xml:space="preserve"> cen nafte.</w:t>
      </w:r>
      <w:r w:rsidRPr="008B6BF2">
        <w:rPr>
          <w:bCs/>
        </w:rPr>
        <w:t xml:space="preserve"> </w:t>
      </w:r>
      <w:r>
        <w:rPr>
          <w:bCs/>
        </w:rPr>
        <w:t>P</w:t>
      </w:r>
      <w:r w:rsidRPr="008B6BF2">
        <w:rPr>
          <w:bCs/>
        </w:rPr>
        <w:t xml:space="preserve">ostopoma so se pričele krepiti tudi cene </w:t>
      </w:r>
      <w:proofErr w:type="spellStart"/>
      <w:r w:rsidRPr="008B6BF2">
        <w:rPr>
          <w:bCs/>
        </w:rPr>
        <w:t>neenergetskega</w:t>
      </w:r>
      <w:proofErr w:type="spellEnd"/>
      <w:r w:rsidRPr="008B6BF2">
        <w:rPr>
          <w:bCs/>
        </w:rPr>
        <w:t xml:space="preserve"> industrijskega blaga, kar je po naši oceni posledica </w:t>
      </w:r>
      <w:r w:rsidR="00DB28CE">
        <w:rPr>
          <w:bCs/>
        </w:rPr>
        <w:t>naslednjih</w:t>
      </w:r>
      <w:r w:rsidRPr="008B6BF2">
        <w:rPr>
          <w:bCs/>
        </w:rPr>
        <w:t xml:space="preserve"> dejavnikov</w:t>
      </w:r>
      <w:r w:rsidR="00DB28CE">
        <w:rPr>
          <w:bCs/>
        </w:rPr>
        <w:t>:</w:t>
      </w:r>
      <w:r w:rsidRPr="008B6BF2">
        <w:rPr>
          <w:bCs/>
        </w:rPr>
        <w:t xml:space="preserve"> (i) visok</w:t>
      </w:r>
      <w:r w:rsidR="00E41BDA">
        <w:rPr>
          <w:bCs/>
        </w:rPr>
        <w:t>ih</w:t>
      </w:r>
      <w:r w:rsidRPr="008B6BF2">
        <w:rPr>
          <w:bCs/>
        </w:rPr>
        <w:t xml:space="preserve"> cen surovin, (ii) ozk</w:t>
      </w:r>
      <w:r w:rsidR="00E41BDA">
        <w:rPr>
          <w:bCs/>
        </w:rPr>
        <w:t>ih</w:t>
      </w:r>
      <w:r w:rsidRPr="008B6BF2">
        <w:rPr>
          <w:bCs/>
        </w:rPr>
        <w:t xml:space="preserve"> grl v proizvodnji, (iii) večje</w:t>
      </w:r>
      <w:r w:rsidR="00E41BDA">
        <w:rPr>
          <w:bCs/>
        </w:rPr>
        <w:t>ga</w:t>
      </w:r>
      <w:r w:rsidRPr="008B6BF2">
        <w:rPr>
          <w:bCs/>
        </w:rPr>
        <w:t xml:space="preserve"> povpraševanj</w:t>
      </w:r>
      <w:r w:rsidR="00E41BDA">
        <w:rPr>
          <w:bCs/>
        </w:rPr>
        <w:t>a</w:t>
      </w:r>
      <w:r w:rsidRPr="008B6BF2">
        <w:rPr>
          <w:bCs/>
        </w:rPr>
        <w:t xml:space="preserve"> ob postopnem rahljanju omejitvenih ukrepov, (iv) višji</w:t>
      </w:r>
      <w:r w:rsidR="00E41BDA">
        <w:rPr>
          <w:bCs/>
        </w:rPr>
        <w:t>h</w:t>
      </w:r>
      <w:r w:rsidRPr="008B6BF2">
        <w:rPr>
          <w:bCs/>
        </w:rPr>
        <w:t xml:space="preserve"> strošk</w:t>
      </w:r>
      <w:r w:rsidR="00E41BDA">
        <w:rPr>
          <w:bCs/>
        </w:rPr>
        <w:t>ov</w:t>
      </w:r>
      <w:r w:rsidRPr="3F818670">
        <w:rPr>
          <w:rStyle w:val="FootnoteReference"/>
        </w:rPr>
        <w:footnoteReference w:id="54"/>
      </w:r>
      <w:r w:rsidRPr="008B6BF2">
        <w:rPr>
          <w:bCs/>
        </w:rPr>
        <w:t xml:space="preserve"> in </w:t>
      </w:r>
      <w:r>
        <w:rPr>
          <w:bCs/>
        </w:rPr>
        <w:t xml:space="preserve">(v) </w:t>
      </w:r>
      <w:r w:rsidRPr="008B6BF2">
        <w:rPr>
          <w:bCs/>
        </w:rPr>
        <w:t>drugačn</w:t>
      </w:r>
      <w:r w:rsidR="00E41BDA">
        <w:rPr>
          <w:bCs/>
        </w:rPr>
        <w:t>ih</w:t>
      </w:r>
      <w:r w:rsidRPr="008B6BF2">
        <w:rPr>
          <w:bCs/>
        </w:rPr>
        <w:t xml:space="preserve"> sezonsk</w:t>
      </w:r>
      <w:r w:rsidR="00E41BDA">
        <w:rPr>
          <w:bCs/>
        </w:rPr>
        <w:t>ih</w:t>
      </w:r>
      <w:r w:rsidRPr="008B6BF2">
        <w:rPr>
          <w:bCs/>
        </w:rPr>
        <w:t xml:space="preserve"> gibanj cen v določenih skupinah</w:t>
      </w:r>
      <w:r w:rsidR="00B261DE">
        <w:rPr>
          <w:bCs/>
        </w:rPr>
        <w:t xml:space="preserve"> proizvodov</w:t>
      </w:r>
      <w:r w:rsidRPr="008B6BF2">
        <w:rPr>
          <w:bCs/>
        </w:rPr>
        <w:t xml:space="preserve"> (obleka in obutev).</w:t>
      </w:r>
      <w:r w:rsidRPr="00231792">
        <w:rPr>
          <w:bCs/>
        </w:rPr>
        <w:t xml:space="preserve"> </w:t>
      </w:r>
      <w:r>
        <w:rPr>
          <w:bCs/>
        </w:rPr>
        <w:t>V prihodnjih mesecih pričakujemo, da se bo prispevek energentov</w:t>
      </w:r>
      <w:r w:rsidR="00B261DE">
        <w:rPr>
          <w:bCs/>
        </w:rPr>
        <w:t xml:space="preserve"> k inflaciji</w:t>
      </w:r>
      <w:r>
        <w:rPr>
          <w:bCs/>
        </w:rPr>
        <w:t xml:space="preserve"> ohranil na doseženih ravneh, omejitveni dejavniki proizvodnje in solidno povpraševanje pa se bodo v </w:t>
      </w:r>
      <w:r w:rsidR="07A8BBCA" w:rsidRPr="6F32D3BA">
        <w:t xml:space="preserve">nekoliko </w:t>
      </w:r>
      <w:r>
        <w:rPr>
          <w:bCs/>
        </w:rPr>
        <w:t xml:space="preserve">večji meri prelili tudi v cene blaga in storitev, kar bo vplivalo na  </w:t>
      </w:r>
      <w:r w:rsidR="07260742" w:rsidRPr="62902B2B">
        <w:t>višjo</w:t>
      </w:r>
      <w:r w:rsidR="00D45721">
        <w:t xml:space="preserve"> inflacijo.</w:t>
      </w:r>
      <w:r>
        <w:rPr>
          <w:bCs/>
        </w:rPr>
        <w:t xml:space="preserve"> Rast </w:t>
      </w:r>
      <w:r w:rsidRPr="000F3756">
        <w:rPr>
          <w:bCs/>
        </w:rPr>
        <w:t xml:space="preserve">cen hrane in storitev naj bi letos ostala zmerna. </w:t>
      </w:r>
      <w:r w:rsidR="005744CE">
        <w:rPr>
          <w:bCs/>
        </w:rPr>
        <w:t>Vse to bo v povprečju letošnjega leta vplivalo na skupno 1,4-odstotno rast cen življenjskih potrebš</w:t>
      </w:r>
      <w:r w:rsidR="008F777B">
        <w:rPr>
          <w:bCs/>
        </w:rPr>
        <w:t>čin,</w:t>
      </w:r>
      <w:r w:rsidRPr="676B81F2">
        <w:rPr>
          <w:vertAlign w:val="superscript"/>
        </w:rPr>
        <w:footnoteReference w:id="55"/>
      </w:r>
      <w:r w:rsidRPr="000F3756">
        <w:t xml:space="preserve"> ki se bo v letu 2022 še okrepila (na 2 %)</w:t>
      </w:r>
      <w:r w:rsidR="42FA8EEA" w:rsidRPr="000F3756">
        <w:t>,</w:t>
      </w:r>
      <w:r w:rsidRPr="000F3756">
        <w:t xml:space="preserve"> na kar bo poleg visokega prenosa iz letošnjega leta vplival</w:t>
      </w:r>
      <w:r w:rsidR="53940F84" w:rsidRPr="000F3756">
        <w:t xml:space="preserve">a višja rast cen storitev ob </w:t>
      </w:r>
      <w:r w:rsidRPr="000F3756">
        <w:t>postopn</w:t>
      </w:r>
      <w:r w:rsidR="313D8C7C" w:rsidRPr="000F3756">
        <w:t>em</w:t>
      </w:r>
      <w:r w:rsidRPr="000F3756">
        <w:t xml:space="preserve"> okrevanj</w:t>
      </w:r>
      <w:r w:rsidR="22B76C11" w:rsidRPr="000F3756">
        <w:t>u</w:t>
      </w:r>
      <w:r w:rsidRPr="000F3756">
        <w:t xml:space="preserve"> storitvenih dejavnosti, katerih delovanje je bilo zaradi ukrepov za preprečevanje širjenja okužb bolj omejeno. Inflacija bo okoli 2</w:t>
      </w:r>
      <w:r w:rsidR="269D8777" w:rsidRPr="000F3756">
        <w:t>-odstotna</w:t>
      </w:r>
      <w:r w:rsidR="1E2AD5BD" w:rsidRPr="000F3756">
        <w:t xml:space="preserve"> </w:t>
      </w:r>
      <w:r w:rsidRPr="000F3756">
        <w:t xml:space="preserve">tudi leta 2023, ko se bo rast cen storitev ob manjšem vplivu omejitvenih ukrepov še nekoliko okrepila. Rast cen </w:t>
      </w:r>
      <w:proofErr w:type="spellStart"/>
      <w:r w:rsidRPr="000F3756">
        <w:t>neenerget</w:t>
      </w:r>
      <w:r w:rsidR="4A774383" w:rsidRPr="000F3756">
        <w:t>s</w:t>
      </w:r>
      <w:r w:rsidRPr="000F3756">
        <w:t>kega</w:t>
      </w:r>
      <w:proofErr w:type="spellEnd"/>
      <w:r w:rsidRPr="000F3756">
        <w:t xml:space="preserve"> in</w:t>
      </w:r>
      <w:r w:rsidR="3CF4C9A8" w:rsidRPr="000F3756">
        <w:t>du</w:t>
      </w:r>
      <w:r w:rsidRPr="000F3756">
        <w:t xml:space="preserve">strijskega blaga se bo postopoma upočasnila, a bo še vedno višja kot v letih pred izbruhom epidemije, saj ocenjujemo, da se bo vztrajanje cen </w:t>
      </w:r>
      <w:proofErr w:type="spellStart"/>
      <w:r w:rsidRPr="000F3756">
        <w:t>neenergetskih</w:t>
      </w:r>
      <w:proofErr w:type="spellEnd"/>
      <w:r w:rsidRPr="000F3756">
        <w:t xml:space="preserve"> surovin okrog doseženih ravni prelivalo v končne cene v daljšem časovnem obdobju. Postopno se bodo krepile tudi cene hrane.</w:t>
      </w:r>
    </w:p>
    <w:p w14:paraId="30C8AF63" w14:textId="77777777" w:rsidR="00591356" w:rsidRDefault="00591356" w:rsidP="00591356">
      <w:pPr>
        <w:pStyle w:val="BesediloNAPOVED"/>
      </w:pPr>
    </w:p>
    <w:p w14:paraId="3D7E5CE1" w14:textId="77777777" w:rsidR="003C4B17" w:rsidRDefault="003C4B17" w:rsidP="00591356">
      <w:pPr>
        <w:pStyle w:val="BesediloNAPOVED"/>
      </w:pPr>
    </w:p>
    <w:p w14:paraId="17772DD1" w14:textId="77777777" w:rsidR="003C4B17" w:rsidRDefault="003C4B17" w:rsidP="00591356">
      <w:pPr>
        <w:pStyle w:val="BesediloNAPOVED"/>
      </w:pPr>
    </w:p>
    <w:p w14:paraId="7ED444E3" w14:textId="77777777" w:rsidR="003C4B17" w:rsidRPr="00AC44EA" w:rsidRDefault="003C4B17" w:rsidP="00591356">
      <w:pPr>
        <w:pStyle w:val="BesediloNAPOVED"/>
      </w:pPr>
    </w:p>
    <w:p w14:paraId="1DFD30D3" w14:textId="56D0819A" w:rsidR="00591356" w:rsidRPr="00767446" w:rsidRDefault="00591356" w:rsidP="00591356">
      <w:pPr>
        <w:pStyle w:val="Caption"/>
        <w:rPr>
          <w:noProof w:val="0"/>
        </w:rPr>
      </w:pPr>
      <w:r w:rsidRPr="00767446">
        <w:rPr>
          <w:noProof w:val="0"/>
        </w:rPr>
        <w:lastRenderedPageBreak/>
        <w:t xml:space="preserve">Tabela </w:t>
      </w:r>
      <w:r w:rsidRPr="00767446">
        <w:rPr>
          <w:color w:val="2B579A"/>
          <w:shd w:val="clear" w:color="auto" w:fill="E6E6E6"/>
        </w:rPr>
        <w:fldChar w:fldCharType="begin"/>
      </w:r>
      <w:r w:rsidRPr="00767446">
        <w:rPr>
          <w:noProof w:val="0"/>
        </w:rPr>
        <w:instrText xml:space="preserve"> SEQ Tabela \* ARABIC </w:instrText>
      </w:r>
      <w:r w:rsidRPr="00767446">
        <w:rPr>
          <w:color w:val="2B579A"/>
          <w:shd w:val="clear" w:color="auto" w:fill="E6E6E6"/>
        </w:rPr>
        <w:fldChar w:fldCharType="separate"/>
      </w:r>
      <w:r w:rsidR="00C30FBD">
        <w:t>6</w:t>
      </w:r>
      <w:r w:rsidRPr="00767446">
        <w:rPr>
          <w:color w:val="2B579A"/>
          <w:shd w:val="clear" w:color="auto" w:fill="E6E6E6"/>
        </w:rPr>
        <w:fldChar w:fldCharType="end"/>
      </w:r>
      <w:r w:rsidRPr="00767446">
        <w:rPr>
          <w:noProof w:val="0"/>
        </w:rPr>
        <w:t xml:space="preserve">: Napoved inflacije  </w:t>
      </w:r>
    </w:p>
    <w:tbl>
      <w:tblPr>
        <w:tblW w:w="5000" w:type="pct"/>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268"/>
        <w:gridCol w:w="1134"/>
        <w:gridCol w:w="1134"/>
        <w:gridCol w:w="1134"/>
        <w:gridCol w:w="1134"/>
        <w:gridCol w:w="1056"/>
        <w:gridCol w:w="1210"/>
      </w:tblGrid>
      <w:tr w:rsidR="00591356" w:rsidRPr="007C7C6F" w14:paraId="5967C94B" w14:textId="77777777" w:rsidTr="001115F7">
        <w:trPr>
          <w:trHeight w:val="265"/>
        </w:trPr>
        <w:tc>
          <w:tcPr>
            <w:tcW w:w="1250" w:type="pct"/>
            <w:vMerge w:val="restart"/>
            <w:vAlign w:val="center"/>
            <w:hideMark/>
          </w:tcPr>
          <w:p w14:paraId="1546C98D" w14:textId="77777777" w:rsidR="00591356" w:rsidRPr="006A6356" w:rsidRDefault="00591356" w:rsidP="001115F7">
            <w:pPr>
              <w:pStyle w:val="TabelalevistolpecglavaNAPOVED"/>
            </w:pPr>
            <w:r w:rsidRPr="006A6356">
              <w:t>v %</w:t>
            </w:r>
          </w:p>
        </w:tc>
        <w:tc>
          <w:tcPr>
            <w:tcW w:w="625" w:type="pct"/>
            <w:vMerge w:val="restart"/>
            <w:vAlign w:val="center"/>
            <w:hideMark/>
          </w:tcPr>
          <w:p w14:paraId="57AED0DB" w14:textId="77777777" w:rsidR="00591356" w:rsidRPr="006A6356" w:rsidRDefault="00591356" w:rsidP="001115F7">
            <w:pPr>
              <w:pStyle w:val="TabelaglavaNAPOVED"/>
            </w:pPr>
            <w:r w:rsidRPr="006A6356">
              <w:rPr>
                <w:rFonts w:cs="Arial"/>
                <w:color w:val="000000"/>
                <w:szCs w:val="16"/>
              </w:rPr>
              <w:t>2020</w:t>
            </w:r>
          </w:p>
        </w:tc>
        <w:tc>
          <w:tcPr>
            <w:tcW w:w="1250" w:type="pct"/>
            <w:gridSpan w:val="2"/>
            <w:vAlign w:val="center"/>
            <w:hideMark/>
          </w:tcPr>
          <w:p w14:paraId="688F48F5" w14:textId="77777777" w:rsidR="00591356" w:rsidRPr="006A6356" w:rsidRDefault="00591356" w:rsidP="001115F7">
            <w:pPr>
              <w:pStyle w:val="TabelaglavaNAPOVED"/>
              <w:jc w:val="center"/>
            </w:pPr>
            <w:r w:rsidRPr="006A6356">
              <w:rPr>
                <w:rFonts w:cs="Arial"/>
                <w:color w:val="000000"/>
                <w:szCs w:val="16"/>
              </w:rPr>
              <w:t>2021</w:t>
            </w:r>
          </w:p>
        </w:tc>
        <w:tc>
          <w:tcPr>
            <w:tcW w:w="1207" w:type="pct"/>
            <w:gridSpan w:val="2"/>
            <w:vAlign w:val="center"/>
            <w:hideMark/>
          </w:tcPr>
          <w:p w14:paraId="5BEED251" w14:textId="77777777" w:rsidR="00591356" w:rsidRPr="006A6356" w:rsidRDefault="00591356" w:rsidP="001115F7">
            <w:pPr>
              <w:pStyle w:val="TabelaglavaNAPOVED"/>
              <w:jc w:val="center"/>
            </w:pPr>
            <w:r w:rsidRPr="006A6356">
              <w:rPr>
                <w:rFonts w:cs="Arial"/>
                <w:color w:val="000000"/>
                <w:szCs w:val="16"/>
              </w:rPr>
              <w:t>2022</w:t>
            </w:r>
          </w:p>
        </w:tc>
        <w:tc>
          <w:tcPr>
            <w:tcW w:w="667" w:type="pct"/>
            <w:vAlign w:val="center"/>
          </w:tcPr>
          <w:p w14:paraId="74075C2B" w14:textId="77777777" w:rsidR="00591356" w:rsidRPr="006A6356" w:rsidRDefault="00591356" w:rsidP="001115F7">
            <w:pPr>
              <w:pStyle w:val="TabelaglavaNAPOVED"/>
            </w:pPr>
            <w:r w:rsidRPr="006A6356">
              <w:rPr>
                <w:rFonts w:cs="Arial"/>
                <w:color w:val="000000"/>
                <w:szCs w:val="16"/>
              </w:rPr>
              <w:t>2023</w:t>
            </w:r>
          </w:p>
        </w:tc>
      </w:tr>
      <w:tr w:rsidR="00591356" w:rsidRPr="007C7C6F" w14:paraId="2E840671" w14:textId="77777777" w:rsidTr="001115F7">
        <w:trPr>
          <w:trHeight w:val="416"/>
        </w:trPr>
        <w:tc>
          <w:tcPr>
            <w:tcW w:w="1250" w:type="pct"/>
            <w:vMerge/>
            <w:vAlign w:val="center"/>
            <w:hideMark/>
          </w:tcPr>
          <w:p w14:paraId="7DA21CD5" w14:textId="77777777" w:rsidR="00591356" w:rsidRPr="006A6356" w:rsidRDefault="00591356" w:rsidP="001115F7">
            <w:pPr>
              <w:pStyle w:val="BesediloNAPOVED"/>
              <w:rPr>
                <w:bCs/>
              </w:rPr>
            </w:pPr>
          </w:p>
        </w:tc>
        <w:tc>
          <w:tcPr>
            <w:tcW w:w="625" w:type="pct"/>
            <w:vMerge/>
            <w:vAlign w:val="center"/>
            <w:hideMark/>
          </w:tcPr>
          <w:p w14:paraId="4F39085F" w14:textId="77777777" w:rsidR="00591356" w:rsidRPr="006A6356" w:rsidRDefault="00591356" w:rsidP="001115F7">
            <w:pPr>
              <w:pStyle w:val="TabelaglavaNAPOVED"/>
              <w:jc w:val="center"/>
            </w:pPr>
          </w:p>
        </w:tc>
        <w:tc>
          <w:tcPr>
            <w:tcW w:w="625" w:type="pct"/>
            <w:tcBorders>
              <w:bottom w:val="single" w:sz="4" w:space="0" w:color="000000"/>
            </w:tcBorders>
            <w:vAlign w:val="center"/>
          </w:tcPr>
          <w:p w14:paraId="5A02FB0D" w14:textId="77777777" w:rsidR="00591356" w:rsidRPr="006A6356" w:rsidRDefault="00591356" w:rsidP="001115F7">
            <w:pPr>
              <w:pStyle w:val="TabelaglavaNAPOVED"/>
            </w:pPr>
            <w:r w:rsidRPr="0020130C">
              <w:rPr>
                <w:rFonts w:asciiTheme="minorHAnsi" w:hAnsiTheme="minorHAnsi" w:cstheme="minorHAnsi"/>
                <w:color w:val="000000"/>
                <w:szCs w:val="16"/>
              </w:rPr>
              <w:t>marec          2021</w:t>
            </w:r>
          </w:p>
        </w:tc>
        <w:tc>
          <w:tcPr>
            <w:tcW w:w="625" w:type="pct"/>
            <w:shd w:val="clear" w:color="auto" w:fill="E9E9E9" w:themeFill="accent3" w:themeFillTint="33"/>
            <w:vAlign w:val="center"/>
          </w:tcPr>
          <w:p w14:paraId="3F661A0F" w14:textId="77777777" w:rsidR="00591356" w:rsidRPr="006A6356" w:rsidRDefault="00591356" w:rsidP="001115F7">
            <w:pPr>
              <w:pStyle w:val="TabelaglavaNAPOVED"/>
              <w:rPr>
                <w:color w:val="9E001A" w:themeColor="accent1"/>
              </w:rPr>
            </w:pPr>
            <w:r w:rsidRPr="0020130C">
              <w:rPr>
                <w:rFonts w:asciiTheme="minorHAnsi" w:eastAsia="Calibri" w:hAnsiTheme="minorHAnsi" w:cstheme="minorHAnsi"/>
                <w:color w:val="9E001A"/>
                <w:szCs w:val="16"/>
              </w:rPr>
              <w:t>september   2021</w:t>
            </w:r>
          </w:p>
        </w:tc>
        <w:tc>
          <w:tcPr>
            <w:tcW w:w="625" w:type="pct"/>
            <w:tcBorders>
              <w:bottom w:val="single" w:sz="4" w:space="0" w:color="000000"/>
            </w:tcBorders>
            <w:vAlign w:val="center"/>
          </w:tcPr>
          <w:p w14:paraId="4B028059" w14:textId="77777777" w:rsidR="00591356" w:rsidRPr="006A6356" w:rsidRDefault="00591356" w:rsidP="001115F7">
            <w:pPr>
              <w:pStyle w:val="TabelaglavaNAPOVED"/>
            </w:pPr>
            <w:r w:rsidRPr="0020130C">
              <w:rPr>
                <w:rFonts w:asciiTheme="minorHAnsi" w:hAnsiTheme="minorHAnsi" w:cstheme="minorHAnsi"/>
                <w:color w:val="000000"/>
                <w:szCs w:val="16"/>
              </w:rPr>
              <w:t>marec          2021</w:t>
            </w:r>
          </w:p>
        </w:tc>
        <w:tc>
          <w:tcPr>
            <w:tcW w:w="582" w:type="pct"/>
            <w:shd w:val="clear" w:color="auto" w:fill="E9E9E9" w:themeFill="accent3" w:themeFillTint="33"/>
            <w:vAlign w:val="center"/>
          </w:tcPr>
          <w:p w14:paraId="3A02BA70" w14:textId="77777777" w:rsidR="00591356" w:rsidRPr="006A6356" w:rsidRDefault="00591356" w:rsidP="001115F7">
            <w:pPr>
              <w:pStyle w:val="TabelaglavaNAPOVED"/>
              <w:rPr>
                <w:color w:val="9E001A" w:themeColor="accent1"/>
              </w:rPr>
            </w:pPr>
            <w:r w:rsidRPr="0020130C">
              <w:rPr>
                <w:rFonts w:asciiTheme="minorHAnsi" w:eastAsia="Calibri" w:hAnsiTheme="minorHAnsi" w:cstheme="minorHAnsi"/>
                <w:color w:val="9E001A"/>
                <w:szCs w:val="16"/>
              </w:rPr>
              <w:t>september   2021</w:t>
            </w:r>
          </w:p>
        </w:tc>
        <w:tc>
          <w:tcPr>
            <w:tcW w:w="667" w:type="pct"/>
            <w:shd w:val="clear" w:color="auto" w:fill="E9E9E9" w:themeFill="accent3" w:themeFillTint="33"/>
          </w:tcPr>
          <w:p w14:paraId="15B727F1" w14:textId="77777777" w:rsidR="00591356" w:rsidRPr="006A6356" w:rsidRDefault="00591356" w:rsidP="001115F7">
            <w:pPr>
              <w:pStyle w:val="TabelaglavaNAPOVED"/>
              <w:rPr>
                <w:color w:val="9E001A" w:themeColor="accent1"/>
              </w:rPr>
            </w:pPr>
            <w:r w:rsidRPr="0020130C">
              <w:rPr>
                <w:rFonts w:asciiTheme="minorHAnsi" w:eastAsia="Calibri" w:hAnsiTheme="minorHAnsi" w:cstheme="minorHAnsi"/>
                <w:color w:val="9E001A"/>
                <w:szCs w:val="16"/>
              </w:rPr>
              <w:t>september   2021</w:t>
            </w:r>
          </w:p>
        </w:tc>
      </w:tr>
      <w:tr w:rsidR="00591356" w:rsidRPr="007C7C6F" w14:paraId="2BD85C9E" w14:textId="77777777" w:rsidTr="001115F7">
        <w:trPr>
          <w:trHeight w:val="361"/>
        </w:trPr>
        <w:tc>
          <w:tcPr>
            <w:tcW w:w="1250" w:type="pct"/>
            <w:vAlign w:val="center"/>
            <w:hideMark/>
          </w:tcPr>
          <w:p w14:paraId="19F7F83E" w14:textId="77777777" w:rsidR="00591356" w:rsidRPr="006A6356" w:rsidRDefault="00591356" w:rsidP="001115F7">
            <w:pPr>
              <w:pStyle w:val="TabelalevistolpecNAPOVED"/>
            </w:pPr>
            <w:r w:rsidRPr="006A6356">
              <w:t xml:space="preserve"> Inflacija – dec./dec.</w:t>
            </w:r>
          </w:p>
        </w:tc>
        <w:tc>
          <w:tcPr>
            <w:tcW w:w="625" w:type="pct"/>
            <w:vAlign w:val="center"/>
          </w:tcPr>
          <w:p w14:paraId="58FB182C" w14:textId="77777777" w:rsidR="00591356" w:rsidRPr="006A6356" w:rsidRDefault="00591356" w:rsidP="001115F7">
            <w:pPr>
              <w:pStyle w:val="TabelaNAPOVED"/>
            </w:pPr>
            <w:r w:rsidRPr="00AF2A5E">
              <w:rPr>
                <w:rFonts w:asciiTheme="minorHAnsi" w:hAnsiTheme="minorHAnsi" w:cstheme="minorHAnsi"/>
                <w:bCs/>
                <w:color w:val="000000"/>
                <w:szCs w:val="16"/>
              </w:rPr>
              <w:t>-1,1</w:t>
            </w:r>
          </w:p>
        </w:tc>
        <w:tc>
          <w:tcPr>
            <w:tcW w:w="625" w:type="pct"/>
            <w:vAlign w:val="center"/>
          </w:tcPr>
          <w:p w14:paraId="33DB2BEC" w14:textId="77777777" w:rsidR="00591356" w:rsidRPr="006A6356" w:rsidRDefault="00591356" w:rsidP="001115F7">
            <w:pPr>
              <w:pStyle w:val="TabelaNAPOVED"/>
            </w:pPr>
            <w:r w:rsidRPr="00AF2A5E">
              <w:rPr>
                <w:rFonts w:asciiTheme="minorHAnsi" w:hAnsiTheme="minorHAnsi" w:cstheme="minorHAnsi"/>
                <w:bCs/>
                <w:szCs w:val="16"/>
                <w:lang w:val="it-IT"/>
              </w:rPr>
              <w:t>1,1</w:t>
            </w:r>
          </w:p>
        </w:tc>
        <w:tc>
          <w:tcPr>
            <w:tcW w:w="625" w:type="pct"/>
            <w:shd w:val="clear" w:color="auto" w:fill="E9E9E9" w:themeFill="accent3" w:themeFillTint="33"/>
            <w:vAlign w:val="center"/>
          </w:tcPr>
          <w:p w14:paraId="7A30D1B3" w14:textId="77777777" w:rsidR="00591356" w:rsidRPr="006A6356" w:rsidRDefault="00591356" w:rsidP="001115F7">
            <w:pPr>
              <w:pStyle w:val="TabelaNAPOVED"/>
              <w:rPr>
                <w:b/>
                <w:bCs/>
                <w:color w:val="9E001A" w:themeColor="accent1"/>
              </w:rPr>
            </w:pPr>
            <w:r w:rsidRPr="0020130C">
              <w:rPr>
                <w:rFonts w:asciiTheme="minorHAnsi" w:eastAsia="Calibri" w:hAnsiTheme="minorHAnsi" w:cstheme="minorHAnsi"/>
                <w:b/>
                <w:bCs/>
                <w:color w:val="9E001A"/>
                <w:szCs w:val="16"/>
              </w:rPr>
              <w:t>2,5</w:t>
            </w:r>
          </w:p>
        </w:tc>
        <w:tc>
          <w:tcPr>
            <w:tcW w:w="625" w:type="pct"/>
            <w:vAlign w:val="center"/>
          </w:tcPr>
          <w:p w14:paraId="3DE9BF7B" w14:textId="77777777" w:rsidR="00591356" w:rsidRPr="006A6356" w:rsidRDefault="00591356" w:rsidP="001115F7">
            <w:pPr>
              <w:pStyle w:val="TabelaNAPOVED"/>
            </w:pPr>
            <w:r w:rsidRPr="00AF2A5E">
              <w:rPr>
                <w:rFonts w:asciiTheme="minorHAnsi" w:hAnsiTheme="minorHAnsi" w:cstheme="minorHAnsi"/>
                <w:bCs/>
                <w:szCs w:val="16"/>
                <w:lang w:val="it-IT"/>
              </w:rPr>
              <w:t>1,5</w:t>
            </w:r>
          </w:p>
        </w:tc>
        <w:tc>
          <w:tcPr>
            <w:tcW w:w="582" w:type="pct"/>
            <w:shd w:val="clear" w:color="auto" w:fill="E9E9E9" w:themeFill="accent3" w:themeFillTint="33"/>
            <w:vAlign w:val="center"/>
          </w:tcPr>
          <w:p w14:paraId="4B63AA79" w14:textId="77777777" w:rsidR="00591356" w:rsidRPr="006A6356" w:rsidRDefault="00591356" w:rsidP="001115F7">
            <w:pPr>
              <w:pStyle w:val="TabelaNAPOVED"/>
              <w:rPr>
                <w:b/>
                <w:bCs/>
                <w:color w:val="9E001A" w:themeColor="accent1"/>
              </w:rPr>
            </w:pPr>
            <w:r w:rsidRPr="0020130C">
              <w:rPr>
                <w:rFonts w:asciiTheme="minorHAnsi" w:eastAsia="Calibri" w:hAnsiTheme="minorHAnsi" w:cstheme="minorHAnsi"/>
                <w:b/>
                <w:bCs/>
                <w:color w:val="9E001A"/>
                <w:szCs w:val="16"/>
              </w:rPr>
              <w:t>1,9</w:t>
            </w:r>
          </w:p>
        </w:tc>
        <w:tc>
          <w:tcPr>
            <w:tcW w:w="667" w:type="pct"/>
            <w:shd w:val="clear" w:color="auto" w:fill="E9E9E9" w:themeFill="accent3" w:themeFillTint="33"/>
            <w:vAlign w:val="center"/>
          </w:tcPr>
          <w:p w14:paraId="498FC729" w14:textId="77777777" w:rsidR="00591356" w:rsidRPr="006A6356" w:rsidRDefault="00591356" w:rsidP="001115F7">
            <w:pPr>
              <w:pStyle w:val="TabelaNAPOVED"/>
              <w:rPr>
                <w:b/>
                <w:bCs/>
                <w:color w:val="9E001A" w:themeColor="accent1"/>
              </w:rPr>
            </w:pPr>
            <w:r w:rsidRPr="0020130C">
              <w:rPr>
                <w:rFonts w:asciiTheme="minorHAnsi" w:eastAsia="Calibri" w:hAnsiTheme="minorHAnsi" w:cstheme="minorHAnsi"/>
                <w:b/>
                <w:bCs/>
                <w:color w:val="9E001A"/>
                <w:szCs w:val="16"/>
              </w:rPr>
              <w:t>2,0</w:t>
            </w:r>
          </w:p>
        </w:tc>
      </w:tr>
      <w:tr w:rsidR="00591356" w:rsidRPr="007C7C6F" w14:paraId="472540F6" w14:textId="77777777" w:rsidTr="001115F7">
        <w:trPr>
          <w:trHeight w:val="361"/>
        </w:trPr>
        <w:tc>
          <w:tcPr>
            <w:tcW w:w="1250" w:type="pct"/>
            <w:vAlign w:val="center"/>
            <w:hideMark/>
          </w:tcPr>
          <w:p w14:paraId="2665E261" w14:textId="77777777" w:rsidR="00591356" w:rsidRPr="006A6356" w:rsidRDefault="00591356" w:rsidP="001115F7">
            <w:pPr>
              <w:pStyle w:val="TabelalevistolpecNAPOVED"/>
            </w:pPr>
            <w:r w:rsidRPr="006A6356">
              <w:t xml:space="preserve"> Inflacija − povprečje leta </w:t>
            </w:r>
          </w:p>
        </w:tc>
        <w:tc>
          <w:tcPr>
            <w:tcW w:w="625" w:type="pct"/>
            <w:vAlign w:val="center"/>
          </w:tcPr>
          <w:p w14:paraId="2DAA79EF" w14:textId="77777777" w:rsidR="00591356" w:rsidRPr="006A6356" w:rsidRDefault="00591356" w:rsidP="001115F7">
            <w:pPr>
              <w:pStyle w:val="TabelaNAPOVED"/>
            </w:pPr>
            <w:r w:rsidRPr="00AF2A5E">
              <w:rPr>
                <w:rFonts w:asciiTheme="minorHAnsi" w:hAnsiTheme="minorHAnsi" w:cstheme="minorHAnsi"/>
                <w:bCs/>
                <w:color w:val="000000"/>
                <w:szCs w:val="16"/>
              </w:rPr>
              <w:t>-0,1</w:t>
            </w:r>
          </w:p>
        </w:tc>
        <w:tc>
          <w:tcPr>
            <w:tcW w:w="625" w:type="pct"/>
            <w:vAlign w:val="center"/>
          </w:tcPr>
          <w:p w14:paraId="00147F60" w14:textId="77777777" w:rsidR="00591356" w:rsidRPr="006A6356" w:rsidRDefault="00591356" w:rsidP="001115F7">
            <w:pPr>
              <w:pStyle w:val="TabelaNAPOVED"/>
            </w:pPr>
            <w:r w:rsidRPr="00AF2A5E">
              <w:rPr>
                <w:rFonts w:asciiTheme="minorHAnsi" w:hAnsiTheme="minorHAnsi" w:cstheme="minorHAnsi"/>
                <w:bCs/>
                <w:szCs w:val="16"/>
                <w:lang w:val="it-IT"/>
              </w:rPr>
              <w:t>0,8</w:t>
            </w:r>
          </w:p>
        </w:tc>
        <w:tc>
          <w:tcPr>
            <w:tcW w:w="625" w:type="pct"/>
            <w:shd w:val="clear" w:color="auto" w:fill="E9E9E9" w:themeFill="accent3" w:themeFillTint="33"/>
            <w:vAlign w:val="center"/>
          </w:tcPr>
          <w:p w14:paraId="2D67262C" w14:textId="77777777" w:rsidR="00591356" w:rsidRPr="006A6356" w:rsidRDefault="00591356" w:rsidP="001115F7">
            <w:pPr>
              <w:pStyle w:val="TabelaNAPOVED"/>
              <w:rPr>
                <w:b/>
                <w:bCs/>
                <w:color w:val="9E001A" w:themeColor="accent1"/>
              </w:rPr>
            </w:pPr>
            <w:r w:rsidRPr="0020130C">
              <w:rPr>
                <w:rFonts w:asciiTheme="minorHAnsi" w:eastAsia="Calibri" w:hAnsiTheme="minorHAnsi" w:cstheme="minorHAnsi"/>
                <w:b/>
                <w:bCs/>
                <w:color w:val="9E001A"/>
                <w:szCs w:val="16"/>
              </w:rPr>
              <w:t>1,4</w:t>
            </w:r>
          </w:p>
        </w:tc>
        <w:tc>
          <w:tcPr>
            <w:tcW w:w="625" w:type="pct"/>
            <w:vAlign w:val="center"/>
          </w:tcPr>
          <w:p w14:paraId="69302479" w14:textId="77777777" w:rsidR="00591356" w:rsidRPr="006A6356" w:rsidRDefault="00591356" w:rsidP="001115F7">
            <w:pPr>
              <w:pStyle w:val="TabelaNAPOVED"/>
            </w:pPr>
            <w:r w:rsidRPr="00AF2A5E">
              <w:rPr>
                <w:rFonts w:asciiTheme="minorHAnsi" w:hAnsiTheme="minorHAnsi" w:cstheme="minorHAnsi"/>
                <w:bCs/>
                <w:szCs w:val="16"/>
                <w:lang w:val="it-IT"/>
              </w:rPr>
              <w:t>1,2</w:t>
            </w:r>
          </w:p>
        </w:tc>
        <w:tc>
          <w:tcPr>
            <w:tcW w:w="582" w:type="pct"/>
            <w:shd w:val="clear" w:color="auto" w:fill="E9E9E9" w:themeFill="accent3" w:themeFillTint="33"/>
            <w:vAlign w:val="center"/>
          </w:tcPr>
          <w:p w14:paraId="76F43029" w14:textId="77777777" w:rsidR="00591356" w:rsidRPr="006A6356" w:rsidRDefault="00591356" w:rsidP="001115F7">
            <w:pPr>
              <w:pStyle w:val="TabelaNAPOVED"/>
              <w:rPr>
                <w:b/>
                <w:bCs/>
                <w:color w:val="9E001A" w:themeColor="accent1"/>
              </w:rPr>
            </w:pPr>
            <w:r w:rsidRPr="0020130C">
              <w:rPr>
                <w:rFonts w:asciiTheme="minorHAnsi" w:eastAsia="Calibri" w:hAnsiTheme="minorHAnsi" w:cstheme="minorHAnsi"/>
                <w:b/>
                <w:bCs/>
                <w:color w:val="9E001A"/>
                <w:szCs w:val="16"/>
              </w:rPr>
              <w:t>2,0</w:t>
            </w:r>
          </w:p>
        </w:tc>
        <w:tc>
          <w:tcPr>
            <w:tcW w:w="667" w:type="pct"/>
            <w:shd w:val="clear" w:color="auto" w:fill="E9E9E9" w:themeFill="accent3" w:themeFillTint="33"/>
            <w:vAlign w:val="center"/>
          </w:tcPr>
          <w:p w14:paraId="10E89EEA" w14:textId="77777777" w:rsidR="00591356" w:rsidRPr="006A6356" w:rsidRDefault="00591356" w:rsidP="001115F7">
            <w:pPr>
              <w:pStyle w:val="TabelaNAPOVED"/>
              <w:rPr>
                <w:b/>
                <w:bCs/>
                <w:color w:val="9E001A" w:themeColor="accent1"/>
              </w:rPr>
            </w:pPr>
            <w:r w:rsidRPr="0020130C">
              <w:rPr>
                <w:rFonts w:asciiTheme="minorHAnsi" w:eastAsia="Calibri" w:hAnsiTheme="minorHAnsi" w:cstheme="minorHAnsi"/>
                <w:b/>
                <w:bCs/>
                <w:color w:val="9E001A"/>
                <w:szCs w:val="16"/>
              </w:rPr>
              <w:t>1,9</w:t>
            </w:r>
          </w:p>
        </w:tc>
      </w:tr>
    </w:tbl>
    <w:p w14:paraId="7B3A01EB" w14:textId="4AAF1D47" w:rsidR="00591356" w:rsidRPr="006A6356" w:rsidRDefault="00591356" w:rsidP="00591356">
      <w:pPr>
        <w:pStyle w:val="VirNAPOVED"/>
      </w:pPr>
      <w:r w:rsidRPr="006A6356">
        <w:t>Vir: SURS</w:t>
      </w:r>
      <w:ins w:id="158" w:author="Nataša Todorović Jemec" w:date="2021-09-14T11:57:00Z">
        <w:r w:rsidR="00BD04D4">
          <w:t xml:space="preserve"> </w:t>
        </w:r>
      </w:ins>
      <w:r w:rsidR="00BD04D4">
        <w:fldChar w:fldCharType="begin"/>
      </w:r>
      <w:r w:rsidR="00EF5A85">
        <w:instrText xml:space="preserve"> ADDIN ZOTERO_ITEM CSL_CITATION {"citationID":"iMniYwx8","properties":{"formattedCitation":"(2021b)","plainCitation":"(2021b)","noteIndex":0},"citationItems":[{"id":347,"uris":["http://zotero.org/groups/4141114/items/3BELW5EG"],"uri":["http://zotero.org/groups/4141114/items/3BELW5EG"],"itemData":{"id":347,"type":"report","event-place":"Ljubljana","genre":"Podatkovni portal","publisher":"Statistični urad RS","publisher-place":"Ljubljana","title":"SI-STAT","URL":"https://pxweb.stat.si/SiStat/sl","author":[{"family":"SURS","given":""}],"accessed":{"date-parts":[["2021",1,2]]},"issued":{"date-parts":[["2021"]]}},"suppress-author":true}],"schema":"https://github.com/citation-style-language/schema/raw/master/csl-citation.json"} </w:instrText>
      </w:r>
      <w:r w:rsidR="00BD04D4">
        <w:fldChar w:fldCharType="separate"/>
      </w:r>
      <w:r w:rsidR="00D20DBC" w:rsidRPr="00D20DBC">
        <w:rPr>
          <w:rFonts w:cs="Arial"/>
        </w:rPr>
        <w:t>(2021b)</w:t>
      </w:r>
      <w:r w:rsidR="00BD04D4">
        <w:fldChar w:fldCharType="end"/>
      </w:r>
      <w:r w:rsidRPr="006A6356">
        <w:t>, 2021−2023 napoved UMAR.</w:t>
      </w:r>
    </w:p>
    <w:p w14:paraId="7B688B6E" w14:textId="77777777" w:rsidR="00591356" w:rsidRPr="003F6727" w:rsidRDefault="00591356" w:rsidP="00591356">
      <w:pPr>
        <w:pStyle w:val="BesediloNAPOVED"/>
        <w:rPr>
          <w:bCs/>
          <w:highlight w:val="yellow"/>
        </w:rPr>
      </w:pPr>
    </w:p>
    <w:tbl>
      <w:tblPr>
        <w:tblStyle w:val="TableGrid"/>
        <w:tblW w:w="9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30"/>
        <w:gridCol w:w="4530"/>
      </w:tblGrid>
      <w:tr w:rsidR="00591356" w:rsidRPr="00D13B75" w14:paraId="18812C47" w14:textId="77777777" w:rsidTr="001115F7">
        <w:tc>
          <w:tcPr>
            <w:tcW w:w="4530" w:type="dxa"/>
          </w:tcPr>
          <w:p w14:paraId="74B9ECED" w14:textId="36EDD046" w:rsidR="00591356" w:rsidRPr="004115F7" w:rsidRDefault="00591356" w:rsidP="004115F7">
            <w:pPr>
              <w:pStyle w:val="Caption"/>
            </w:pPr>
            <w:r w:rsidRPr="004115F7">
              <w:t xml:space="preserve">Slika </w:t>
            </w:r>
            <w:r w:rsidRPr="004115F7">
              <w:fldChar w:fldCharType="begin"/>
            </w:r>
            <w:r w:rsidRPr="004115F7">
              <w:instrText xml:space="preserve"> SEQ Slika \* ARABIC </w:instrText>
            </w:r>
            <w:r w:rsidRPr="004115F7">
              <w:fldChar w:fldCharType="separate"/>
            </w:r>
            <w:r w:rsidR="00C30FBD">
              <w:t>42</w:t>
            </w:r>
            <w:r w:rsidRPr="004115F7">
              <w:fldChar w:fldCharType="end"/>
            </w:r>
            <w:r w:rsidRPr="004115F7">
              <w:t>: K inflaciji največ prispevajo rasti cen energentov, krepi se tudi prispevek neenergetskega industrijskega blaga</w:t>
            </w:r>
          </w:p>
          <w:p w14:paraId="1BC32494" w14:textId="77777777" w:rsidR="00591356" w:rsidRPr="004115F7" w:rsidRDefault="00591356" w:rsidP="004115F7">
            <w:pPr>
              <w:pStyle w:val="Caption"/>
            </w:pPr>
          </w:p>
          <w:p w14:paraId="285F0B92" w14:textId="02139E5E" w:rsidR="00591356" w:rsidRPr="004115F7" w:rsidRDefault="005B7257" w:rsidP="004115F7">
            <w:pPr>
              <w:pStyle w:val="Caption"/>
            </w:pPr>
            <w:r w:rsidRPr="004115F7">
              <w:drawing>
                <wp:inline distT="0" distB="0" distL="0" distR="0" wp14:anchorId="1E5810F1" wp14:editId="68F99978">
                  <wp:extent cx="2733675" cy="22383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733675" cy="2238375"/>
                          </a:xfrm>
                          <a:prstGeom prst="rect">
                            <a:avLst/>
                          </a:prstGeom>
                          <a:noFill/>
                          <a:ln>
                            <a:noFill/>
                          </a:ln>
                        </pic:spPr>
                      </pic:pic>
                    </a:graphicData>
                  </a:graphic>
                </wp:inline>
              </w:drawing>
            </w:r>
          </w:p>
        </w:tc>
        <w:tc>
          <w:tcPr>
            <w:tcW w:w="4530" w:type="dxa"/>
          </w:tcPr>
          <w:p w14:paraId="614BB6A8" w14:textId="49453822" w:rsidR="00591356" w:rsidRPr="004115F7" w:rsidRDefault="00591356" w:rsidP="004115F7">
            <w:pPr>
              <w:pStyle w:val="Caption"/>
            </w:pPr>
            <w:r w:rsidRPr="004115F7">
              <w:t xml:space="preserve">Slika </w:t>
            </w:r>
            <w:r w:rsidRPr="004115F7">
              <w:fldChar w:fldCharType="begin"/>
            </w:r>
            <w:r w:rsidRPr="004115F7">
              <w:instrText xml:space="preserve"> SEQ Slika \* ARABIC </w:instrText>
            </w:r>
            <w:r w:rsidRPr="004115F7">
              <w:fldChar w:fldCharType="separate"/>
            </w:r>
            <w:r w:rsidR="00C30FBD">
              <w:t>43</w:t>
            </w:r>
            <w:r w:rsidRPr="004115F7">
              <w:fldChar w:fldCharType="end"/>
            </w:r>
            <w:r w:rsidRPr="004115F7">
              <w:t>: Inflacija bo v naslednjih dveh letih okoli dveh odstotkov</w:t>
            </w:r>
          </w:p>
          <w:p w14:paraId="30AB23F9" w14:textId="77777777" w:rsidR="00591356" w:rsidRPr="004115F7" w:rsidRDefault="00591356" w:rsidP="004115F7">
            <w:pPr>
              <w:pStyle w:val="Caption"/>
            </w:pPr>
          </w:p>
          <w:p w14:paraId="7131DB8F" w14:textId="77777777" w:rsidR="009A50F4" w:rsidRPr="004115F7" w:rsidRDefault="009A50F4" w:rsidP="004115F7">
            <w:pPr>
              <w:pStyle w:val="Caption"/>
            </w:pPr>
          </w:p>
          <w:p w14:paraId="308FD23D" w14:textId="77777777" w:rsidR="00591356" w:rsidRPr="004115F7" w:rsidRDefault="00591356" w:rsidP="004115F7">
            <w:pPr>
              <w:pStyle w:val="Caption"/>
            </w:pPr>
            <w:r w:rsidRPr="004115F7">
              <w:drawing>
                <wp:inline distT="0" distB="0" distL="0" distR="0" wp14:anchorId="06D2D7C6" wp14:editId="61AC83EB">
                  <wp:extent cx="2736215" cy="2238375"/>
                  <wp:effectExtent l="0" t="0" r="698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736215" cy="2238375"/>
                          </a:xfrm>
                          <a:prstGeom prst="rect">
                            <a:avLst/>
                          </a:prstGeom>
                          <a:noFill/>
                          <a:ln>
                            <a:noFill/>
                          </a:ln>
                        </pic:spPr>
                      </pic:pic>
                    </a:graphicData>
                  </a:graphic>
                </wp:inline>
              </w:drawing>
            </w:r>
          </w:p>
        </w:tc>
      </w:tr>
    </w:tbl>
    <w:p w14:paraId="2E8C6986" w14:textId="77777777" w:rsidR="00591356" w:rsidRDefault="00591356" w:rsidP="00591356">
      <w:pPr>
        <w:pStyle w:val="BesediloNAPOVED"/>
        <w:rPr>
          <w:bCs/>
          <w:highlight w:val="yellow"/>
        </w:rPr>
      </w:pPr>
    </w:p>
    <w:p w14:paraId="5BB90954" w14:textId="77777777" w:rsidR="00591356" w:rsidRPr="00FE4C88" w:rsidRDefault="00591356" w:rsidP="00591356">
      <w:pPr>
        <w:pStyle w:val="Heading2"/>
      </w:pPr>
      <w:bookmarkStart w:id="159" w:name="_Toc50972046"/>
      <w:bookmarkStart w:id="160" w:name="_Toc82438218"/>
      <w:r w:rsidRPr="00FE4C88">
        <w:t>Tekoči račun plačilne bilance</w:t>
      </w:r>
      <w:bookmarkEnd w:id="159"/>
      <w:bookmarkEnd w:id="160"/>
    </w:p>
    <w:p w14:paraId="64A7B893" w14:textId="5D80ED23" w:rsidR="00591356" w:rsidRPr="00382CD3" w:rsidRDefault="230E5D81" w:rsidP="00591356">
      <w:pPr>
        <w:pStyle w:val="BesediloNAPOVED"/>
      </w:pPr>
      <w:bookmarkStart w:id="161" w:name="_Hlk81133349"/>
      <w:r w:rsidRPr="00FE4C88">
        <w:rPr>
          <w:b/>
          <w:bCs/>
        </w:rPr>
        <w:t>Presežek tekočega računa plačilne bilance se bo v obdobju 2021–2023  zniževal, vendar se bo ohranil na visoki ravni (okoli 4 % BDP).</w:t>
      </w:r>
      <w:r w:rsidRPr="44B85E71">
        <w:rPr>
          <w:b/>
          <w:bCs/>
          <w:i/>
          <w:iCs/>
        </w:rPr>
        <w:t xml:space="preserve"> </w:t>
      </w:r>
      <w:r w:rsidRPr="00FE4C88">
        <w:t>Ohranjanje visokega presežka glede na BDP je posledica obsežnega varčevanja zasebnega sektorja (gospodinjstev</w:t>
      </w:r>
      <w:r w:rsidRPr="00537F95">
        <w:t xml:space="preserve"> in nefinančnih družb), ki presega raven investicij. K presežku bosta še naprej prispevala tako menjava blaga kot storitev, pri čemer se bo vpliv </w:t>
      </w:r>
      <w:r w:rsidRPr="44B85E71">
        <w:rPr>
          <w:i/>
          <w:iCs/>
        </w:rPr>
        <w:t>menjave storitev</w:t>
      </w:r>
      <w:r w:rsidRPr="00537F95">
        <w:t xml:space="preserve"> zaradi njihovega okrevanja po lanskem globokem padcu v obdobju napovedi povečeval, presežek v </w:t>
      </w:r>
      <w:r w:rsidRPr="44B85E71">
        <w:rPr>
          <w:i/>
          <w:iCs/>
        </w:rPr>
        <w:t>blagovni menjavi</w:t>
      </w:r>
      <w:r w:rsidRPr="00537F95">
        <w:t xml:space="preserve"> pa </w:t>
      </w:r>
      <w:r w:rsidRPr="000D568F">
        <w:t xml:space="preserve">se bo zmanjševal. </w:t>
      </w:r>
      <w:r w:rsidR="512D9CAC">
        <w:t>Slednje</w:t>
      </w:r>
      <w:r>
        <w:t xml:space="preserve"> </w:t>
      </w:r>
      <w:r w:rsidRPr="000D568F">
        <w:t>bo glavni dejavnik znižanja presežka z letošnjih 4,6 % BDP na 3,8 % leta 2023. Letos</w:t>
      </w:r>
      <w:r w:rsidRPr="005F7865">
        <w:t xml:space="preserve"> bodo na zmanjšanje presežka blagovne menjave </w:t>
      </w:r>
      <w:r w:rsidRPr="6F7E3069">
        <w:rPr>
          <w:rFonts w:cs="Arial"/>
        </w:rPr>
        <w:t>poleg višje realne rasti uvoza od izvoza blaga</w:t>
      </w:r>
      <w:r w:rsidRPr="005F7865">
        <w:t xml:space="preserve"> vplivali tudi poslabšani pogoji menjave.</w:t>
      </w:r>
      <w:r w:rsidR="00591356" w:rsidRPr="005F7865">
        <w:rPr>
          <w:vertAlign w:val="superscript"/>
        </w:rPr>
        <w:footnoteReference w:id="56"/>
      </w:r>
      <w:r w:rsidRPr="005F7865">
        <w:t xml:space="preserve"> </w:t>
      </w:r>
      <w:r w:rsidRPr="44B85E71">
        <w:t>Zaradi letošnje rasti cen energentov in ostalih primarnih surovin po njihovem lanskem padcu bo namreč rast uvoznih cen višja od izvoznih, kar bo pogoje menjave poslabšalo za 2</w:t>
      </w:r>
      <w:r w:rsidRPr="00056A5C">
        <w:t> </w:t>
      </w:r>
      <w:r w:rsidRPr="44B85E71">
        <w:t xml:space="preserve">%. Od leta 2022 pa se bo presežek </w:t>
      </w:r>
      <w:r w:rsidRPr="44B85E71">
        <w:rPr>
          <w:i/>
          <w:iCs/>
        </w:rPr>
        <w:t>blagovne menjave</w:t>
      </w:r>
      <w:r w:rsidRPr="44B85E71">
        <w:t xml:space="preserve"> zmanjševal zaradi nadaljnje zmernejše rasti izvoza od uvoza, ki ga bo</w:t>
      </w:r>
      <w:r w:rsidR="4481380A">
        <w:t xml:space="preserve"> še naprej</w:t>
      </w:r>
      <w:r w:rsidRPr="44B85E71">
        <w:t xml:space="preserve"> podpirala solidna rast domače zasebne in investicijske potrošnje. K rasti presežka v </w:t>
      </w:r>
      <w:r w:rsidRPr="44B85E71">
        <w:rPr>
          <w:i/>
          <w:iCs/>
        </w:rPr>
        <w:t>menjavi storitev</w:t>
      </w:r>
      <w:r w:rsidRPr="44B85E71">
        <w:t xml:space="preserve"> bo letos prispeval predvsem promet in ostale storitve,</w:t>
      </w:r>
      <w:r w:rsidR="00591356" w:rsidRPr="00C81BEC">
        <w:rPr>
          <w:sz w:val="16"/>
          <w:szCs w:val="16"/>
          <w:vertAlign w:val="superscript"/>
        </w:rPr>
        <w:footnoteReference w:id="57"/>
      </w:r>
      <w:r w:rsidRPr="00C81BEC">
        <w:rPr>
          <w:sz w:val="16"/>
          <w:szCs w:val="16"/>
        </w:rPr>
        <w:t xml:space="preserve"> </w:t>
      </w:r>
      <w:r w:rsidRPr="44B85E71">
        <w:t>v prihodnjih dveh letih pa bodo okrevale vse storitve, zlasti potovanj</w:t>
      </w:r>
      <w:r w:rsidR="4587218B">
        <w:t>a</w:t>
      </w:r>
      <w:r w:rsidRPr="00DB5BA8">
        <w:rPr>
          <w:iCs/>
        </w:rPr>
        <w:t xml:space="preserve">. </w:t>
      </w:r>
      <w:r w:rsidRPr="00DB5BA8">
        <w:t xml:space="preserve">Primanjkljaja v bilancah </w:t>
      </w:r>
      <w:r w:rsidRPr="44B85E71">
        <w:rPr>
          <w:i/>
          <w:iCs/>
        </w:rPr>
        <w:t xml:space="preserve">primarnih in sekundarnih dohodkov </w:t>
      </w:r>
      <w:r w:rsidRPr="44B85E71">
        <w:t xml:space="preserve">se bosta v obdobju napovedi povečevala in nekoliko prispevala </w:t>
      </w:r>
      <w:r w:rsidRPr="00DB5BA8">
        <w:t xml:space="preserve">k zmanjšanju presežka na tekočem računu. </w:t>
      </w:r>
      <w:r w:rsidRPr="44B85E71">
        <w:t xml:space="preserve">Prvi se bo povečeval zaradi višjih neto izplačil dividend in </w:t>
      </w:r>
      <w:proofErr w:type="spellStart"/>
      <w:r w:rsidRPr="00DB5BA8">
        <w:t>reinvestiranih</w:t>
      </w:r>
      <w:proofErr w:type="spellEnd"/>
      <w:r w:rsidRPr="00DB5BA8">
        <w:t xml:space="preserve"> dobičkov zaradi okrevanja gospodarske aktivnosti. Zlasti letos se bodo povečala neto plačila obresti na zunanji dolg zaradi večjega </w:t>
      </w:r>
      <w:r w:rsidRPr="00DB5BA8">
        <w:lastRenderedPageBreak/>
        <w:t>zadolževanja državnega sektorja.</w:t>
      </w:r>
      <w:r w:rsidR="00591356" w:rsidRPr="00DB5BA8">
        <w:rPr>
          <w:vertAlign w:val="superscript"/>
        </w:rPr>
        <w:footnoteReference w:id="58"/>
      </w:r>
      <w:r w:rsidRPr="00DB5BA8">
        <w:t xml:space="preserve"> </w:t>
      </w:r>
      <w:r>
        <w:t xml:space="preserve">Letos pa bo </w:t>
      </w:r>
      <w:r w:rsidRPr="6F7E3069">
        <w:rPr>
          <w:rFonts w:cs="Arial"/>
        </w:rPr>
        <w:t xml:space="preserve">nižji tudi presežek dohodkov od dela, saj pričakujemo nižje prihodke od dela dnevnih migrantov v tujini ter malo višje prihodke tujcev na delu v Sloveniji. </w:t>
      </w:r>
      <w:r w:rsidRPr="00477391">
        <w:t>Nekoliko bodo povečanje primanjkljaja primarnih dohodkov ublažile prejete subvencije iz proračuna EU.</w:t>
      </w:r>
      <w:r w:rsidR="00591356" w:rsidRPr="00477391">
        <w:rPr>
          <w:vertAlign w:val="superscript"/>
        </w:rPr>
        <w:footnoteReference w:id="59"/>
      </w:r>
      <w:r w:rsidRPr="00477391">
        <w:t xml:space="preserve"> </w:t>
      </w:r>
      <w:r w:rsidRPr="00FD7EDF">
        <w:t xml:space="preserve">Primanjkljaj </w:t>
      </w:r>
      <w:r w:rsidRPr="44B85E71">
        <w:rPr>
          <w:i/>
          <w:iCs/>
        </w:rPr>
        <w:t>sekundarnih dohodkov</w:t>
      </w:r>
      <w:r w:rsidRPr="001D7BE9">
        <w:t xml:space="preserve"> pa se bo poviševal zlasti zaradi manj prejetih sredstev iz Evropskega socialnega sklada,</w:t>
      </w:r>
      <w:r w:rsidR="00591356" w:rsidRPr="001D7BE9">
        <w:rPr>
          <w:vertAlign w:val="superscript"/>
        </w:rPr>
        <w:footnoteReference w:id="60"/>
      </w:r>
      <w:r w:rsidRPr="001D7BE9">
        <w:t xml:space="preserve"> višjih vplačil v proračun EU iz naslova bruto nacionalnega dohodka in davka na dodano vrednost ter višjih neto odlivov transfer</w:t>
      </w:r>
      <w:r w:rsidR="3BBED3A9" w:rsidRPr="001D7BE9">
        <w:t>je</w:t>
      </w:r>
      <w:r w:rsidRPr="001D7BE9">
        <w:t>v zasebnega sektorja.</w:t>
      </w:r>
    </w:p>
    <w:bookmarkEnd w:id="161"/>
    <w:p w14:paraId="1160D02C" w14:textId="77777777" w:rsidR="00591356" w:rsidRDefault="00591356" w:rsidP="00591356">
      <w:pPr>
        <w:pStyle w:val="BesediloNAPOVED"/>
        <w:rPr>
          <w:b/>
          <w:bCs/>
        </w:rPr>
      </w:pPr>
    </w:p>
    <w:p w14:paraId="4A1EE99F" w14:textId="21302137" w:rsidR="00591356" w:rsidRPr="00767446" w:rsidRDefault="00591356" w:rsidP="00591356">
      <w:pPr>
        <w:pStyle w:val="Caption"/>
        <w:rPr>
          <w:noProof w:val="0"/>
        </w:rPr>
      </w:pPr>
      <w:r w:rsidRPr="00CC67D5">
        <w:rPr>
          <w:noProof w:val="0"/>
        </w:rPr>
        <w:t xml:space="preserve">Tabela </w:t>
      </w:r>
      <w:r w:rsidRPr="00CC67D5">
        <w:rPr>
          <w:color w:val="2B579A"/>
          <w:shd w:val="clear" w:color="auto" w:fill="E6E6E6"/>
        </w:rPr>
        <w:fldChar w:fldCharType="begin"/>
      </w:r>
      <w:r w:rsidRPr="00CC67D5">
        <w:rPr>
          <w:noProof w:val="0"/>
        </w:rPr>
        <w:instrText xml:space="preserve"> SEQ Tabela \* ARABIC </w:instrText>
      </w:r>
      <w:r w:rsidRPr="00CC67D5">
        <w:rPr>
          <w:color w:val="2B579A"/>
          <w:shd w:val="clear" w:color="auto" w:fill="E6E6E6"/>
        </w:rPr>
        <w:fldChar w:fldCharType="separate"/>
      </w:r>
      <w:r w:rsidR="00C30FBD">
        <w:t>7</w:t>
      </w:r>
      <w:r w:rsidRPr="00CC67D5">
        <w:rPr>
          <w:color w:val="2B579A"/>
          <w:shd w:val="clear" w:color="auto" w:fill="E6E6E6"/>
        </w:rPr>
        <w:fldChar w:fldCharType="end"/>
      </w:r>
      <w:r w:rsidRPr="00CC67D5">
        <w:rPr>
          <w:noProof w:val="0"/>
        </w:rPr>
        <w:t>: Napoved tekočega računa plačilne bilance – plačilno bilančna statistika</w:t>
      </w:r>
      <w:r w:rsidRPr="00767446">
        <w:rPr>
          <w:noProof w:val="0"/>
        </w:rPr>
        <w:t xml:space="preserve">  </w:t>
      </w:r>
    </w:p>
    <w:tbl>
      <w:tblPr>
        <w:tblW w:w="9070" w:type="dxa"/>
        <w:tblBorders>
          <w:top w:val="single" w:sz="4" w:space="0" w:color="000000" w:themeColor="text1"/>
          <w:bottom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960"/>
        <w:gridCol w:w="915"/>
        <w:gridCol w:w="980"/>
        <w:gridCol w:w="1230"/>
        <w:gridCol w:w="840"/>
        <w:gridCol w:w="1068"/>
        <w:gridCol w:w="1077"/>
      </w:tblGrid>
      <w:tr w:rsidR="00591356" w:rsidRPr="00767446" w14:paraId="65C633F6" w14:textId="77777777" w:rsidTr="003310BB">
        <w:trPr>
          <w:trHeight w:val="300"/>
        </w:trPr>
        <w:tc>
          <w:tcPr>
            <w:tcW w:w="2960" w:type="dxa"/>
            <w:vMerge w:val="restart"/>
            <w:vAlign w:val="center"/>
            <w:hideMark/>
          </w:tcPr>
          <w:p w14:paraId="1EF55719" w14:textId="77777777" w:rsidR="00591356" w:rsidRPr="001F02BE" w:rsidRDefault="00591356" w:rsidP="001115F7">
            <w:pPr>
              <w:pStyle w:val="TabelalevistolpecglavaNAPOVED"/>
            </w:pPr>
          </w:p>
        </w:tc>
        <w:tc>
          <w:tcPr>
            <w:tcW w:w="915" w:type="dxa"/>
            <w:vMerge w:val="restart"/>
            <w:vAlign w:val="center"/>
            <w:hideMark/>
          </w:tcPr>
          <w:p w14:paraId="451B27DC" w14:textId="77777777" w:rsidR="00591356" w:rsidRPr="001F02BE" w:rsidRDefault="00591356" w:rsidP="001115F7">
            <w:pPr>
              <w:pStyle w:val="TabelaglavaNAPOVED"/>
            </w:pPr>
            <w:r w:rsidRPr="001F02BE">
              <w:rPr>
                <w:rFonts w:cs="Arial"/>
                <w:color w:val="000000"/>
                <w:szCs w:val="16"/>
              </w:rPr>
              <w:t>2020</w:t>
            </w:r>
          </w:p>
        </w:tc>
        <w:tc>
          <w:tcPr>
            <w:tcW w:w="2210" w:type="dxa"/>
            <w:gridSpan w:val="2"/>
            <w:vAlign w:val="center"/>
            <w:hideMark/>
          </w:tcPr>
          <w:p w14:paraId="3DD4EB3A" w14:textId="77777777" w:rsidR="00591356" w:rsidRPr="001F02BE" w:rsidRDefault="00591356" w:rsidP="001115F7">
            <w:pPr>
              <w:pStyle w:val="TabelaglavaNAPOVED"/>
              <w:jc w:val="center"/>
            </w:pPr>
            <w:r w:rsidRPr="001F02BE">
              <w:rPr>
                <w:rFonts w:cs="Arial"/>
                <w:color w:val="000000"/>
                <w:szCs w:val="16"/>
              </w:rPr>
              <w:t>2021</w:t>
            </w:r>
          </w:p>
        </w:tc>
        <w:tc>
          <w:tcPr>
            <w:tcW w:w="1908" w:type="dxa"/>
            <w:gridSpan w:val="2"/>
            <w:vAlign w:val="center"/>
            <w:hideMark/>
          </w:tcPr>
          <w:p w14:paraId="2C50F4C7" w14:textId="77777777" w:rsidR="00591356" w:rsidRPr="001F02BE" w:rsidRDefault="00591356" w:rsidP="001115F7">
            <w:pPr>
              <w:pStyle w:val="TabelaglavaNAPOVED"/>
              <w:jc w:val="center"/>
            </w:pPr>
            <w:r w:rsidRPr="001F02BE">
              <w:rPr>
                <w:rFonts w:cs="Arial"/>
                <w:color w:val="000000"/>
                <w:szCs w:val="16"/>
              </w:rPr>
              <w:t>2022</w:t>
            </w:r>
          </w:p>
        </w:tc>
        <w:tc>
          <w:tcPr>
            <w:tcW w:w="1077" w:type="dxa"/>
            <w:vAlign w:val="center"/>
          </w:tcPr>
          <w:p w14:paraId="38CB2E91" w14:textId="77777777" w:rsidR="00591356" w:rsidRPr="001F02BE" w:rsidRDefault="00591356" w:rsidP="001115F7">
            <w:pPr>
              <w:pStyle w:val="TabelaglavaNAPOVED"/>
            </w:pPr>
            <w:r w:rsidRPr="001F02BE">
              <w:rPr>
                <w:rFonts w:cs="Arial"/>
                <w:color w:val="000000"/>
                <w:szCs w:val="16"/>
              </w:rPr>
              <w:t>2023</w:t>
            </w:r>
          </w:p>
        </w:tc>
      </w:tr>
      <w:tr w:rsidR="00970415" w:rsidRPr="00767446" w14:paraId="03E170B4" w14:textId="77777777" w:rsidTr="6E66596D">
        <w:trPr>
          <w:trHeight w:val="416"/>
        </w:trPr>
        <w:tc>
          <w:tcPr>
            <w:tcW w:w="2960" w:type="dxa"/>
            <w:vMerge/>
            <w:vAlign w:val="center"/>
            <w:hideMark/>
          </w:tcPr>
          <w:p w14:paraId="7FC4428C" w14:textId="77777777" w:rsidR="00591356" w:rsidRPr="001F02BE" w:rsidRDefault="00591356" w:rsidP="001115F7">
            <w:pPr>
              <w:pStyle w:val="BesediloNAPOVED"/>
              <w:rPr>
                <w:bCs/>
              </w:rPr>
            </w:pPr>
          </w:p>
        </w:tc>
        <w:tc>
          <w:tcPr>
            <w:tcW w:w="915" w:type="dxa"/>
            <w:vMerge/>
            <w:vAlign w:val="center"/>
            <w:hideMark/>
          </w:tcPr>
          <w:p w14:paraId="273A016D" w14:textId="77777777" w:rsidR="00591356" w:rsidRPr="001F02BE" w:rsidRDefault="00591356" w:rsidP="001115F7">
            <w:pPr>
              <w:pStyle w:val="TabelaglavaNAPOVED"/>
            </w:pPr>
          </w:p>
        </w:tc>
        <w:tc>
          <w:tcPr>
            <w:tcW w:w="980" w:type="dxa"/>
            <w:tcBorders>
              <w:bottom w:val="single" w:sz="4" w:space="0" w:color="000000" w:themeColor="text1"/>
            </w:tcBorders>
            <w:vAlign w:val="center"/>
          </w:tcPr>
          <w:p w14:paraId="77558324" w14:textId="77777777" w:rsidR="00591356" w:rsidRPr="001F02BE" w:rsidRDefault="00591356" w:rsidP="001115F7">
            <w:pPr>
              <w:pStyle w:val="TabelaglavaNAPOVED"/>
            </w:pPr>
            <w:r w:rsidRPr="0020130C">
              <w:rPr>
                <w:rFonts w:asciiTheme="minorHAnsi" w:hAnsiTheme="minorHAnsi" w:cstheme="minorHAnsi"/>
                <w:color w:val="000000"/>
                <w:szCs w:val="16"/>
              </w:rPr>
              <w:t>marec          2021</w:t>
            </w:r>
          </w:p>
        </w:tc>
        <w:tc>
          <w:tcPr>
            <w:tcW w:w="1230" w:type="dxa"/>
            <w:shd w:val="clear" w:color="auto" w:fill="E9E9E9" w:themeFill="accent3" w:themeFillTint="33"/>
            <w:vAlign w:val="center"/>
          </w:tcPr>
          <w:p w14:paraId="26950666" w14:textId="77777777" w:rsidR="00591356" w:rsidRPr="001F02BE" w:rsidRDefault="00591356" w:rsidP="001115F7">
            <w:pPr>
              <w:pStyle w:val="TabelaglavaNAPOVED"/>
              <w:rPr>
                <w:color w:val="9E001A" w:themeColor="accent1"/>
              </w:rPr>
            </w:pPr>
            <w:r w:rsidRPr="0020130C">
              <w:rPr>
                <w:rFonts w:asciiTheme="minorHAnsi" w:eastAsia="Calibri" w:hAnsiTheme="minorHAnsi" w:cstheme="minorHAnsi"/>
                <w:color w:val="9E001A"/>
                <w:szCs w:val="16"/>
              </w:rPr>
              <w:t>september   2021</w:t>
            </w:r>
          </w:p>
        </w:tc>
        <w:tc>
          <w:tcPr>
            <w:tcW w:w="840" w:type="dxa"/>
            <w:tcBorders>
              <w:bottom w:val="single" w:sz="4" w:space="0" w:color="000000" w:themeColor="text1"/>
            </w:tcBorders>
            <w:vAlign w:val="center"/>
          </w:tcPr>
          <w:p w14:paraId="3E233685" w14:textId="77777777" w:rsidR="00591356" w:rsidRPr="001F02BE" w:rsidRDefault="00591356" w:rsidP="001115F7">
            <w:pPr>
              <w:pStyle w:val="TabelaglavaNAPOVED"/>
            </w:pPr>
            <w:r w:rsidRPr="0020130C">
              <w:rPr>
                <w:rFonts w:asciiTheme="minorHAnsi" w:hAnsiTheme="minorHAnsi" w:cstheme="minorHAnsi"/>
                <w:color w:val="000000"/>
                <w:szCs w:val="16"/>
              </w:rPr>
              <w:t>marec          2021</w:t>
            </w:r>
          </w:p>
        </w:tc>
        <w:tc>
          <w:tcPr>
            <w:tcW w:w="1068" w:type="dxa"/>
            <w:shd w:val="clear" w:color="auto" w:fill="E9E9E9" w:themeFill="accent3" w:themeFillTint="33"/>
            <w:vAlign w:val="center"/>
          </w:tcPr>
          <w:p w14:paraId="67EF6062" w14:textId="77777777" w:rsidR="00591356" w:rsidRPr="001F02BE" w:rsidRDefault="00591356" w:rsidP="001115F7">
            <w:pPr>
              <w:pStyle w:val="TabelaglavaNAPOVED"/>
              <w:rPr>
                <w:color w:val="9E001A" w:themeColor="accent1"/>
              </w:rPr>
            </w:pPr>
            <w:r w:rsidRPr="0020130C">
              <w:rPr>
                <w:rFonts w:asciiTheme="minorHAnsi" w:eastAsia="Calibri" w:hAnsiTheme="minorHAnsi" w:cstheme="minorHAnsi"/>
                <w:color w:val="9E001A"/>
                <w:szCs w:val="16"/>
              </w:rPr>
              <w:t>september   2021</w:t>
            </w:r>
          </w:p>
        </w:tc>
        <w:tc>
          <w:tcPr>
            <w:tcW w:w="1077" w:type="dxa"/>
            <w:shd w:val="clear" w:color="auto" w:fill="E9E9E9" w:themeFill="accent3" w:themeFillTint="33"/>
          </w:tcPr>
          <w:p w14:paraId="65518829" w14:textId="77777777" w:rsidR="00591356" w:rsidRPr="001F02BE" w:rsidRDefault="00591356" w:rsidP="001115F7">
            <w:pPr>
              <w:pStyle w:val="TabelaglavaNAPOVED"/>
              <w:rPr>
                <w:color w:val="9E001A" w:themeColor="accent1"/>
              </w:rPr>
            </w:pPr>
            <w:r w:rsidRPr="0020130C">
              <w:rPr>
                <w:rFonts w:asciiTheme="minorHAnsi" w:eastAsia="Calibri" w:hAnsiTheme="minorHAnsi" w:cstheme="minorHAnsi"/>
                <w:color w:val="9E001A"/>
                <w:szCs w:val="16"/>
              </w:rPr>
              <w:t>september   2021</w:t>
            </w:r>
          </w:p>
        </w:tc>
      </w:tr>
      <w:tr w:rsidR="00970415" w:rsidRPr="00767446" w14:paraId="41E6E995" w14:textId="77777777" w:rsidTr="6E66596D">
        <w:trPr>
          <w:trHeight w:val="361"/>
        </w:trPr>
        <w:tc>
          <w:tcPr>
            <w:tcW w:w="2960" w:type="dxa"/>
            <w:vAlign w:val="center"/>
            <w:hideMark/>
          </w:tcPr>
          <w:p w14:paraId="7AAD5AC4" w14:textId="77777777" w:rsidR="00591356" w:rsidRPr="001F02BE" w:rsidRDefault="00591356" w:rsidP="001115F7">
            <w:pPr>
              <w:pStyle w:val="TabelalevistolpecNAPOVED"/>
            </w:pPr>
            <w:r w:rsidRPr="001F02BE">
              <w:t>Tekoči račun, v mio EUR</w:t>
            </w:r>
          </w:p>
        </w:tc>
        <w:tc>
          <w:tcPr>
            <w:tcW w:w="915" w:type="dxa"/>
            <w:vAlign w:val="center"/>
          </w:tcPr>
          <w:p w14:paraId="678005F0" w14:textId="77777777" w:rsidR="00591356" w:rsidRPr="001F02BE" w:rsidRDefault="00591356" w:rsidP="001115F7">
            <w:pPr>
              <w:pStyle w:val="TabelaNAPOVED"/>
            </w:pPr>
            <w:r w:rsidRPr="001F02BE">
              <w:rPr>
                <w:rFonts w:asciiTheme="minorHAnsi" w:hAnsiTheme="minorHAnsi" w:cstheme="minorHAnsi"/>
                <w:color w:val="000000"/>
                <w:szCs w:val="16"/>
              </w:rPr>
              <w:t>3.462</w:t>
            </w:r>
          </w:p>
        </w:tc>
        <w:tc>
          <w:tcPr>
            <w:tcW w:w="980" w:type="dxa"/>
            <w:vAlign w:val="center"/>
          </w:tcPr>
          <w:p w14:paraId="3570C864" w14:textId="77777777" w:rsidR="00591356" w:rsidRPr="001F02BE" w:rsidRDefault="00591356" w:rsidP="001115F7">
            <w:pPr>
              <w:pStyle w:val="TabelaNAPOVED"/>
            </w:pPr>
            <w:r w:rsidRPr="001F02BE">
              <w:rPr>
                <w:rFonts w:asciiTheme="minorHAnsi" w:hAnsiTheme="minorHAnsi" w:cstheme="minorHAnsi"/>
                <w:bCs/>
                <w:szCs w:val="16"/>
                <w:lang w:val="it-IT"/>
              </w:rPr>
              <w:t>3.220</w:t>
            </w:r>
          </w:p>
        </w:tc>
        <w:tc>
          <w:tcPr>
            <w:tcW w:w="1230" w:type="dxa"/>
            <w:shd w:val="clear" w:color="auto" w:fill="E9E9E9" w:themeFill="accent3" w:themeFillTint="33"/>
            <w:vAlign w:val="center"/>
          </w:tcPr>
          <w:p w14:paraId="42C47600" w14:textId="77777777" w:rsidR="00591356" w:rsidRPr="001F02BE" w:rsidRDefault="00591356" w:rsidP="001115F7">
            <w:pPr>
              <w:pStyle w:val="TabelaNAPOVED"/>
              <w:rPr>
                <w:b/>
                <w:bCs/>
                <w:color w:val="9E001A" w:themeColor="accent1"/>
              </w:rPr>
            </w:pPr>
            <w:r w:rsidRPr="001F02BE">
              <w:rPr>
                <w:rFonts w:asciiTheme="minorHAnsi" w:eastAsia="Calibri" w:hAnsiTheme="minorHAnsi" w:cstheme="minorHAnsi"/>
                <w:b/>
                <w:bCs/>
                <w:color w:val="9E001A"/>
                <w:szCs w:val="16"/>
              </w:rPr>
              <w:t>2.337</w:t>
            </w:r>
          </w:p>
        </w:tc>
        <w:tc>
          <w:tcPr>
            <w:tcW w:w="840" w:type="dxa"/>
            <w:vAlign w:val="center"/>
          </w:tcPr>
          <w:p w14:paraId="05EFB765" w14:textId="77777777" w:rsidR="00591356" w:rsidRPr="001F02BE" w:rsidRDefault="00591356" w:rsidP="001115F7">
            <w:pPr>
              <w:pStyle w:val="TabelaNAPOVED"/>
            </w:pPr>
            <w:r w:rsidRPr="001F02BE">
              <w:rPr>
                <w:rFonts w:asciiTheme="minorHAnsi" w:hAnsiTheme="minorHAnsi" w:cstheme="minorHAnsi"/>
                <w:bCs/>
                <w:szCs w:val="16"/>
                <w:lang w:val="it-IT"/>
              </w:rPr>
              <w:t>3.128</w:t>
            </w:r>
          </w:p>
        </w:tc>
        <w:tc>
          <w:tcPr>
            <w:tcW w:w="1068" w:type="dxa"/>
            <w:shd w:val="clear" w:color="auto" w:fill="E9E9E9" w:themeFill="accent3" w:themeFillTint="33"/>
            <w:vAlign w:val="center"/>
          </w:tcPr>
          <w:p w14:paraId="585B458D" w14:textId="77777777" w:rsidR="00591356" w:rsidRPr="001F02BE" w:rsidRDefault="00591356" w:rsidP="001115F7">
            <w:pPr>
              <w:pStyle w:val="TabelaNAPOVED"/>
              <w:rPr>
                <w:b/>
                <w:bCs/>
                <w:color w:val="9E001A" w:themeColor="accent1"/>
              </w:rPr>
            </w:pPr>
            <w:r w:rsidRPr="001F02BE">
              <w:rPr>
                <w:rFonts w:asciiTheme="minorHAnsi" w:eastAsia="Calibri" w:hAnsiTheme="minorHAnsi" w:cstheme="minorHAnsi"/>
                <w:b/>
                <w:bCs/>
                <w:color w:val="9E001A"/>
                <w:szCs w:val="16"/>
              </w:rPr>
              <w:t>2.138</w:t>
            </w:r>
          </w:p>
        </w:tc>
        <w:tc>
          <w:tcPr>
            <w:tcW w:w="1077" w:type="dxa"/>
            <w:shd w:val="clear" w:color="auto" w:fill="E9E9E9" w:themeFill="accent3" w:themeFillTint="33"/>
            <w:vAlign w:val="center"/>
          </w:tcPr>
          <w:p w14:paraId="40882457" w14:textId="77777777" w:rsidR="00591356" w:rsidRPr="001F02BE" w:rsidRDefault="00591356" w:rsidP="001115F7">
            <w:pPr>
              <w:pStyle w:val="TabelaNAPOVED"/>
              <w:rPr>
                <w:b/>
                <w:bCs/>
                <w:color w:val="9E001A" w:themeColor="accent1"/>
              </w:rPr>
            </w:pPr>
            <w:r w:rsidRPr="001F02BE">
              <w:rPr>
                <w:rFonts w:asciiTheme="minorHAnsi" w:eastAsia="Calibri" w:hAnsiTheme="minorHAnsi" w:cstheme="minorHAnsi"/>
                <w:b/>
                <w:bCs/>
                <w:color w:val="9E001A"/>
                <w:szCs w:val="16"/>
              </w:rPr>
              <w:t>2.116</w:t>
            </w:r>
          </w:p>
        </w:tc>
      </w:tr>
      <w:tr w:rsidR="00970415" w:rsidRPr="00767446" w14:paraId="012D22EE" w14:textId="77777777" w:rsidTr="6E66596D">
        <w:trPr>
          <w:trHeight w:val="361"/>
        </w:trPr>
        <w:tc>
          <w:tcPr>
            <w:tcW w:w="2960" w:type="dxa"/>
            <w:vAlign w:val="center"/>
            <w:hideMark/>
          </w:tcPr>
          <w:p w14:paraId="529BDA03" w14:textId="77777777" w:rsidR="00591356" w:rsidRPr="001F02BE" w:rsidRDefault="00591356" w:rsidP="001115F7">
            <w:pPr>
              <w:pStyle w:val="TabelalevistolpecNAPOVED"/>
            </w:pPr>
            <w:r w:rsidRPr="001F02BE">
              <w:t xml:space="preserve">Tekoči račun, delež v primerjavi z BDP, v % </w:t>
            </w:r>
          </w:p>
        </w:tc>
        <w:tc>
          <w:tcPr>
            <w:tcW w:w="915" w:type="dxa"/>
            <w:vAlign w:val="center"/>
          </w:tcPr>
          <w:p w14:paraId="4007799C" w14:textId="77777777" w:rsidR="00591356" w:rsidRPr="001F02BE" w:rsidRDefault="00591356" w:rsidP="001115F7">
            <w:pPr>
              <w:pStyle w:val="TabelaNAPOVED"/>
            </w:pPr>
            <w:r w:rsidRPr="001F02BE">
              <w:rPr>
                <w:rFonts w:asciiTheme="minorHAnsi" w:hAnsiTheme="minorHAnsi" w:cstheme="minorHAnsi"/>
                <w:color w:val="000000"/>
                <w:szCs w:val="16"/>
              </w:rPr>
              <w:t>7,4</w:t>
            </w:r>
          </w:p>
        </w:tc>
        <w:tc>
          <w:tcPr>
            <w:tcW w:w="980" w:type="dxa"/>
            <w:vAlign w:val="center"/>
          </w:tcPr>
          <w:p w14:paraId="79D12B50" w14:textId="77777777" w:rsidR="00591356" w:rsidRPr="001F02BE" w:rsidRDefault="00591356" w:rsidP="001115F7">
            <w:pPr>
              <w:pStyle w:val="TabelaNAPOVED"/>
            </w:pPr>
            <w:r w:rsidRPr="001F02BE">
              <w:rPr>
                <w:rFonts w:asciiTheme="minorHAnsi" w:hAnsiTheme="minorHAnsi" w:cstheme="minorHAnsi"/>
                <w:bCs/>
                <w:szCs w:val="16"/>
                <w:lang w:val="it-IT"/>
              </w:rPr>
              <w:t>6,6</w:t>
            </w:r>
          </w:p>
        </w:tc>
        <w:tc>
          <w:tcPr>
            <w:tcW w:w="1230" w:type="dxa"/>
            <w:shd w:val="clear" w:color="auto" w:fill="E9E9E9" w:themeFill="accent3" w:themeFillTint="33"/>
            <w:vAlign w:val="center"/>
          </w:tcPr>
          <w:p w14:paraId="68778D80" w14:textId="77777777" w:rsidR="00591356" w:rsidRPr="001F02BE" w:rsidRDefault="00591356" w:rsidP="001115F7">
            <w:pPr>
              <w:pStyle w:val="TabelaNAPOVED"/>
              <w:rPr>
                <w:b/>
                <w:bCs/>
                <w:color w:val="9E001A" w:themeColor="accent1"/>
              </w:rPr>
            </w:pPr>
            <w:r w:rsidRPr="001F02BE">
              <w:rPr>
                <w:rFonts w:asciiTheme="minorHAnsi" w:eastAsia="Calibri" w:hAnsiTheme="minorHAnsi" w:cstheme="minorHAnsi"/>
                <w:b/>
                <w:bCs/>
                <w:color w:val="9E001A"/>
                <w:szCs w:val="16"/>
              </w:rPr>
              <w:t>4,6</w:t>
            </w:r>
          </w:p>
        </w:tc>
        <w:tc>
          <w:tcPr>
            <w:tcW w:w="840" w:type="dxa"/>
            <w:vAlign w:val="center"/>
          </w:tcPr>
          <w:p w14:paraId="4D7C6800" w14:textId="77777777" w:rsidR="00591356" w:rsidRPr="001F02BE" w:rsidRDefault="00591356" w:rsidP="001115F7">
            <w:pPr>
              <w:pStyle w:val="TabelaNAPOVED"/>
            </w:pPr>
            <w:r w:rsidRPr="001F02BE">
              <w:rPr>
                <w:rFonts w:asciiTheme="minorHAnsi" w:hAnsiTheme="minorHAnsi" w:cstheme="minorHAnsi"/>
                <w:bCs/>
                <w:szCs w:val="16"/>
                <w:lang w:val="it-IT"/>
              </w:rPr>
              <w:t>6,1</w:t>
            </w:r>
          </w:p>
        </w:tc>
        <w:tc>
          <w:tcPr>
            <w:tcW w:w="1068" w:type="dxa"/>
            <w:shd w:val="clear" w:color="auto" w:fill="E9E9E9" w:themeFill="accent3" w:themeFillTint="33"/>
            <w:vAlign w:val="center"/>
          </w:tcPr>
          <w:p w14:paraId="38AEB58C" w14:textId="77777777" w:rsidR="00591356" w:rsidRPr="001F02BE" w:rsidRDefault="00591356" w:rsidP="001115F7">
            <w:pPr>
              <w:pStyle w:val="TabelaNAPOVED"/>
              <w:rPr>
                <w:b/>
                <w:bCs/>
                <w:color w:val="9E001A" w:themeColor="accent1"/>
              </w:rPr>
            </w:pPr>
            <w:r w:rsidRPr="001F02BE">
              <w:rPr>
                <w:rFonts w:asciiTheme="minorHAnsi" w:eastAsia="Calibri" w:hAnsiTheme="minorHAnsi" w:cstheme="minorHAnsi"/>
                <w:b/>
                <w:bCs/>
                <w:color w:val="9E001A"/>
                <w:szCs w:val="16"/>
              </w:rPr>
              <w:t>4,0</w:t>
            </w:r>
          </w:p>
        </w:tc>
        <w:tc>
          <w:tcPr>
            <w:tcW w:w="1077" w:type="dxa"/>
            <w:shd w:val="clear" w:color="auto" w:fill="E9E9E9" w:themeFill="accent3" w:themeFillTint="33"/>
            <w:vAlign w:val="center"/>
          </w:tcPr>
          <w:p w14:paraId="217784C4" w14:textId="77777777" w:rsidR="00591356" w:rsidRPr="001F02BE" w:rsidRDefault="00591356" w:rsidP="001115F7">
            <w:pPr>
              <w:pStyle w:val="TabelaNAPOVED"/>
              <w:rPr>
                <w:b/>
                <w:bCs/>
                <w:color w:val="9E001A" w:themeColor="accent1"/>
              </w:rPr>
            </w:pPr>
            <w:r w:rsidRPr="001F02BE">
              <w:rPr>
                <w:rFonts w:asciiTheme="minorHAnsi" w:eastAsia="Calibri" w:hAnsiTheme="minorHAnsi" w:cstheme="minorHAnsi"/>
                <w:b/>
                <w:bCs/>
                <w:color w:val="9E001A"/>
                <w:szCs w:val="16"/>
              </w:rPr>
              <w:t>3,8</w:t>
            </w:r>
          </w:p>
        </w:tc>
      </w:tr>
    </w:tbl>
    <w:p w14:paraId="3BA1C221" w14:textId="454DEFFE" w:rsidR="00591356" w:rsidRPr="00767446" w:rsidRDefault="00591356" w:rsidP="00591356">
      <w:pPr>
        <w:pStyle w:val="VirNAPOVED"/>
      </w:pPr>
      <w:r w:rsidRPr="00767446">
        <w:t>Vir: BS</w:t>
      </w:r>
      <w:r w:rsidR="00BD04D4">
        <w:fldChar w:fldCharType="begin"/>
      </w:r>
      <w:r w:rsidR="00EF5A85">
        <w:instrText xml:space="preserve"> ADDIN ZOTERO_ITEM CSL_CITATION {"citationID":"9JbXotS0","properties":{"formattedCitation":"(2021)","plainCitation":"(2021)","noteIndex":0},"citationItems":[{"id":455,"uris":["http://zotero.org/groups/4141114/items/GUZF7F2B"],"uri":["http://zotero.org/groups/4141114/items/GUZF7F2B"],"itemData":{"id":455,"type":"report","event-place":"Ljubljana","genre":"Podatkovni portal","publisher":"Banka Slovenije","publisher-place":"Ljubljana","title":"Podatkovne serije Banka Slovenije","URL":"https://px.bsi.si/pxweb/sl/serije_slo/","author":[{"family":"BS","given":""}],"accessed":{"date-parts":[["2021",9,13]]},"issued":{"date-parts":[["2021"]]}},"suppress-author":true}],"schema":"https://github.com/citation-style-language/schema/raw/master/csl-citation.json"} </w:instrText>
      </w:r>
      <w:r w:rsidR="00BD04D4">
        <w:fldChar w:fldCharType="separate"/>
      </w:r>
      <w:r w:rsidR="00031EAB" w:rsidRPr="00031EAB">
        <w:rPr>
          <w:rFonts w:cs="Arial"/>
        </w:rPr>
        <w:t>(2021)</w:t>
      </w:r>
      <w:r w:rsidR="00BD04D4">
        <w:fldChar w:fldCharType="end"/>
      </w:r>
      <w:del w:id="162" w:author="Nataša Todorović Jemec" w:date="2021-09-14T11:58:00Z">
        <w:r w:rsidRPr="00767446" w:rsidDel="00BD04D4">
          <w:delText xml:space="preserve"> − plačilno bilančna statistika</w:delText>
        </w:r>
      </w:del>
      <w:r w:rsidRPr="00767446">
        <w:t>, 202</w:t>
      </w:r>
      <w:r>
        <w:t>1</w:t>
      </w:r>
      <w:r w:rsidRPr="00767446">
        <w:t>−202</w:t>
      </w:r>
      <w:r>
        <w:t>3</w:t>
      </w:r>
      <w:r w:rsidRPr="00767446">
        <w:t xml:space="preserve"> napoved UMAR.</w:t>
      </w:r>
    </w:p>
    <w:tbl>
      <w:tblPr>
        <w:tblStyle w:val="TableGrid"/>
        <w:tblW w:w="9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30"/>
        <w:gridCol w:w="4530"/>
      </w:tblGrid>
      <w:tr w:rsidR="00591356" w:rsidRPr="00E37D1C" w14:paraId="05BE9EC2" w14:textId="77777777" w:rsidTr="001115F7">
        <w:tc>
          <w:tcPr>
            <w:tcW w:w="4530" w:type="dxa"/>
          </w:tcPr>
          <w:p w14:paraId="47A13246" w14:textId="77777777" w:rsidR="00591356" w:rsidRPr="004115F7" w:rsidRDefault="00591356" w:rsidP="004115F7">
            <w:pPr>
              <w:pStyle w:val="Caption"/>
              <w:rPr>
                <w:highlight w:val="yellow"/>
              </w:rPr>
            </w:pPr>
          </w:p>
          <w:p w14:paraId="0E1274E9" w14:textId="0860D67D" w:rsidR="00591356" w:rsidRPr="004115F7" w:rsidRDefault="00591356" w:rsidP="004115F7">
            <w:pPr>
              <w:pStyle w:val="Caption"/>
              <w:rPr>
                <w:highlight w:val="yellow"/>
              </w:rPr>
            </w:pPr>
            <w:r w:rsidRPr="004115F7">
              <w:t xml:space="preserve">Slika </w:t>
            </w:r>
            <w:r w:rsidRPr="004115F7">
              <w:fldChar w:fldCharType="begin"/>
            </w:r>
            <w:r w:rsidRPr="004115F7">
              <w:instrText xml:space="preserve"> SEQ Slika \* ARABIC </w:instrText>
            </w:r>
            <w:r w:rsidRPr="004115F7">
              <w:fldChar w:fldCharType="separate"/>
            </w:r>
            <w:r w:rsidR="00C30FBD">
              <w:t>44</w:t>
            </w:r>
            <w:r w:rsidRPr="004115F7">
              <w:fldChar w:fldCharType="end"/>
            </w:r>
            <w:r w:rsidRPr="004115F7">
              <w:t>: Presežek tekočega računa se bo v obdobju napovedi zniževal</w:t>
            </w:r>
            <w:r w:rsidR="65B865B0" w:rsidRPr="004115F7">
              <w:t>,</w:t>
            </w:r>
            <w:r w:rsidRPr="004115F7">
              <w:t xml:space="preserve"> a ostal </w:t>
            </w:r>
            <w:r w:rsidR="61E15A22" w:rsidRPr="004115F7">
              <w:t xml:space="preserve">precej </w:t>
            </w:r>
            <w:r w:rsidRPr="004115F7">
              <w:t>visok</w:t>
            </w:r>
          </w:p>
          <w:p w14:paraId="751BBB13" w14:textId="77777777" w:rsidR="00591356" w:rsidRPr="004115F7" w:rsidRDefault="00591356" w:rsidP="004115F7">
            <w:pPr>
              <w:pStyle w:val="Caption"/>
              <w:rPr>
                <w:highlight w:val="yellow"/>
              </w:rPr>
            </w:pPr>
          </w:p>
          <w:p w14:paraId="43E4BD17" w14:textId="77777777" w:rsidR="00591356" w:rsidRPr="004115F7" w:rsidRDefault="00591356" w:rsidP="004115F7">
            <w:pPr>
              <w:pStyle w:val="Caption"/>
              <w:rPr>
                <w:highlight w:val="yellow"/>
              </w:rPr>
            </w:pPr>
            <w:r w:rsidRPr="004115F7">
              <w:drawing>
                <wp:inline distT="0" distB="0" distL="0" distR="0" wp14:anchorId="324DC908" wp14:editId="6D25F8A4">
                  <wp:extent cx="2733675" cy="2238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733675" cy="2238375"/>
                          </a:xfrm>
                          <a:prstGeom prst="rect">
                            <a:avLst/>
                          </a:prstGeom>
                          <a:noFill/>
                          <a:ln>
                            <a:noFill/>
                          </a:ln>
                        </pic:spPr>
                      </pic:pic>
                    </a:graphicData>
                  </a:graphic>
                </wp:inline>
              </w:drawing>
            </w:r>
          </w:p>
        </w:tc>
        <w:tc>
          <w:tcPr>
            <w:tcW w:w="4530" w:type="dxa"/>
          </w:tcPr>
          <w:p w14:paraId="3936F87E" w14:textId="77777777" w:rsidR="00591356" w:rsidRPr="004115F7" w:rsidRDefault="00591356" w:rsidP="004115F7">
            <w:pPr>
              <w:pStyle w:val="Caption"/>
              <w:rPr>
                <w:highlight w:val="yellow"/>
              </w:rPr>
            </w:pPr>
          </w:p>
          <w:p w14:paraId="0CE7CB26" w14:textId="34C65EFC" w:rsidR="00591356" w:rsidRPr="004115F7" w:rsidRDefault="00591356" w:rsidP="004115F7">
            <w:pPr>
              <w:pStyle w:val="Caption"/>
              <w:rPr>
                <w:highlight w:val="yellow"/>
              </w:rPr>
            </w:pPr>
            <w:r w:rsidRPr="004115F7">
              <w:t xml:space="preserve">Slika </w:t>
            </w:r>
            <w:r w:rsidRPr="004115F7">
              <w:fldChar w:fldCharType="begin"/>
            </w:r>
            <w:r w:rsidRPr="004115F7">
              <w:instrText xml:space="preserve"> SEQ Slika \* ARABIC </w:instrText>
            </w:r>
            <w:r w:rsidRPr="004115F7">
              <w:fldChar w:fldCharType="separate"/>
            </w:r>
            <w:r w:rsidR="00C30FBD">
              <w:t>45</w:t>
            </w:r>
            <w:r w:rsidRPr="004115F7">
              <w:fldChar w:fldCharType="end"/>
            </w:r>
            <w:r w:rsidRPr="004115F7">
              <w:t xml:space="preserve">: Cenovna gibanja bodo imela letos na saldo menjave blaga </w:t>
            </w:r>
            <w:r w:rsidR="6DE4C245" w:rsidRPr="004115F7">
              <w:t xml:space="preserve">opazen </w:t>
            </w:r>
            <w:r w:rsidRPr="004115F7">
              <w:t>negativen učinek</w:t>
            </w:r>
          </w:p>
          <w:p w14:paraId="33692E52" w14:textId="77777777" w:rsidR="00591356" w:rsidRPr="004115F7" w:rsidRDefault="00591356" w:rsidP="004115F7">
            <w:pPr>
              <w:pStyle w:val="Caption"/>
              <w:rPr>
                <w:highlight w:val="yellow"/>
              </w:rPr>
            </w:pPr>
          </w:p>
          <w:p w14:paraId="6522DE7F" w14:textId="77777777" w:rsidR="00591356" w:rsidRPr="004115F7" w:rsidRDefault="00591356" w:rsidP="004115F7">
            <w:pPr>
              <w:pStyle w:val="Caption"/>
              <w:rPr>
                <w:highlight w:val="yellow"/>
              </w:rPr>
            </w:pPr>
            <w:r w:rsidRPr="004115F7">
              <w:drawing>
                <wp:inline distT="0" distB="0" distL="0" distR="0" wp14:anchorId="64C0A961" wp14:editId="4E2EED8A">
                  <wp:extent cx="2734310" cy="221678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34310" cy="2216785"/>
                          </a:xfrm>
                          <a:prstGeom prst="rect">
                            <a:avLst/>
                          </a:prstGeom>
                          <a:noFill/>
                          <a:ln>
                            <a:noFill/>
                          </a:ln>
                        </pic:spPr>
                      </pic:pic>
                    </a:graphicData>
                  </a:graphic>
                </wp:inline>
              </w:drawing>
            </w:r>
          </w:p>
        </w:tc>
      </w:tr>
    </w:tbl>
    <w:p w14:paraId="7CDD2C2C" w14:textId="77777777" w:rsidR="00591356" w:rsidRPr="00D06770" w:rsidRDefault="00591356" w:rsidP="00591356">
      <w:pPr>
        <w:pStyle w:val="BesediloNAPOVED"/>
        <w:rPr>
          <w:bCs/>
        </w:rPr>
      </w:pPr>
    </w:p>
    <w:p w14:paraId="4BF4A0ED" w14:textId="77777777" w:rsidR="00591356" w:rsidRDefault="00591356" w:rsidP="00591356">
      <w:pPr>
        <w:pStyle w:val="Heading1"/>
      </w:pPr>
      <w:bookmarkStart w:id="163" w:name="_Toc82438219"/>
      <w:bookmarkEnd w:id="135"/>
      <w:r w:rsidRPr="00767446">
        <w:lastRenderedPageBreak/>
        <w:t>Tveganja glede uresničitve napovedi</w:t>
      </w:r>
      <w:bookmarkEnd w:id="163"/>
    </w:p>
    <w:p w14:paraId="02CE7134" w14:textId="77777777" w:rsidR="00591356" w:rsidRPr="00832E3A" w:rsidRDefault="00591356" w:rsidP="00591356">
      <w:pPr>
        <w:pStyle w:val="BesediloNAPOVED"/>
      </w:pPr>
    </w:p>
    <w:bookmarkEnd w:id="7"/>
    <w:p w14:paraId="3AAC9EA2" w14:textId="1513B8CC" w:rsidR="005553B1" w:rsidRDefault="00591356" w:rsidP="006C0D35">
      <w:pPr>
        <w:pStyle w:val="BesediloNAPOVED"/>
        <w:rPr>
          <w:rFonts w:asciiTheme="minorHAnsi" w:hAnsiTheme="minorHAnsi"/>
          <w:sz w:val="22"/>
        </w:rPr>
      </w:pPr>
      <w:r w:rsidRPr="2AB49F08">
        <w:rPr>
          <w:b/>
        </w:rPr>
        <w:t>Največje</w:t>
      </w:r>
      <w:r w:rsidR="00180DD4" w:rsidRPr="2AB49F08">
        <w:rPr>
          <w:b/>
        </w:rPr>
        <w:t xml:space="preserve"> negativno</w:t>
      </w:r>
      <w:r w:rsidRPr="2AB49F08">
        <w:rPr>
          <w:b/>
        </w:rPr>
        <w:t xml:space="preserve"> tveganje za uresničitev Jesenske napovedi ostaja povezano z epidemi</w:t>
      </w:r>
      <w:r w:rsidR="5755693B" w:rsidRPr="2AB49F08">
        <w:rPr>
          <w:b/>
        </w:rPr>
        <w:t>čnimi</w:t>
      </w:r>
      <w:r w:rsidR="000F5EB8">
        <w:rPr>
          <w:b/>
        </w:rPr>
        <w:t xml:space="preserve"> </w:t>
      </w:r>
      <w:r w:rsidRPr="2AB49F08">
        <w:rPr>
          <w:b/>
        </w:rPr>
        <w:t>razmerami v Sloveniji in v najpomembnejših trgovinskih partnericah, pomembno je tudi premišljeno prilagajanje ukrepov za blaženje posledic epidemije glede na epidem</w:t>
      </w:r>
      <w:r w:rsidR="005B3C06">
        <w:rPr>
          <w:b/>
        </w:rPr>
        <w:t>ično</w:t>
      </w:r>
      <w:r w:rsidRPr="2AB49F08">
        <w:rPr>
          <w:b/>
        </w:rPr>
        <w:t xml:space="preserve"> in gospodarsko situacijo.</w:t>
      </w:r>
      <w:r w:rsidRPr="00964201">
        <w:rPr>
          <w:b/>
        </w:rPr>
        <w:t xml:space="preserve"> </w:t>
      </w:r>
      <w:r>
        <w:t xml:space="preserve">Morebitni strožji omejitveni ukrepi ob novih valovih okužb, tudi kot posledica novih in bolj nalezljivih mutacij </w:t>
      </w:r>
      <w:proofErr w:type="spellStart"/>
      <w:r>
        <w:t>koronavirusa</w:t>
      </w:r>
      <w:proofErr w:type="spellEnd"/>
      <w:r>
        <w:t xml:space="preserve"> in/ali </w:t>
      </w:r>
      <w:r w:rsidR="72F45B22">
        <w:t xml:space="preserve">nezadostne </w:t>
      </w:r>
      <w:proofErr w:type="spellStart"/>
      <w:r w:rsidR="72F45B22">
        <w:t>precepljenosti</w:t>
      </w:r>
      <w:proofErr w:type="spellEnd"/>
      <w:r>
        <w:t>, ter s tem povezana ponovna večja zaprtja gospodarstev v prihodnje predstavljajo največj</w:t>
      </w:r>
      <w:r w:rsidR="483706EE">
        <w:t>e</w:t>
      </w:r>
      <w:r>
        <w:t xml:space="preserve"> </w:t>
      </w:r>
      <w:r w:rsidR="590979B2">
        <w:t>tveganje za</w:t>
      </w:r>
      <w:r>
        <w:t xml:space="preserve"> stabilnejše okrevanj</w:t>
      </w:r>
      <w:r w:rsidR="33AAEA8F">
        <w:t>e</w:t>
      </w:r>
      <w:r>
        <w:t xml:space="preserve">. Visoka negotovost oziroma zaskrbljenost gospodinjstev zaradi potencialne ogroženosti posameznih delovnih mest ter zaprtje oziroma omejeno delovanje predvsem storitvenih dejavnosti, ki zahtevajo več stika, bi vplivala tudi na ohranjanje visoke ravni previdnostnega in prisilnega varčevanja oziroma njegovo počasnejše sproščanje. Večji vpliv podjetniških težav, zlasti v nekaterih bolj prizadetih storitvenih dejavnostih, bi lahko </w:t>
      </w:r>
      <w:r w:rsidR="00074129">
        <w:t xml:space="preserve">vodil </w:t>
      </w:r>
      <w:r>
        <w:t>v več</w:t>
      </w:r>
      <w:r w:rsidR="00A2598F">
        <w:t xml:space="preserve"> </w:t>
      </w:r>
      <w:r>
        <w:t xml:space="preserve">propadov in stečajev podjetij, kar bi imelo večji negativen vpliv na trg dela (predvsem v obliki večjega števila dolgotrajno brezposelnih) </w:t>
      </w:r>
      <w:r w:rsidR="30C29109">
        <w:t>ter</w:t>
      </w:r>
      <w:r>
        <w:t xml:space="preserve"> posledično prizadetost bančnega in finančnega sektorja. </w:t>
      </w:r>
      <w:r w:rsidR="00AD5446">
        <w:t xml:space="preserve">Zato </w:t>
      </w:r>
      <w:del w:id="164" w:author="Nataša Todorović Jemec" w:date="2021-09-13T15:21:00Z">
        <w:r w:rsidR="00592148" w:rsidDel="000C631D">
          <w:delText xml:space="preserve"> </w:delText>
        </w:r>
      </w:del>
      <w:r w:rsidR="00592148">
        <w:t>premišljeno prilagajanje ukrepov za blaženje posledic epidemije glede na epidemično in gospodarsko situacijo</w:t>
      </w:r>
      <w:r w:rsidR="00AD5446">
        <w:t xml:space="preserve"> ostaja pomembno</w:t>
      </w:r>
      <w:r w:rsidR="00592148">
        <w:t xml:space="preserve">. </w:t>
      </w:r>
      <w:r w:rsidR="051FE1AD">
        <w:t xml:space="preserve">Na globalni ravni </w:t>
      </w:r>
      <w:r w:rsidR="272DA438">
        <w:t>n</w:t>
      </w:r>
      <w:r w:rsidR="415EC0AA">
        <w:t xml:space="preserve">egativna tveganja </w:t>
      </w:r>
      <w:r w:rsidR="6239206C">
        <w:t>za gospodar</w:t>
      </w:r>
      <w:r w:rsidR="58982249">
        <w:t>sk</w:t>
      </w:r>
      <w:r w:rsidR="6239206C">
        <w:t>o aktivnost</w:t>
      </w:r>
      <w:r w:rsidR="415EC0AA">
        <w:t xml:space="preserve"> ostajajo </w:t>
      </w:r>
      <w:r w:rsidR="01F8504F">
        <w:t xml:space="preserve">povezana s </w:t>
      </w:r>
      <w:r w:rsidR="3BDB5493">
        <w:t>trgovinsk</w:t>
      </w:r>
      <w:r w:rsidR="0AE202CA">
        <w:t>imi</w:t>
      </w:r>
      <w:r w:rsidR="3BDB5493">
        <w:t xml:space="preserve"> napetost</w:t>
      </w:r>
      <w:r w:rsidR="3DB5C783">
        <w:t>m</w:t>
      </w:r>
      <w:r w:rsidR="3BDB5493">
        <w:t>i, geopolitični</w:t>
      </w:r>
      <w:r w:rsidR="30D22922">
        <w:t>mi</w:t>
      </w:r>
      <w:r w:rsidR="415EC0AA">
        <w:t xml:space="preserve"> spori, </w:t>
      </w:r>
      <w:r w:rsidR="3BDB5493">
        <w:t>socialni</w:t>
      </w:r>
      <w:r w:rsidR="35ECF819">
        <w:t>mi</w:t>
      </w:r>
      <w:r w:rsidR="415EC0AA">
        <w:t xml:space="preserve"> nemiri in </w:t>
      </w:r>
      <w:r w:rsidR="347EA854">
        <w:t xml:space="preserve">posledicami </w:t>
      </w:r>
      <w:r w:rsidR="603AED62">
        <w:t>podneb</w:t>
      </w:r>
      <w:r w:rsidR="60A5D4EE">
        <w:t>nih</w:t>
      </w:r>
      <w:r w:rsidR="603AED62">
        <w:t xml:space="preserve"> sprememb. </w:t>
      </w:r>
      <w:r w:rsidR="000034E0">
        <w:t xml:space="preserve">Tveganje </w:t>
      </w:r>
      <w:r w:rsidR="6AE1AD0B">
        <w:t>za višjo rast cen</w:t>
      </w:r>
      <w:r w:rsidR="000034E0">
        <w:t xml:space="preserve"> je</w:t>
      </w:r>
      <w:r w:rsidR="6AE1AD0B">
        <w:t xml:space="preserve"> povezano z morebitnim </w:t>
      </w:r>
      <w:r>
        <w:t>hitrejš</w:t>
      </w:r>
      <w:r w:rsidR="05794DB2">
        <w:t>im</w:t>
      </w:r>
      <w:r w:rsidR="46F7FE3F">
        <w:t xml:space="preserve"> </w:t>
      </w:r>
      <w:r>
        <w:t>okrevanj</w:t>
      </w:r>
      <w:r w:rsidR="15FCC7BD">
        <w:t>em</w:t>
      </w:r>
      <w:r w:rsidR="000034E0">
        <w:t xml:space="preserve"> </w:t>
      </w:r>
      <w:r>
        <w:t>svetovnih gospodarstev</w:t>
      </w:r>
      <w:r w:rsidR="000034E0">
        <w:t xml:space="preserve"> in</w:t>
      </w:r>
      <w:r w:rsidR="060A9CAE">
        <w:t xml:space="preserve"> z daljšim vztrajanjem </w:t>
      </w:r>
      <w:r>
        <w:t>trenutn</w:t>
      </w:r>
      <w:r w:rsidR="5AA48325">
        <w:t>ih</w:t>
      </w:r>
      <w:r>
        <w:t xml:space="preserve"> omejit</w:t>
      </w:r>
      <w:r w:rsidR="39D683C9">
        <w:t>ev</w:t>
      </w:r>
      <w:r>
        <w:t xml:space="preserve"> </w:t>
      </w:r>
      <w:r w:rsidR="653DFE56">
        <w:t>na ponudbeni strani</w:t>
      </w:r>
      <w:r>
        <w:t xml:space="preserve"> (pomanjkanje nekaterih surovin in polizdelkov in posledična visoka rast njihovih cen). </w:t>
      </w:r>
      <w:r w:rsidR="52F740FD">
        <w:t xml:space="preserve">Višja inflacija bi </w:t>
      </w:r>
      <w:r>
        <w:t>lahko pripelj</w:t>
      </w:r>
      <w:r w:rsidR="0EA090FD">
        <w:t>ala</w:t>
      </w:r>
      <w:r>
        <w:t xml:space="preserve"> do hitrejšega dviga obrestnih mer, kar bi negativno vplivalo na posojilno </w:t>
      </w:r>
      <w:r w:rsidR="214CCE48">
        <w:t xml:space="preserve">in investicijsko </w:t>
      </w:r>
      <w:r>
        <w:t xml:space="preserve">aktivnost. </w:t>
      </w:r>
      <w:r w:rsidR="2C915579">
        <w:t>T</w:t>
      </w:r>
      <w:r w:rsidR="41E8E306">
        <w:t>udi t</w:t>
      </w:r>
      <w:r w:rsidR="2C915579">
        <w:t xml:space="preserve">empo </w:t>
      </w:r>
      <w:r w:rsidR="3C067EC4">
        <w:t>javnofinančne</w:t>
      </w:r>
      <w:r w:rsidR="2C915579">
        <w:t xml:space="preserve"> konsolidacije po letu 2022 je še negotov</w:t>
      </w:r>
      <w:r w:rsidR="463D4E47">
        <w:t xml:space="preserve"> – </w:t>
      </w:r>
      <w:r w:rsidR="00C40A4E">
        <w:t>J</w:t>
      </w:r>
      <w:r w:rsidR="463D4E47">
        <w:t>esenska napoved predpostavlja, da bo konsolidacija</w:t>
      </w:r>
      <w:r w:rsidR="69F0019D">
        <w:t xml:space="preserve"> v prihodnjih letih potekala postopoma in brez izrazitih rezov v fleksibilne kategorije izdatkov.</w:t>
      </w:r>
    </w:p>
    <w:p w14:paraId="5FC2C3BA" w14:textId="77777777" w:rsidR="005553B1" w:rsidRDefault="005553B1" w:rsidP="006C0D35">
      <w:pPr>
        <w:pStyle w:val="BesediloNAPOVED"/>
      </w:pPr>
    </w:p>
    <w:p w14:paraId="2F580F81" w14:textId="24734594" w:rsidR="006D6462" w:rsidRDefault="00591356" w:rsidP="006D6462">
      <w:pPr>
        <w:pStyle w:val="BesediloNAPOVED"/>
      </w:pPr>
      <w:r w:rsidRPr="00F7265E">
        <w:rPr>
          <w:b/>
        </w:rPr>
        <w:t>Obstaja</w:t>
      </w:r>
      <w:r w:rsidR="008334EB">
        <w:rPr>
          <w:b/>
        </w:rPr>
        <w:t>jo</w:t>
      </w:r>
      <w:r w:rsidRPr="00F7265E">
        <w:rPr>
          <w:b/>
        </w:rPr>
        <w:t xml:space="preserve"> </w:t>
      </w:r>
      <w:r w:rsidR="008334EB">
        <w:rPr>
          <w:b/>
        </w:rPr>
        <w:t>tudi</w:t>
      </w:r>
      <w:r w:rsidRPr="00F7265E">
        <w:rPr>
          <w:b/>
        </w:rPr>
        <w:t xml:space="preserve"> možnosti</w:t>
      </w:r>
      <w:r w:rsidR="008334EB">
        <w:rPr>
          <w:b/>
        </w:rPr>
        <w:t xml:space="preserve"> za višjo gospodarsko rast od </w:t>
      </w:r>
      <w:r w:rsidR="00043D1C">
        <w:rPr>
          <w:b/>
        </w:rPr>
        <w:t>osrednje napovedi</w:t>
      </w:r>
      <w:r w:rsidRPr="00F7265E">
        <w:rPr>
          <w:b/>
        </w:rPr>
        <w:t xml:space="preserve">. </w:t>
      </w:r>
      <w:r w:rsidRPr="00AC7E94">
        <w:rPr>
          <w:bCs/>
        </w:rPr>
        <w:t xml:space="preserve">Do tega bi lahko prišlo v primeru hitrejšega trajnega izboljšanja </w:t>
      </w:r>
      <w:r>
        <w:t>epidemi</w:t>
      </w:r>
      <w:r w:rsidR="1161D397">
        <w:t>čnih</w:t>
      </w:r>
      <w:r w:rsidR="43661FFD">
        <w:t xml:space="preserve"> </w:t>
      </w:r>
      <w:r>
        <w:t>razmer od pričakovanj</w:t>
      </w:r>
      <w:r w:rsidRPr="00AC7E94">
        <w:rPr>
          <w:bCs/>
        </w:rPr>
        <w:t xml:space="preserve">. Povečano mednarodno sodelovanje v povezavi s proizvodnjo in distribucijo cepiv bi prav tako omogočilo hitrejšo globalno </w:t>
      </w:r>
      <w:proofErr w:type="spellStart"/>
      <w:r w:rsidRPr="00AC7E94">
        <w:rPr>
          <w:bCs/>
        </w:rPr>
        <w:t>precepljenost</w:t>
      </w:r>
      <w:proofErr w:type="spellEnd"/>
      <w:r w:rsidRPr="00AC7E94">
        <w:rPr>
          <w:bCs/>
        </w:rPr>
        <w:t xml:space="preserve"> in posledično okrevanje. Hitrejše izboljšanje </w:t>
      </w:r>
      <w:r>
        <w:t>epidemi</w:t>
      </w:r>
      <w:r w:rsidR="59997DD1">
        <w:t>čnih</w:t>
      </w:r>
      <w:r w:rsidRPr="00AC7E94">
        <w:rPr>
          <w:bCs/>
        </w:rPr>
        <w:t xml:space="preserve"> razmer bi lahko vplivalo na hitrejšo potrošnjo presežnih prihrankov gospodinjstev in tudi hitrejšo rast investicij zaradi višje stopnje zaupanja. Višja svetovna gospodarska rast, še posebno </w:t>
      </w:r>
      <w:r>
        <w:rPr>
          <w:bCs/>
        </w:rPr>
        <w:t xml:space="preserve">zaradi višje rasti </w:t>
      </w:r>
      <w:r w:rsidRPr="00AC7E94">
        <w:rPr>
          <w:bCs/>
        </w:rPr>
        <w:t xml:space="preserve">v ZDA, predstavlja dodatno </w:t>
      </w:r>
      <w:r w:rsidR="00A92F18">
        <w:t xml:space="preserve">pozitivno </w:t>
      </w:r>
      <w:r>
        <w:t xml:space="preserve">tveganje, saj bi </w:t>
      </w:r>
      <w:r w:rsidR="00E43D22">
        <w:t xml:space="preserve">to </w:t>
      </w:r>
      <w:r w:rsidR="00DF07AC">
        <w:t>izboljšalo tudi gospodarske razmere</w:t>
      </w:r>
      <w:r>
        <w:t xml:space="preserve"> v EU. Možnost za hitrejše okrevanje predstavlja hiter in učinkovit zagon črpanja sredstev iz lanskega julija dogovorjenega novega večletnega finančnega okvira in izrednega finančnega paketa (N</w:t>
      </w:r>
      <w:r w:rsidR="00807614">
        <w:t>aslednja</w:t>
      </w:r>
      <w:r>
        <w:t xml:space="preserve"> generacija EU) v Sloveniji in naših glavnih trgovinskih partnericah. EU sredstva prinašajo priložnost za </w:t>
      </w:r>
      <w:r w:rsidR="006A3F8C">
        <w:t xml:space="preserve">učinkovito spoprijemanje z </w:t>
      </w:r>
      <w:r>
        <w:t>razvojni</w:t>
      </w:r>
      <w:r w:rsidR="006A3F8C">
        <w:t>mi</w:t>
      </w:r>
      <w:r>
        <w:t xml:space="preserve"> izziv</w:t>
      </w:r>
      <w:r w:rsidR="006A3F8C">
        <w:t>i</w:t>
      </w:r>
      <w:r>
        <w:t xml:space="preserve">, med katerimi so ključni: okrepitev podpore raziskavam, inovacijam in digitalizaciji za dvig produktivnosti, zelena preobrazba s prehodom na bolj trajnosten gospodarski razvoj ter sistemske prilagoditve sistemov socialne zaščite, ki jih v pretežni meri narekujejo demografska gibanja, in zmanjšujejo dolgoročne posledice te krize. </w:t>
      </w:r>
      <w:r w:rsidR="006D6462" w:rsidRPr="00322968">
        <w:rPr>
          <w:rStyle w:val="BesediloNAPOVEDChar"/>
        </w:rPr>
        <w:t xml:space="preserve">Na </w:t>
      </w:r>
      <w:r w:rsidR="22346074" w:rsidRPr="00322968">
        <w:rPr>
          <w:rStyle w:val="BesediloNAPOVEDChar"/>
        </w:rPr>
        <w:t xml:space="preserve">uresničitev osrednjega scenarija bi </w:t>
      </w:r>
      <w:r w:rsidR="006D6462" w:rsidRPr="00322968">
        <w:rPr>
          <w:rStyle w:val="BesediloNAPOVEDChar"/>
        </w:rPr>
        <w:t xml:space="preserve">poleg tega </w:t>
      </w:r>
      <w:r w:rsidR="56FD6AA2" w:rsidRPr="00322968">
        <w:rPr>
          <w:rStyle w:val="BesediloNAPOVEDChar"/>
        </w:rPr>
        <w:t xml:space="preserve">lahko </w:t>
      </w:r>
      <w:r w:rsidR="006D6462" w:rsidRPr="00322968">
        <w:rPr>
          <w:rStyle w:val="BesediloNAPOVEDChar"/>
        </w:rPr>
        <w:t>vpliva</w:t>
      </w:r>
      <w:r w:rsidR="7605B275" w:rsidRPr="00322968">
        <w:rPr>
          <w:rStyle w:val="BesediloNAPOVEDChar"/>
        </w:rPr>
        <w:t>li</w:t>
      </w:r>
      <w:r w:rsidR="006D6462" w:rsidRPr="00322968">
        <w:rPr>
          <w:rStyle w:val="BesediloNAPOVEDChar"/>
        </w:rPr>
        <w:t xml:space="preserve"> tudi predlogi zakonodaje (zlasti davčne reforme in ureditve dolgotrajne oskrbe), ki so še v parlamentarni obravnavi. Kratkoročno njihovo sprejetje predstavlja možnost za višjo gospodarsko rast, obenem pa tudi tveganje za višji </w:t>
      </w:r>
      <w:r w:rsidR="3C843E69" w:rsidRPr="00322968">
        <w:rPr>
          <w:rStyle w:val="BesediloNAPOVEDChar"/>
        </w:rPr>
        <w:t xml:space="preserve">javnofinančni </w:t>
      </w:r>
      <w:r w:rsidR="006D6462" w:rsidRPr="00322968">
        <w:rPr>
          <w:rStyle w:val="BesediloNAPOVEDChar"/>
        </w:rPr>
        <w:t>primanjkljaj.</w:t>
      </w:r>
      <w:r w:rsidR="006D6462" w:rsidRPr="44B85E71">
        <w:rPr>
          <w:rStyle w:val="BesediloNAPOVEDChar"/>
        </w:rPr>
        <w:t xml:space="preserve"> </w:t>
      </w:r>
    </w:p>
    <w:p w14:paraId="12BC05D3" w14:textId="5A53471C" w:rsidR="00591356" w:rsidRPr="008E2A30" w:rsidRDefault="00591356" w:rsidP="006C0D35">
      <w:pPr>
        <w:pStyle w:val="BesediloNAPOVED"/>
        <w:rPr>
          <w:szCs w:val="20"/>
        </w:rPr>
      </w:pPr>
    </w:p>
    <w:p w14:paraId="52382334" w14:textId="77777777" w:rsidR="00591356" w:rsidRPr="00AC7E94" w:rsidRDefault="00591356" w:rsidP="00591356">
      <w:pPr>
        <w:pStyle w:val="BesediloNAPOVED"/>
        <w:rPr>
          <w:bCs/>
        </w:rPr>
      </w:pPr>
    </w:p>
    <w:tbl>
      <w:tblPr>
        <w:tblStyle w:val="okvirNAPOVED"/>
        <w:tblW w:w="0" w:type="auto"/>
        <w:tblLook w:val="04A0" w:firstRow="1" w:lastRow="0" w:firstColumn="1" w:lastColumn="0" w:noHBand="0" w:noVBand="1"/>
      </w:tblPr>
      <w:tblGrid>
        <w:gridCol w:w="9060"/>
      </w:tblGrid>
      <w:tr w:rsidR="00591356" w14:paraId="0069E045" w14:textId="77777777" w:rsidTr="001115F7">
        <w:tc>
          <w:tcPr>
            <w:tcW w:w="9060" w:type="dxa"/>
          </w:tcPr>
          <w:p w14:paraId="4EAB5A88" w14:textId="4E9A0348" w:rsidR="00591356" w:rsidRPr="00677120" w:rsidRDefault="00591356" w:rsidP="001115F7">
            <w:pPr>
              <w:pStyle w:val="Caption"/>
              <w:rPr>
                <w:highlight w:val="yellow"/>
              </w:rPr>
            </w:pPr>
            <w:r w:rsidRPr="00677120">
              <w:lastRenderedPageBreak/>
              <w:t xml:space="preserve">Okvir </w:t>
            </w:r>
            <w:r w:rsidRPr="00677120">
              <w:rPr>
                <w:color w:val="2B579A"/>
                <w:shd w:val="clear" w:color="auto" w:fill="E6E6E6"/>
              </w:rPr>
              <w:fldChar w:fldCharType="begin"/>
            </w:r>
            <w:r w:rsidRPr="00677120">
              <w:instrText xml:space="preserve"> SEQ Okvir \* ARABIC </w:instrText>
            </w:r>
            <w:r w:rsidRPr="00677120">
              <w:rPr>
                <w:color w:val="2B579A"/>
                <w:shd w:val="clear" w:color="auto" w:fill="E6E6E6"/>
              </w:rPr>
              <w:fldChar w:fldCharType="separate"/>
            </w:r>
            <w:r w:rsidR="00C30FBD">
              <w:t>5</w:t>
            </w:r>
            <w:r w:rsidRPr="00677120">
              <w:rPr>
                <w:color w:val="2B579A"/>
                <w:shd w:val="clear" w:color="auto" w:fill="E6E6E6"/>
              </w:rPr>
              <w:fldChar w:fldCharType="end"/>
            </w:r>
            <w:r w:rsidRPr="00677120">
              <w:t>: Alternativni scenariji</w:t>
            </w:r>
          </w:p>
          <w:p w14:paraId="1EBCE8AD" w14:textId="77777777" w:rsidR="00591356" w:rsidRDefault="00591356" w:rsidP="001115F7">
            <w:pPr>
              <w:pStyle w:val="BesediloNAPOVED"/>
              <w:rPr>
                <w:bCs/>
                <w:highlight w:val="yellow"/>
              </w:rPr>
            </w:pPr>
          </w:p>
          <w:p w14:paraId="42533B1E" w14:textId="0299EA6E" w:rsidR="00DF1E63" w:rsidRPr="00C87499" w:rsidRDefault="00DF1E63" w:rsidP="00DF1E63">
            <w:pPr>
              <w:pStyle w:val="BesediloNAPOVED"/>
            </w:pPr>
            <w:r w:rsidRPr="00DF1E63">
              <w:rPr>
                <w:b/>
                <w:bCs/>
              </w:rPr>
              <w:t xml:space="preserve">Negotovost in tveganja </w:t>
            </w:r>
            <w:r w:rsidR="008E7350">
              <w:rPr>
                <w:b/>
                <w:bCs/>
              </w:rPr>
              <w:t xml:space="preserve">za uresničitev osrednje napovedi </w:t>
            </w:r>
            <w:r w:rsidRPr="00DF1E63">
              <w:rPr>
                <w:b/>
                <w:bCs/>
              </w:rPr>
              <w:t xml:space="preserve">ostajajo visoka in so povezana z </w:t>
            </w:r>
            <w:r w:rsidR="2D11BE6E" w:rsidRPr="2CBDAE81">
              <w:rPr>
                <w:b/>
                <w:bCs/>
              </w:rPr>
              <w:t>epidemi</w:t>
            </w:r>
            <w:r w:rsidR="6DB35586" w:rsidRPr="2CBDAE81">
              <w:rPr>
                <w:b/>
                <w:bCs/>
              </w:rPr>
              <w:t>čnimi</w:t>
            </w:r>
            <w:r w:rsidR="00341E5E">
              <w:rPr>
                <w:b/>
                <w:bCs/>
              </w:rPr>
              <w:t xml:space="preserve"> </w:t>
            </w:r>
            <w:r w:rsidRPr="00DF1E63">
              <w:rPr>
                <w:b/>
                <w:bCs/>
              </w:rPr>
              <w:t xml:space="preserve">razmerami </w:t>
            </w:r>
            <w:r w:rsidR="00FC3F10">
              <w:rPr>
                <w:b/>
                <w:bCs/>
              </w:rPr>
              <w:t>ter</w:t>
            </w:r>
            <w:r w:rsidRPr="00DF1E63">
              <w:rPr>
                <w:b/>
                <w:bCs/>
              </w:rPr>
              <w:t xml:space="preserve"> prilagajanjem ekonomije na te razmere. </w:t>
            </w:r>
            <w:r w:rsidR="2D11BE6E">
              <w:t xml:space="preserve">V primeru </w:t>
            </w:r>
            <w:r w:rsidR="35B188AB">
              <w:t>znatnega poslabšanja teh razmer zaradi</w:t>
            </w:r>
            <w:r w:rsidRPr="00DF1E63">
              <w:t xml:space="preserve"> intenzivnega izbruha virusa in polnjenj</w:t>
            </w:r>
            <w:r>
              <w:t>a</w:t>
            </w:r>
            <w:r w:rsidRPr="00DF1E63">
              <w:t xml:space="preserve"> bolnišničnih kapacitet bi se znova lahko ohromilo poslovanje nekaterih storitvenih dejavnosti</w:t>
            </w:r>
            <w:r w:rsidR="00FF733A">
              <w:t>,</w:t>
            </w:r>
            <w:r w:rsidRPr="00DF1E63">
              <w:t xml:space="preserve"> potrošniki </w:t>
            </w:r>
            <w:r>
              <w:t xml:space="preserve">pa </w:t>
            </w:r>
            <w:r w:rsidRPr="00DF1E63">
              <w:t xml:space="preserve">bi postali </w:t>
            </w:r>
            <w:r w:rsidR="004D1D90">
              <w:t>še</w:t>
            </w:r>
            <w:r w:rsidR="004D1D90" w:rsidRPr="00DF1E63">
              <w:t xml:space="preserve"> </w:t>
            </w:r>
            <w:r w:rsidRPr="00DF1E63">
              <w:t>previdn</w:t>
            </w:r>
            <w:r w:rsidR="004D1D90">
              <w:t>ejši</w:t>
            </w:r>
            <w:r w:rsidRPr="00DF1E63">
              <w:t xml:space="preserve"> pri svojem obnašanju. Prizadeto bi bilo predvsem </w:t>
            </w:r>
            <w:r w:rsidR="0077130A">
              <w:t>trošenje</w:t>
            </w:r>
            <w:r w:rsidR="0077130A" w:rsidRPr="00DF1E63">
              <w:t xml:space="preserve"> </w:t>
            </w:r>
            <w:r w:rsidRPr="00DF1E63">
              <w:t xml:space="preserve">gospodinjstev, deloma pa tudi investicije in izvoz. </w:t>
            </w:r>
            <w:r w:rsidR="004B0A51">
              <w:t>Posledično p</w:t>
            </w:r>
            <w:r w:rsidRPr="00DF1E63">
              <w:t>ovečano število stečajev in višja brezposelnost pa bi vplival</w:t>
            </w:r>
            <w:r w:rsidR="00341E5E">
              <w:t>a</w:t>
            </w:r>
            <w:r w:rsidRPr="00DF1E63">
              <w:t xml:space="preserve"> tudi na </w:t>
            </w:r>
            <w:r w:rsidRPr="00C87499">
              <w:t xml:space="preserve">počasnejše okrevanje prihodnje leto. </w:t>
            </w:r>
            <w:r w:rsidR="002D2CAD">
              <w:t>Med pozitivnimi tveganji izpostavljamo</w:t>
            </w:r>
            <w:r w:rsidRPr="00C87499">
              <w:t xml:space="preserve"> </w:t>
            </w:r>
            <w:r w:rsidR="002D2CAD">
              <w:t>h</w:t>
            </w:r>
            <w:r w:rsidRPr="00C87499">
              <w:t xml:space="preserve">itrejše umirjanje </w:t>
            </w:r>
            <w:r w:rsidR="2D11BE6E">
              <w:t>epidemi</w:t>
            </w:r>
            <w:r w:rsidR="5E0AD73B">
              <w:t>čne</w:t>
            </w:r>
            <w:r w:rsidRPr="00C87499">
              <w:t xml:space="preserve"> situacije in/ali </w:t>
            </w:r>
            <w:r w:rsidR="1503FB44">
              <w:t xml:space="preserve">še </w:t>
            </w:r>
            <w:r w:rsidR="2D11BE6E">
              <w:t>učinkovit</w:t>
            </w:r>
            <w:r w:rsidR="208DB833">
              <w:t>ejše</w:t>
            </w:r>
            <w:r w:rsidRPr="00C87499">
              <w:t xml:space="preserve"> prilagajanje ekonomije na te razmere, ki bi dovoljevalo krepitev aktivnosti tudi ob slabši </w:t>
            </w:r>
            <w:r w:rsidR="2D11BE6E">
              <w:t>epidemi</w:t>
            </w:r>
            <w:r w:rsidR="271D3089">
              <w:t>čni</w:t>
            </w:r>
            <w:r w:rsidR="2D11BE6E">
              <w:t xml:space="preserve"> sliki</w:t>
            </w:r>
            <w:r w:rsidR="036C3194">
              <w:t>.</w:t>
            </w:r>
            <w:r w:rsidR="007A498E">
              <w:t xml:space="preserve"> </w:t>
            </w:r>
            <w:r w:rsidR="002D2CAD">
              <w:t>Vse to bi</w:t>
            </w:r>
            <w:r w:rsidRPr="00C87499">
              <w:t xml:space="preserve"> omogočilo večji pospešek domačega povpraševanja in sprostitev storitvenih dejavnosti. </w:t>
            </w:r>
            <w:r w:rsidR="00D877A1">
              <w:t>Hkrati</w:t>
            </w:r>
            <w:r w:rsidRPr="00C87499">
              <w:t xml:space="preserve"> bi lahko bila višja tudi rast izvoza, saj izvoz storitev predstavlja precejšen del izvoza. </w:t>
            </w:r>
            <w:r w:rsidR="427EB573">
              <w:t>G</w:t>
            </w:r>
            <w:r w:rsidR="2D11BE6E">
              <w:t>ospodarska</w:t>
            </w:r>
            <w:r w:rsidRPr="00C87499">
              <w:t xml:space="preserve"> rast bi bila</w:t>
            </w:r>
            <w:r w:rsidR="00787B3E">
              <w:t xml:space="preserve"> </w:t>
            </w:r>
            <w:r w:rsidR="2A5B88D1">
              <w:t xml:space="preserve">v tem primeru lahko </w:t>
            </w:r>
            <w:r w:rsidRPr="00C87499">
              <w:t>precej višja</w:t>
            </w:r>
            <w:r w:rsidR="00787B3E">
              <w:t>, tako da</w:t>
            </w:r>
            <w:r w:rsidRPr="00C87499">
              <w:t xml:space="preserve"> bi let</w:t>
            </w:r>
            <w:r w:rsidR="00C87499" w:rsidRPr="00C87499">
              <w:t>a</w:t>
            </w:r>
            <w:r w:rsidRPr="00C87499">
              <w:t xml:space="preserve"> 2022 dosegli raven BDP</w:t>
            </w:r>
            <w:r w:rsidR="00C87499" w:rsidRPr="00C87499">
              <w:t>, ki</w:t>
            </w:r>
            <w:r w:rsidRPr="00C87499">
              <w:t xml:space="preserve"> smo jo </w:t>
            </w:r>
            <w:r w:rsidR="55624936">
              <w:t xml:space="preserve">za to leto </w:t>
            </w:r>
            <w:r w:rsidR="2D11BE6E">
              <w:t>napoved</w:t>
            </w:r>
            <w:r w:rsidR="5CEB3DED">
              <w:t>ov</w:t>
            </w:r>
            <w:r w:rsidR="2D11BE6E">
              <w:t xml:space="preserve">ali </w:t>
            </w:r>
            <w:r w:rsidR="335278EC">
              <w:t>že</w:t>
            </w:r>
            <w:r w:rsidRPr="00C87499">
              <w:t xml:space="preserve"> pred izbruhom epidemije.</w:t>
            </w:r>
          </w:p>
          <w:p w14:paraId="4A79EBAD" w14:textId="77777777" w:rsidR="00DF1E63" w:rsidRPr="00C87499" w:rsidRDefault="00DF1E63" w:rsidP="001115F7">
            <w:pPr>
              <w:pStyle w:val="BesediloNAPOVED"/>
            </w:pPr>
          </w:p>
          <w:p w14:paraId="3EF4F976" w14:textId="5CB32863" w:rsidR="00591356" w:rsidRPr="004115F7" w:rsidRDefault="00591356" w:rsidP="004115F7">
            <w:pPr>
              <w:pStyle w:val="Caption"/>
            </w:pPr>
            <w:r w:rsidRPr="004115F7">
              <w:t xml:space="preserve">Slika </w:t>
            </w:r>
            <w:r w:rsidRPr="004115F7">
              <w:fldChar w:fldCharType="begin"/>
            </w:r>
            <w:r w:rsidRPr="004115F7">
              <w:instrText xml:space="preserve"> SEQ Slika \* ARABIC </w:instrText>
            </w:r>
            <w:r w:rsidRPr="004115F7">
              <w:fldChar w:fldCharType="separate"/>
            </w:r>
            <w:r w:rsidR="00C30FBD">
              <w:t>46</w:t>
            </w:r>
            <w:r w:rsidRPr="004115F7">
              <w:fldChar w:fldCharType="end"/>
            </w:r>
            <w:r w:rsidRPr="004115F7">
              <w:t>: Prikaz osnovnega in alternativnih scenarijev</w:t>
            </w:r>
          </w:p>
          <w:p w14:paraId="5713069F" w14:textId="77777777" w:rsidR="00591356" w:rsidRPr="004115F7" w:rsidRDefault="00591356" w:rsidP="004115F7">
            <w:pPr>
              <w:pStyle w:val="Caption"/>
            </w:pPr>
          </w:p>
          <w:p w14:paraId="0FF1EB0A" w14:textId="661848BB" w:rsidR="00591356" w:rsidRPr="00487BEB" w:rsidRDefault="00D877A1" w:rsidP="001115F7">
            <w:pPr>
              <w:pStyle w:val="BesediloNAPOVED"/>
            </w:pPr>
            <w:r w:rsidRPr="00D877A1">
              <w:rPr>
                <w:noProof/>
                <w:color w:val="2B579A"/>
                <w:shd w:val="clear" w:color="auto" w:fill="E6E6E6"/>
                <w:lang w:eastAsia="sl-SI"/>
              </w:rPr>
              <w:drawing>
                <wp:inline distT="0" distB="0" distL="0" distR="0" wp14:anchorId="015ED953" wp14:editId="568AA5D1">
                  <wp:extent cx="5610225" cy="204345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638314" cy="2053690"/>
                          </a:xfrm>
                          <a:prstGeom prst="rect">
                            <a:avLst/>
                          </a:prstGeom>
                          <a:noFill/>
                          <a:ln>
                            <a:noFill/>
                          </a:ln>
                        </pic:spPr>
                      </pic:pic>
                    </a:graphicData>
                  </a:graphic>
                </wp:inline>
              </w:drawing>
            </w:r>
          </w:p>
          <w:p w14:paraId="4ED299FA" w14:textId="77777777" w:rsidR="00591356" w:rsidRDefault="00591356" w:rsidP="001115F7">
            <w:pPr>
              <w:pStyle w:val="BesediloNAPOVED"/>
              <w:keepNext/>
              <w:rPr>
                <w:bCs/>
                <w:highlight w:val="yellow"/>
              </w:rPr>
            </w:pPr>
          </w:p>
        </w:tc>
      </w:tr>
    </w:tbl>
    <w:p w14:paraId="78CD5F60" w14:textId="77777777" w:rsidR="00591356" w:rsidRDefault="00591356" w:rsidP="00591356">
      <w:pPr>
        <w:pStyle w:val="BesediloNAPOVED"/>
        <w:rPr>
          <w:bCs/>
          <w:highlight w:val="yellow"/>
        </w:rPr>
      </w:pPr>
    </w:p>
    <w:p w14:paraId="79D0DB70" w14:textId="77777777" w:rsidR="00591356" w:rsidRDefault="00591356" w:rsidP="00591356">
      <w:pPr>
        <w:pStyle w:val="Heading1"/>
      </w:pPr>
      <w:bookmarkStart w:id="165" w:name="_Toc50972048"/>
      <w:bookmarkStart w:id="166" w:name="_Toc82438220"/>
      <w:r>
        <w:lastRenderedPageBreak/>
        <w:t>Proizvodna vrzel in rast potencialnega BDP</w:t>
      </w:r>
      <w:bookmarkEnd w:id="165"/>
      <w:bookmarkEnd w:id="166"/>
    </w:p>
    <w:p w14:paraId="5C7F3FC3" w14:textId="77777777" w:rsidR="00591356" w:rsidRDefault="00591356" w:rsidP="00591356">
      <w:pPr>
        <w:pStyle w:val="BesediloNAPOVED"/>
      </w:pPr>
    </w:p>
    <w:p w14:paraId="7F1E67DF" w14:textId="5CBED992" w:rsidR="00B86810" w:rsidRPr="00102126" w:rsidRDefault="3789846A" w:rsidP="00B86810">
      <w:pPr>
        <w:spacing w:after="0"/>
        <w:jc w:val="both"/>
        <w:rPr>
          <w:rFonts w:ascii="Arial" w:eastAsia="Times New Roman" w:hAnsi="Arial" w:cs="Times New Roman"/>
          <w:sz w:val="20"/>
          <w:szCs w:val="20"/>
        </w:rPr>
      </w:pPr>
      <w:r w:rsidRPr="00260B5E">
        <w:rPr>
          <w:rFonts w:ascii="Arial" w:eastAsia="Times New Roman" w:hAnsi="Arial" w:cs="Times New Roman"/>
          <w:b/>
          <w:bCs/>
          <w:sz w:val="20"/>
          <w:szCs w:val="20"/>
        </w:rPr>
        <w:t xml:space="preserve">V trenutnih razmerah domačih in mednarodnih tveganj, povezanih z </w:t>
      </w:r>
      <w:r w:rsidRPr="00D5699D">
        <w:rPr>
          <w:rFonts w:ascii="Arial" w:eastAsia="Times New Roman" w:hAnsi="Arial" w:cs="Times New Roman"/>
          <w:b/>
          <w:bCs/>
          <w:sz w:val="20"/>
          <w:szCs w:val="20"/>
        </w:rPr>
        <w:t>epidemi</w:t>
      </w:r>
      <w:r w:rsidR="0ED30DF7" w:rsidRPr="00102126">
        <w:rPr>
          <w:rFonts w:ascii="Arial" w:eastAsia="Times New Roman" w:hAnsi="Arial" w:cs="Times New Roman"/>
          <w:b/>
          <w:bCs/>
          <w:sz w:val="20"/>
          <w:szCs w:val="20"/>
        </w:rPr>
        <w:t>čnimi razmerami</w:t>
      </w:r>
      <w:r w:rsidRPr="00102126">
        <w:rPr>
          <w:rFonts w:ascii="Arial" w:eastAsia="Times New Roman" w:hAnsi="Arial" w:cs="Times New Roman"/>
          <w:b/>
          <w:bCs/>
          <w:sz w:val="20"/>
          <w:szCs w:val="20"/>
        </w:rPr>
        <w:t>, sta oceni potencialnega BDP</w:t>
      </w:r>
      <w:r w:rsidR="00B86810" w:rsidRPr="44B85E71">
        <w:rPr>
          <w:rFonts w:ascii="Arial" w:eastAsia="Times New Roman" w:hAnsi="Arial" w:cs="Times New Roman"/>
          <w:b/>
          <w:bCs/>
          <w:sz w:val="20"/>
          <w:szCs w:val="20"/>
          <w:vertAlign w:val="superscript"/>
        </w:rPr>
        <w:footnoteReference w:id="61"/>
      </w:r>
      <w:r w:rsidRPr="00260B5E">
        <w:rPr>
          <w:rFonts w:ascii="Arial" w:eastAsia="Times New Roman" w:hAnsi="Arial" w:cs="Times New Roman"/>
          <w:b/>
          <w:bCs/>
          <w:sz w:val="20"/>
          <w:szCs w:val="20"/>
        </w:rPr>
        <w:t xml:space="preserve"> in proizvodne vrzeli podvrženi </w:t>
      </w:r>
      <w:r w:rsidR="292B4DE0" w:rsidRPr="00D5699D">
        <w:rPr>
          <w:rFonts w:ascii="Arial" w:eastAsia="Times New Roman" w:hAnsi="Arial" w:cs="Times New Roman"/>
          <w:b/>
          <w:bCs/>
          <w:sz w:val="20"/>
          <w:szCs w:val="20"/>
        </w:rPr>
        <w:t xml:space="preserve">še </w:t>
      </w:r>
      <w:r w:rsidRPr="00102126">
        <w:rPr>
          <w:rFonts w:ascii="Arial" w:eastAsia="Times New Roman" w:hAnsi="Arial" w:cs="Times New Roman"/>
          <w:b/>
          <w:bCs/>
          <w:sz w:val="20"/>
          <w:szCs w:val="20"/>
        </w:rPr>
        <w:t xml:space="preserve">večjim negotovostim in tveganju za kasnejše spremembe. </w:t>
      </w:r>
      <w:r w:rsidRPr="00102126">
        <w:rPr>
          <w:rFonts w:ascii="Arial" w:eastAsia="Times New Roman" w:hAnsi="Arial" w:cs="Times New Roman"/>
          <w:sz w:val="20"/>
          <w:szCs w:val="20"/>
        </w:rPr>
        <w:t xml:space="preserve">Potencialni BDP ni neposredno izmerljiv, ampak ga je </w:t>
      </w:r>
      <w:r w:rsidR="7B1F16C1" w:rsidRPr="00102126">
        <w:rPr>
          <w:rFonts w:ascii="Arial" w:eastAsia="Times New Roman" w:hAnsi="Arial" w:cs="Times New Roman"/>
          <w:sz w:val="20"/>
          <w:szCs w:val="20"/>
        </w:rPr>
        <w:t xml:space="preserve">treba </w:t>
      </w:r>
      <w:r w:rsidRPr="00102126">
        <w:rPr>
          <w:rFonts w:ascii="Arial" w:eastAsia="Times New Roman" w:hAnsi="Arial" w:cs="Times New Roman"/>
          <w:sz w:val="20"/>
          <w:szCs w:val="20"/>
        </w:rPr>
        <w:t xml:space="preserve">oceniti. Njegove ocene se lahko spreminjajo v odvisnosti od vhodnih podatkov ali metodologije. Vhodni podatki se pogosto spreminjajo zaradi revizije rasti BDP v preteklih letih, sprememb v napovedi rasti BDP ali drugih vhodnih kategorij ter sprememb v dolžini vključenih časovnih serij. Zaradi teh dejavnikov so lahko kasnejše ocene potencialnega BDP in proizvodne vrzeli za isto obdobje drugačne. Ker je v </w:t>
      </w:r>
      <w:r w:rsidR="730B42A5" w:rsidRPr="00102126">
        <w:rPr>
          <w:rFonts w:ascii="Arial" w:eastAsia="Times New Roman" w:hAnsi="Arial" w:cs="Times New Roman"/>
          <w:sz w:val="20"/>
          <w:szCs w:val="20"/>
        </w:rPr>
        <w:t>sedanjih</w:t>
      </w:r>
      <w:r w:rsidRPr="00102126">
        <w:rPr>
          <w:rFonts w:ascii="Arial" w:eastAsia="Times New Roman" w:hAnsi="Arial" w:cs="Times New Roman"/>
          <w:sz w:val="20"/>
          <w:szCs w:val="20"/>
        </w:rPr>
        <w:t xml:space="preserve"> razmerah verjetnost prihodnjih revizij vhodnih podatkov večja kot običajno, je trenutne ocene potencialnega BDP in proizvodne vrzeli smiselno upoštevati zgolj v kontekstu predpostavk in širše gospodarske slike, v kateri so bile narejene.</w:t>
      </w:r>
    </w:p>
    <w:p w14:paraId="4C83E174" w14:textId="77777777" w:rsidR="00B86810" w:rsidRPr="00102126" w:rsidRDefault="00B86810" w:rsidP="00B86810">
      <w:pPr>
        <w:spacing w:after="0"/>
        <w:jc w:val="both"/>
        <w:rPr>
          <w:rFonts w:ascii="Arial" w:eastAsia="Times New Roman" w:hAnsi="Arial" w:cs="Times New Roman"/>
          <w:b/>
          <w:sz w:val="20"/>
        </w:rPr>
      </w:pPr>
    </w:p>
    <w:p w14:paraId="7A6CFA53" w14:textId="3579F4EE" w:rsidR="00B86810" w:rsidRPr="00D67E0A" w:rsidRDefault="3789846A" w:rsidP="00B86810">
      <w:pPr>
        <w:spacing w:after="0"/>
        <w:jc w:val="both"/>
        <w:rPr>
          <w:rFonts w:ascii="Arial" w:eastAsia="Times New Roman" w:hAnsi="Arial" w:cs="Times New Roman"/>
          <w:sz w:val="20"/>
          <w:szCs w:val="20"/>
        </w:rPr>
      </w:pPr>
      <w:r w:rsidRPr="00102126">
        <w:rPr>
          <w:rFonts w:ascii="Arial" w:eastAsia="Times New Roman" w:hAnsi="Arial" w:cs="Times New Roman"/>
          <w:b/>
          <w:bCs/>
          <w:sz w:val="20"/>
          <w:szCs w:val="20"/>
        </w:rPr>
        <w:t>Po trenutni oceni naj bi potencialni BDP</w:t>
      </w:r>
      <w:r w:rsidR="003C7B62" w:rsidRPr="00102126">
        <w:rPr>
          <w:rFonts w:ascii="Arial" w:eastAsia="Times New Roman" w:hAnsi="Arial" w:cs="Times New Roman"/>
          <w:b/>
          <w:bCs/>
          <w:sz w:val="20"/>
          <w:szCs w:val="20"/>
        </w:rPr>
        <w:t>,</w:t>
      </w:r>
      <w:r w:rsidRPr="00102126">
        <w:rPr>
          <w:rFonts w:ascii="Arial" w:eastAsia="Times New Roman" w:hAnsi="Arial" w:cs="Times New Roman"/>
          <w:b/>
          <w:bCs/>
          <w:sz w:val="20"/>
          <w:szCs w:val="20"/>
        </w:rPr>
        <w:t xml:space="preserve"> po lanski nižji rasti</w:t>
      </w:r>
      <w:r w:rsidR="003C7B62" w:rsidRPr="00102126">
        <w:rPr>
          <w:rFonts w:ascii="Arial" w:eastAsia="Times New Roman" w:hAnsi="Arial" w:cs="Times New Roman"/>
          <w:b/>
          <w:bCs/>
          <w:sz w:val="20"/>
          <w:szCs w:val="20"/>
        </w:rPr>
        <w:t>,</w:t>
      </w:r>
      <w:r w:rsidRPr="00102126">
        <w:rPr>
          <w:rFonts w:ascii="Arial" w:eastAsia="Times New Roman" w:hAnsi="Arial" w:cs="Times New Roman"/>
          <w:b/>
          <w:bCs/>
          <w:sz w:val="20"/>
          <w:szCs w:val="20"/>
        </w:rPr>
        <w:t xml:space="preserve"> letos in v prihodnjih dveh letih</w:t>
      </w:r>
      <w:r w:rsidRPr="00B32522">
        <w:rPr>
          <w:rFonts w:ascii="Arial" w:eastAsia="Times New Roman" w:hAnsi="Arial" w:cs="Times New Roman"/>
          <w:b/>
          <w:bCs/>
          <w:sz w:val="20"/>
          <w:szCs w:val="20"/>
        </w:rPr>
        <w:t xml:space="preserve"> </w:t>
      </w:r>
      <w:r w:rsidR="14EE92B2" w:rsidRPr="00B32522">
        <w:rPr>
          <w:rFonts w:ascii="Arial" w:eastAsia="Times New Roman" w:hAnsi="Arial" w:cs="Times New Roman"/>
          <w:b/>
          <w:bCs/>
          <w:sz w:val="20"/>
          <w:szCs w:val="20"/>
        </w:rPr>
        <w:t>razmeroma hitro</w:t>
      </w:r>
      <w:r w:rsidRPr="00102126">
        <w:rPr>
          <w:rFonts w:ascii="Arial" w:eastAsia="Times New Roman" w:hAnsi="Arial" w:cs="Times New Roman"/>
          <w:b/>
          <w:bCs/>
          <w:sz w:val="20"/>
          <w:szCs w:val="20"/>
        </w:rPr>
        <w:t xml:space="preserve"> okreval, k čemur bo</w:t>
      </w:r>
      <w:r w:rsidR="2DD4A89B" w:rsidRPr="00102126">
        <w:rPr>
          <w:rFonts w:ascii="Arial" w:eastAsia="Times New Roman" w:hAnsi="Arial" w:cs="Times New Roman"/>
          <w:b/>
          <w:bCs/>
          <w:sz w:val="20"/>
          <w:szCs w:val="20"/>
        </w:rPr>
        <w:t>sta</w:t>
      </w:r>
      <w:r w:rsidRPr="00102126">
        <w:rPr>
          <w:rFonts w:ascii="Arial" w:eastAsia="Times New Roman" w:hAnsi="Arial" w:cs="Times New Roman"/>
          <w:b/>
          <w:bCs/>
          <w:sz w:val="20"/>
          <w:szCs w:val="20"/>
        </w:rPr>
        <w:t xml:space="preserve"> pripomogl</w:t>
      </w:r>
      <w:r w:rsidR="2DD4A89B" w:rsidRPr="00102126">
        <w:rPr>
          <w:rFonts w:ascii="Arial" w:eastAsia="Times New Roman" w:hAnsi="Arial" w:cs="Times New Roman"/>
          <w:b/>
          <w:bCs/>
          <w:sz w:val="20"/>
          <w:szCs w:val="20"/>
        </w:rPr>
        <w:t>a</w:t>
      </w:r>
      <w:r w:rsidRPr="00102126">
        <w:rPr>
          <w:rFonts w:ascii="Arial" w:eastAsia="Times New Roman" w:hAnsi="Arial" w:cs="Times New Roman"/>
          <w:b/>
          <w:bCs/>
          <w:sz w:val="20"/>
          <w:szCs w:val="20"/>
        </w:rPr>
        <w:t xml:space="preserve"> predvidena krepitev investicij in</w:t>
      </w:r>
      <w:r w:rsidR="2DD4A89B" w:rsidRPr="00102126">
        <w:rPr>
          <w:rFonts w:ascii="Arial" w:eastAsia="Times New Roman" w:hAnsi="Arial" w:cs="Times New Roman"/>
          <w:b/>
          <w:bCs/>
          <w:sz w:val="20"/>
          <w:szCs w:val="20"/>
        </w:rPr>
        <w:t xml:space="preserve"> posledično</w:t>
      </w:r>
      <w:r w:rsidRPr="00102126">
        <w:rPr>
          <w:rFonts w:ascii="Arial" w:eastAsia="Times New Roman" w:hAnsi="Arial" w:cs="Times New Roman"/>
          <w:b/>
          <w:bCs/>
          <w:sz w:val="20"/>
          <w:szCs w:val="20"/>
        </w:rPr>
        <w:t xml:space="preserve"> kapitala ter izboljšanje razmer na trgu dela.</w:t>
      </w:r>
      <w:r w:rsidRPr="00102126">
        <w:rPr>
          <w:rFonts w:ascii="Arial" w:eastAsia="Times New Roman" w:hAnsi="Arial" w:cs="Times New Roman"/>
          <w:sz w:val="20"/>
          <w:szCs w:val="20"/>
        </w:rPr>
        <w:t xml:space="preserve"> Rast potencialnega BDP je bila po več letih postopne krepitve v lanskem letu nižja, pri čemer ocenjujemo, da so interventni ukrepi posledice</w:t>
      </w:r>
      <w:r w:rsidR="1AF43CD3" w:rsidRPr="00102126">
        <w:rPr>
          <w:rFonts w:ascii="Arial" w:eastAsia="Times New Roman" w:hAnsi="Arial" w:cs="Times New Roman"/>
          <w:sz w:val="20"/>
          <w:szCs w:val="20"/>
        </w:rPr>
        <w:t xml:space="preserve"> </w:t>
      </w:r>
      <w:proofErr w:type="spellStart"/>
      <w:r w:rsidR="1AF43CD3" w:rsidRPr="00102126">
        <w:rPr>
          <w:rFonts w:ascii="Arial" w:eastAsia="Times New Roman" w:hAnsi="Arial" w:cs="Times New Roman"/>
          <w:sz w:val="20"/>
          <w:szCs w:val="20"/>
        </w:rPr>
        <w:t>koronakrize</w:t>
      </w:r>
      <w:proofErr w:type="spellEnd"/>
      <w:r w:rsidRPr="00102126">
        <w:rPr>
          <w:rFonts w:ascii="Arial" w:eastAsia="Times New Roman" w:hAnsi="Arial" w:cs="Times New Roman"/>
          <w:sz w:val="20"/>
          <w:szCs w:val="20"/>
        </w:rPr>
        <w:t xml:space="preserve"> na proizvodne dejavnike vidno omejili. Potencialna rast naj bi v povprečju obdobja napovedi (2021–2023) znašala 2,7 %. K potencialni rasti naj bi v obdobju napovedi še vedno največ prispevala </w:t>
      </w:r>
      <w:r w:rsidRPr="00102126">
        <w:rPr>
          <w:rFonts w:ascii="Arial" w:eastAsia="Times New Roman" w:hAnsi="Arial" w:cs="Times New Roman"/>
          <w:i/>
          <w:iCs/>
          <w:sz w:val="20"/>
          <w:szCs w:val="20"/>
        </w:rPr>
        <w:t>skupna faktorska produktivnost</w:t>
      </w:r>
      <w:r w:rsidRPr="00102126">
        <w:rPr>
          <w:rFonts w:ascii="Arial" w:eastAsia="Times New Roman" w:hAnsi="Arial" w:cs="Times New Roman"/>
          <w:sz w:val="20"/>
          <w:szCs w:val="20"/>
        </w:rPr>
        <w:t xml:space="preserve"> (1,6 o. t.), katere rast bo predvidoma podobna kot v obdobju pred gospodarsko</w:t>
      </w:r>
      <w:r w:rsidR="126D401C" w:rsidRPr="00102126">
        <w:rPr>
          <w:rFonts w:ascii="Arial" w:eastAsia="Times New Roman" w:hAnsi="Arial" w:cs="Times New Roman"/>
          <w:sz w:val="20"/>
          <w:szCs w:val="20"/>
        </w:rPr>
        <w:t xml:space="preserve"> in </w:t>
      </w:r>
      <w:r w:rsidRPr="00102126">
        <w:rPr>
          <w:rFonts w:ascii="Arial" w:eastAsia="Times New Roman" w:hAnsi="Arial" w:cs="Times New Roman"/>
          <w:sz w:val="20"/>
          <w:szCs w:val="20"/>
        </w:rPr>
        <w:t xml:space="preserve">finančno krizo. Ob predvideni rasti investicij, povezani z dodatnimi EU sredstvi, naj bi se prispevek </w:t>
      </w:r>
      <w:r w:rsidRPr="00102126">
        <w:rPr>
          <w:rFonts w:ascii="Arial" w:eastAsia="Times New Roman" w:hAnsi="Arial" w:cs="Times New Roman"/>
          <w:i/>
          <w:iCs/>
          <w:sz w:val="20"/>
          <w:szCs w:val="20"/>
        </w:rPr>
        <w:t>kapitala</w:t>
      </w:r>
      <w:r w:rsidRPr="00102126">
        <w:rPr>
          <w:rFonts w:ascii="Arial" w:eastAsia="Times New Roman" w:hAnsi="Arial" w:cs="Times New Roman"/>
          <w:sz w:val="20"/>
          <w:szCs w:val="20"/>
        </w:rPr>
        <w:t xml:space="preserve"> v obdobju 2021–2023 precej povečeval, vendar bo v povprečju (0,6 o. t.) še vedno nižji kot v daljšem obdobju pred prejšnjo krizo.</w:t>
      </w:r>
      <w:ins w:id="167" w:author="Nataša Todorović Jemec" w:date="2021-09-13T15:23:00Z">
        <w:r w:rsidR="007C428C">
          <w:rPr>
            <w:rStyle w:val="FootnoteReference"/>
          </w:rPr>
          <w:footnoteReference w:id="62"/>
        </w:r>
      </w:ins>
      <w:r w:rsidRPr="00102126">
        <w:rPr>
          <w:rFonts w:ascii="Arial" w:eastAsia="Times New Roman" w:hAnsi="Arial" w:cs="Times New Roman"/>
          <w:sz w:val="20"/>
          <w:szCs w:val="20"/>
        </w:rPr>
        <w:t xml:space="preserve"> To je posledica majhnega obsega investicij v večletnem obdobju po začetku gospodarske in finančne krize. </w:t>
      </w:r>
      <w:r w:rsidRPr="2D46040F">
        <w:rPr>
          <w:rFonts w:ascii="Arial" w:eastAsia="Times New Roman" w:hAnsi="Arial" w:cs="Times New Roman"/>
          <w:sz w:val="20"/>
          <w:szCs w:val="20"/>
        </w:rPr>
        <w:t xml:space="preserve">Proizvodni dejavnik </w:t>
      </w:r>
      <w:r w:rsidRPr="44B85E71">
        <w:rPr>
          <w:rFonts w:ascii="Arial" w:eastAsia="Times New Roman" w:hAnsi="Arial" w:cs="Times New Roman"/>
          <w:i/>
          <w:iCs/>
          <w:sz w:val="20"/>
          <w:szCs w:val="20"/>
        </w:rPr>
        <w:t>delo</w:t>
      </w:r>
      <w:r w:rsidRPr="2D46040F">
        <w:rPr>
          <w:rFonts w:ascii="Arial" w:eastAsia="Times New Roman" w:hAnsi="Arial" w:cs="Times New Roman"/>
          <w:sz w:val="20"/>
          <w:szCs w:val="20"/>
        </w:rPr>
        <w:t xml:space="preserve"> naj </w:t>
      </w:r>
      <w:r w:rsidRPr="00D67E0A">
        <w:rPr>
          <w:rFonts w:ascii="Arial" w:eastAsia="Times New Roman" w:hAnsi="Arial" w:cs="Times New Roman"/>
          <w:sz w:val="20"/>
          <w:szCs w:val="20"/>
        </w:rPr>
        <w:t>bi k potencialni rasti v obdobju napovedi v povprečju prispeval 0,6 o. t., kar bo tudi odraz predvidene ponovne krepitve nadaljnjega zviševanja stopnje aktivnosti</w:t>
      </w:r>
      <w:r w:rsidR="704A2882" w:rsidRPr="00D67E0A">
        <w:rPr>
          <w:rFonts w:ascii="Arial" w:eastAsia="Times New Roman" w:hAnsi="Arial" w:cs="Times New Roman"/>
          <w:sz w:val="20"/>
          <w:szCs w:val="20"/>
        </w:rPr>
        <w:t xml:space="preserve"> in</w:t>
      </w:r>
      <w:r w:rsidRPr="00D67E0A">
        <w:rPr>
          <w:rFonts w:ascii="Arial" w:eastAsia="Times New Roman" w:hAnsi="Arial" w:cs="Times New Roman"/>
          <w:sz w:val="20"/>
          <w:szCs w:val="20"/>
        </w:rPr>
        <w:t xml:space="preserve"> </w:t>
      </w:r>
      <w:r w:rsidR="14C8242E" w:rsidRPr="00D67E0A">
        <w:rPr>
          <w:rFonts w:ascii="Arial" w:eastAsia="Times New Roman" w:hAnsi="Arial" w:cs="Times New Roman"/>
          <w:sz w:val="20"/>
          <w:szCs w:val="20"/>
        </w:rPr>
        <w:t>pritoka tuje delovne sile</w:t>
      </w:r>
      <w:r w:rsidR="07F8621D" w:rsidRPr="00D67E0A">
        <w:rPr>
          <w:rFonts w:ascii="Arial" w:eastAsia="Times New Roman" w:hAnsi="Arial" w:cs="Times New Roman"/>
          <w:sz w:val="20"/>
          <w:szCs w:val="20"/>
        </w:rPr>
        <w:t>.</w:t>
      </w:r>
      <w:r w:rsidRPr="00D67E0A">
        <w:rPr>
          <w:rFonts w:ascii="Arial" w:eastAsia="Times New Roman" w:hAnsi="Arial" w:cs="Times New Roman"/>
          <w:sz w:val="20"/>
          <w:szCs w:val="20"/>
        </w:rPr>
        <w:t xml:space="preserve"> To bo tudi vidno blažilo postopno upadanje števila prebivalcev v starosti 20–64 let, ki zadnjih deset let negativno vpliva na obseg razpoložljive delovne sile.</w:t>
      </w:r>
    </w:p>
    <w:p w14:paraId="5C253739" w14:textId="77777777" w:rsidR="00591356" w:rsidRPr="00D62DFD" w:rsidRDefault="00591356" w:rsidP="00591356">
      <w:pPr>
        <w:pStyle w:val="BesediloNAPOVED"/>
        <w:rPr>
          <w:rStyle w:val="VodilnistavekBoldpoudarekNAPOVED"/>
          <w:highlight w:val="yellow"/>
        </w:rPr>
      </w:pPr>
    </w:p>
    <w:tbl>
      <w:tblPr>
        <w:tblStyle w:val="TableGrid"/>
        <w:tblW w:w="9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30"/>
        <w:gridCol w:w="4530"/>
      </w:tblGrid>
      <w:tr w:rsidR="00591356" w:rsidRPr="004115F7" w14:paraId="57B6A1BA" w14:textId="77777777" w:rsidTr="001115F7">
        <w:tc>
          <w:tcPr>
            <w:tcW w:w="4530" w:type="dxa"/>
          </w:tcPr>
          <w:p w14:paraId="1AC47295" w14:textId="3B608105" w:rsidR="00591356" w:rsidRPr="004115F7" w:rsidRDefault="00591356" w:rsidP="004115F7">
            <w:pPr>
              <w:pStyle w:val="Caption"/>
            </w:pPr>
            <w:r w:rsidRPr="004115F7">
              <w:lastRenderedPageBreak/>
              <w:t xml:space="preserve">Slika </w:t>
            </w:r>
            <w:r w:rsidRPr="004115F7">
              <w:fldChar w:fldCharType="begin"/>
            </w:r>
            <w:r w:rsidRPr="004115F7">
              <w:instrText xml:space="preserve"> SEQ Slika \* ARABIC </w:instrText>
            </w:r>
            <w:r w:rsidRPr="004115F7">
              <w:fldChar w:fldCharType="separate"/>
            </w:r>
            <w:r w:rsidR="00C30FBD">
              <w:t>47</w:t>
            </w:r>
            <w:r w:rsidRPr="004115F7">
              <w:fldChar w:fldCharType="end"/>
            </w:r>
            <w:r w:rsidRPr="004115F7">
              <w:t>: Sprememba potencialnega BDP, primerjava izračunov UMAR in EK</w:t>
            </w:r>
          </w:p>
          <w:p w14:paraId="7D6C6EAE" w14:textId="77777777" w:rsidR="00591356" w:rsidRPr="004115F7" w:rsidRDefault="00591356" w:rsidP="004115F7">
            <w:pPr>
              <w:pStyle w:val="Caption"/>
            </w:pPr>
          </w:p>
          <w:p w14:paraId="43DEFE06" w14:textId="0BF0D190" w:rsidR="00591356" w:rsidRPr="004115F7" w:rsidRDefault="00645AF6" w:rsidP="004115F7">
            <w:pPr>
              <w:pStyle w:val="Caption"/>
            </w:pPr>
            <w:r w:rsidRPr="004115F7">
              <w:drawing>
                <wp:inline distT="0" distB="0" distL="0" distR="0" wp14:anchorId="614E6E03" wp14:editId="41B53EED">
                  <wp:extent cx="2733675" cy="22383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733675" cy="2238375"/>
                          </a:xfrm>
                          <a:prstGeom prst="rect">
                            <a:avLst/>
                          </a:prstGeom>
                          <a:noFill/>
                          <a:ln>
                            <a:noFill/>
                          </a:ln>
                        </pic:spPr>
                      </pic:pic>
                    </a:graphicData>
                  </a:graphic>
                </wp:inline>
              </w:drawing>
            </w:r>
          </w:p>
        </w:tc>
        <w:tc>
          <w:tcPr>
            <w:tcW w:w="4530" w:type="dxa"/>
          </w:tcPr>
          <w:p w14:paraId="5CC40CE9" w14:textId="333B5737" w:rsidR="00591356" w:rsidRPr="004115F7" w:rsidRDefault="00591356" w:rsidP="004115F7">
            <w:pPr>
              <w:pStyle w:val="Caption"/>
            </w:pPr>
            <w:r w:rsidRPr="004115F7">
              <w:t xml:space="preserve">Slika </w:t>
            </w:r>
            <w:r w:rsidRPr="004115F7">
              <w:fldChar w:fldCharType="begin"/>
            </w:r>
            <w:r w:rsidRPr="004115F7">
              <w:instrText xml:space="preserve"> SEQ Slika \* ARABIC </w:instrText>
            </w:r>
            <w:r w:rsidRPr="004115F7">
              <w:fldChar w:fldCharType="separate"/>
            </w:r>
            <w:r w:rsidR="00C30FBD">
              <w:t>48</w:t>
            </w:r>
            <w:r w:rsidRPr="004115F7">
              <w:fldChar w:fldCharType="end"/>
            </w:r>
            <w:r w:rsidRPr="004115F7">
              <w:t>: BDP in potencialni BDP</w:t>
            </w:r>
          </w:p>
          <w:p w14:paraId="68303397" w14:textId="77777777" w:rsidR="00591356" w:rsidRPr="004115F7" w:rsidRDefault="00591356" w:rsidP="004115F7">
            <w:pPr>
              <w:pStyle w:val="Caption"/>
            </w:pPr>
          </w:p>
          <w:p w14:paraId="1C3805BE" w14:textId="77777777" w:rsidR="00591356" w:rsidRPr="004115F7" w:rsidRDefault="00591356" w:rsidP="004115F7">
            <w:pPr>
              <w:pStyle w:val="Caption"/>
            </w:pPr>
          </w:p>
          <w:p w14:paraId="2C41145B" w14:textId="53C742A7" w:rsidR="00591356" w:rsidRPr="004115F7" w:rsidRDefault="00B07975" w:rsidP="004115F7">
            <w:pPr>
              <w:pStyle w:val="Caption"/>
            </w:pPr>
            <w:r w:rsidRPr="004115F7">
              <w:drawing>
                <wp:inline distT="0" distB="0" distL="0" distR="0" wp14:anchorId="79B857C5" wp14:editId="23FB8DA0">
                  <wp:extent cx="2733675" cy="22383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733675" cy="2238375"/>
                          </a:xfrm>
                          <a:prstGeom prst="rect">
                            <a:avLst/>
                          </a:prstGeom>
                          <a:noFill/>
                          <a:ln>
                            <a:noFill/>
                          </a:ln>
                        </pic:spPr>
                      </pic:pic>
                    </a:graphicData>
                  </a:graphic>
                </wp:inline>
              </w:drawing>
            </w:r>
          </w:p>
        </w:tc>
      </w:tr>
    </w:tbl>
    <w:p w14:paraId="14673F07" w14:textId="77777777" w:rsidR="00591356" w:rsidRPr="004115F7" w:rsidRDefault="00591356" w:rsidP="004115F7">
      <w:pPr>
        <w:pStyle w:val="Caption"/>
      </w:pPr>
    </w:p>
    <w:tbl>
      <w:tblPr>
        <w:tblStyle w:val="TableGrid"/>
        <w:tblW w:w="9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30"/>
        <w:gridCol w:w="4530"/>
      </w:tblGrid>
      <w:tr w:rsidR="00591356" w:rsidRPr="004115F7" w14:paraId="1DBCB92E" w14:textId="77777777" w:rsidTr="001115F7">
        <w:tc>
          <w:tcPr>
            <w:tcW w:w="4530" w:type="dxa"/>
          </w:tcPr>
          <w:p w14:paraId="57E9BCF1" w14:textId="426B00B5" w:rsidR="00591356" w:rsidRPr="004115F7" w:rsidRDefault="00591356" w:rsidP="004115F7">
            <w:pPr>
              <w:pStyle w:val="Caption"/>
            </w:pPr>
            <w:r w:rsidRPr="004115F7">
              <w:t xml:space="preserve">Slika </w:t>
            </w:r>
            <w:r w:rsidRPr="004115F7">
              <w:fldChar w:fldCharType="begin"/>
            </w:r>
            <w:r w:rsidRPr="004115F7">
              <w:instrText xml:space="preserve"> SEQ Slika \* ARABIC </w:instrText>
            </w:r>
            <w:r w:rsidRPr="004115F7">
              <w:fldChar w:fldCharType="separate"/>
            </w:r>
            <w:r w:rsidR="00C30FBD">
              <w:t>49</w:t>
            </w:r>
            <w:r w:rsidRPr="004115F7">
              <w:fldChar w:fldCharType="end"/>
            </w:r>
            <w:r w:rsidRPr="004115F7">
              <w:t>: Prispevki posameznih komponent k potencialni rasti BDP</w:t>
            </w:r>
          </w:p>
          <w:p w14:paraId="3D025BBE" w14:textId="77777777" w:rsidR="00591356" w:rsidRPr="004115F7" w:rsidRDefault="00591356" w:rsidP="004115F7">
            <w:pPr>
              <w:pStyle w:val="Caption"/>
            </w:pPr>
          </w:p>
          <w:p w14:paraId="1E865AF9" w14:textId="361D9B31" w:rsidR="00591356" w:rsidRPr="004115F7" w:rsidRDefault="00187E27" w:rsidP="004115F7">
            <w:pPr>
              <w:pStyle w:val="Caption"/>
            </w:pPr>
            <w:r w:rsidRPr="004115F7">
              <w:drawing>
                <wp:inline distT="0" distB="0" distL="0" distR="0" wp14:anchorId="1E53D5F4" wp14:editId="084861C8">
                  <wp:extent cx="2733675" cy="22383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733675" cy="2238375"/>
                          </a:xfrm>
                          <a:prstGeom prst="rect">
                            <a:avLst/>
                          </a:prstGeom>
                          <a:noFill/>
                          <a:ln>
                            <a:noFill/>
                          </a:ln>
                        </pic:spPr>
                      </pic:pic>
                    </a:graphicData>
                  </a:graphic>
                </wp:inline>
              </w:drawing>
            </w:r>
          </w:p>
        </w:tc>
        <w:tc>
          <w:tcPr>
            <w:tcW w:w="4530" w:type="dxa"/>
          </w:tcPr>
          <w:p w14:paraId="235CB8DB" w14:textId="0C18C663" w:rsidR="00591356" w:rsidRPr="004115F7" w:rsidRDefault="00591356" w:rsidP="004115F7">
            <w:pPr>
              <w:pStyle w:val="Caption"/>
            </w:pPr>
            <w:r w:rsidRPr="004115F7">
              <w:t xml:space="preserve">Slika </w:t>
            </w:r>
            <w:r w:rsidRPr="004115F7">
              <w:fldChar w:fldCharType="begin"/>
            </w:r>
            <w:r w:rsidRPr="004115F7">
              <w:instrText xml:space="preserve"> SEQ Slika \* ARABIC </w:instrText>
            </w:r>
            <w:r w:rsidRPr="004115F7">
              <w:fldChar w:fldCharType="separate"/>
            </w:r>
            <w:r w:rsidR="00C30FBD">
              <w:t>50</w:t>
            </w:r>
            <w:r w:rsidRPr="004115F7">
              <w:fldChar w:fldCharType="end"/>
            </w:r>
            <w:r w:rsidRPr="004115F7">
              <w:t>: Proizvodna vrzel, primerjava izračunov UMAR in EK</w:t>
            </w:r>
          </w:p>
          <w:p w14:paraId="372C7E74" w14:textId="77777777" w:rsidR="00591356" w:rsidRPr="004115F7" w:rsidRDefault="00591356" w:rsidP="004115F7">
            <w:pPr>
              <w:pStyle w:val="Caption"/>
            </w:pPr>
          </w:p>
          <w:p w14:paraId="40FBFA43" w14:textId="007D689A" w:rsidR="00591356" w:rsidRPr="004115F7" w:rsidRDefault="003074CD" w:rsidP="004115F7">
            <w:pPr>
              <w:pStyle w:val="Caption"/>
            </w:pPr>
            <w:r w:rsidRPr="004115F7">
              <w:drawing>
                <wp:inline distT="0" distB="0" distL="0" distR="0" wp14:anchorId="7BC90CB3" wp14:editId="4BCC45AF">
                  <wp:extent cx="2733675" cy="22383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733675" cy="2238375"/>
                          </a:xfrm>
                          <a:prstGeom prst="rect">
                            <a:avLst/>
                          </a:prstGeom>
                          <a:noFill/>
                          <a:ln>
                            <a:noFill/>
                          </a:ln>
                        </pic:spPr>
                      </pic:pic>
                    </a:graphicData>
                  </a:graphic>
                </wp:inline>
              </w:drawing>
            </w:r>
          </w:p>
        </w:tc>
      </w:tr>
    </w:tbl>
    <w:p w14:paraId="347ACE9F" w14:textId="77777777" w:rsidR="00BA4E6B" w:rsidRDefault="00BA4E6B" w:rsidP="00591356">
      <w:pPr>
        <w:pStyle w:val="BesediloNAPOVED"/>
        <w:rPr>
          <w:ins w:id="171" w:author="Nataša Todorović Jemec" w:date="2021-09-14T11:27:00Z"/>
        </w:rPr>
      </w:pPr>
    </w:p>
    <w:p w14:paraId="789568E6" w14:textId="77777777" w:rsidR="00BA4E6B" w:rsidRDefault="00BA4E6B" w:rsidP="00591356">
      <w:pPr>
        <w:pStyle w:val="BesediloNAPOVED"/>
        <w:rPr>
          <w:ins w:id="172" w:author="Nataša Todorović Jemec" w:date="2021-09-14T11:27:00Z"/>
        </w:rPr>
      </w:pPr>
    </w:p>
    <w:p w14:paraId="6943D045" w14:textId="51C71197" w:rsidR="00E57D07" w:rsidRDefault="00BA4E6B" w:rsidP="00591356">
      <w:pPr>
        <w:pStyle w:val="BesediloNAPOVED"/>
        <w:rPr>
          <w:ins w:id="173" w:author="Nataša Todorović Jemec" w:date="2021-09-14T11:44:00Z"/>
        </w:rPr>
      </w:pPr>
      <w:r>
        <w:fldChar w:fldCharType="begin"/>
      </w:r>
      <w:r w:rsidR="00EF5A85">
        <w:instrText xml:space="preserve"> ADDIN ZOTERO_ITEM CSL_CITATION {"citationID":"mFWwmKfg","properties":{"formattedCitation":"(IHS Markit, 2021)","plainCitation":"(IHS Markit, 2021)","noteIndex":0},"citationItems":[{"id":443,"uris":["http://zotero.org/groups/4141114/items/5VETZBS5"],"uri":["http://zotero.org/groups/4141114/items/5VETZBS5"],"itemData":{"id":443,"type":"report","language":"en","publisher":"IHS Markit Ltd.","title":"IHS Markit Eurozone Composite PMI","URL":"https://www.markiteconomics.com/Public/Home/PressRelease/c4a96eb6dee04ef19264776341957b53","author":[{"family":"IHS Markit","given":""}],"issued":{"date-parts":[["2021",9]]}}}],"schema":"https://github.com/citation-style-language/schema/raw/master/csl-citation.json"} </w:instrText>
      </w:r>
      <w:r>
        <w:fldChar w:fldCharType="separate"/>
      </w:r>
      <w:r w:rsidRPr="00BA4E6B">
        <w:rPr>
          <w:rFonts w:cs="Arial"/>
        </w:rPr>
        <w:t xml:space="preserve">(IHS </w:t>
      </w:r>
      <w:proofErr w:type="spellStart"/>
      <w:r w:rsidRPr="00BA4E6B">
        <w:rPr>
          <w:rFonts w:cs="Arial"/>
        </w:rPr>
        <w:t>Markit</w:t>
      </w:r>
      <w:proofErr w:type="spellEnd"/>
      <w:r w:rsidRPr="00BA4E6B">
        <w:rPr>
          <w:rFonts w:cs="Arial"/>
        </w:rPr>
        <w:t>, 2021)</w:t>
      </w:r>
      <w:r>
        <w:fldChar w:fldCharType="end"/>
      </w:r>
      <w:ins w:id="174" w:author="Nataša Todorović Jemec" w:date="2021-09-14T11:39:00Z">
        <w:r w:rsidR="00E57D07">
          <w:t xml:space="preserve"> </w:t>
        </w:r>
      </w:ins>
      <w:r w:rsidR="00E57D07">
        <w:fldChar w:fldCharType="begin"/>
      </w:r>
      <w:r w:rsidR="00EF5A85">
        <w:instrText xml:space="preserve"> ADDIN ZOTERO_ITEM CSL_CITATION {"citationID":"ItjtBWBp","properties":{"formattedCitation":"(MF, 2021a)","plainCitation":"(MF, 2021a)","noteIndex":0},"citationItems":[{"id":418,"uris":["http://zotero.org/groups/4141114/items/678YPSPR"],"uri":["http://zotero.org/groups/4141114/items/678YPSPR"],"itemData":{"id":418,"type":"report","event-place":"Ljubljana","genre":"Interni podatki","publisher":"Ministrstvo za finance","publisher-place":"Ljubljana","title":"Odhodki državnega proračuna za blaženje posledic covid-19","author":[{"family":"MF","given":""}],"issued":{"date-parts":[["2021",9]]}}}],"schema":"https://github.com/citation-style-language/schema/raw/master/csl-citation.json"} </w:instrText>
      </w:r>
      <w:r w:rsidR="00E57D07">
        <w:fldChar w:fldCharType="separate"/>
      </w:r>
      <w:r w:rsidR="00031EAB" w:rsidRPr="00031EAB">
        <w:rPr>
          <w:rFonts w:cs="Arial"/>
        </w:rPr>
        <w:t>(MF, 2021a)</w:t>
      </w:r>
      <w:r w:rsidR="00E57D07">
        <w:fldChar w:fldCharType="end"/>
      </w:r>
      <w:ins w:id="175" w:author="Nataša Todorović Jemec" w:date="2021-09-14T11:40:00Z">
        <w:r w:rsidR="00E57D07">
          <w:t xml:space="preserve"> </w:t>
        </w:r>
      </w:ins>
    </w:p>
    <w:p w14:paraId="1B455A7F" w14:textId="7FD227D7" w:rsidR="00BA4E6B" w:rsidRDefault="00E57D07" w:rsidP="00591356">
      <w:pPr>
        <w:pStyle w:val="BesediloNAPOVED"/>
        <w:rPr>
          <w:ins w:id="176" w:author="Nataša Todorović Jemec" w:date="2021-09-14T11:47:00Z"/>
        </w:rPr>
      </w:pPr>
      <w:r>
        <w:fldChar w:fldCharType="begin"/>
      </w:r>
      <w:r w:rsidR="00EF5A85">
        <w:instrText xml:space="preserve"> ADDIN ZOTERO_ITEM CSL_CITATION {"citationID":"BZFWpVLn","properties":{"formattedCitation":"(Bruegel.org in Zachmann, 2020; DARS, 2021; ENTSO-E, 2021; FURS, 2021)","plainCitation":"(Bruegel.org in Zachmann, 2020; DARS, 2021; ENTSO-E, 2021; FURS, 2021)","noteIndex":0},"citationItems":[{"id":435,"uris":["http://zotero.org/groups/4141114/items/SGEETM38"],"uri":["http://zotero.org/groups/4141114/items/SGEETM38"],"itemData":{"id":435,"type":"report","event-place":"Celje","genre":"Interni podatki","publisher":"Družba za avtoceste Republike Slovenije","publisher-place":"Celje","title":"Tedenska poročila DARS","author":[{"family":"DARS","given":""}],"issued":{"date-parts":[["2021"]]}}},{"id":429,"uris":["http://zotero.org/groups/4141114/items/6JQPEK6T"],"uri":["http://zotero.org/groups/4141114/items/6JQPEK6T"],"itemData":{"id":429,"type":"report","event-place":"Bruselj","genre":"Podatkovni portal","publisher":"Evropsko združenje sistemskih operaterjev elektroenergetskega omrežja","publisher-place":"Bruselj","title":"ENTSO-E Transparency Platform","URL":"https://transparency.entsoe.eu/","author":[{"family":"ENTSO-E","given":""}],"accessed":{"date-parts":[["2021",9,13]]},"issued":{"date-parts":[["2021"]]}}},{"id":433,"uris":["http://zotero.org/groups/4141114/items/FN6WV58N"],"uri":["http://zotero.org/groups/4141114/items/FN6WV58N"],"itemData":{"id":433,"type":"report","event-place":"Ljubljana","genre":"Interni podatki","publisher":"Finančna uprava Republike Slovenije","publisher-place":"Ljubljana","title":"Podatki o davčnem potrjevanju računov","author":[{"family":"FURS","given":""}],"issued":{"date-parts":[["2021"]]}}},{"id":428,"uris":["http://zotero.org/groups/4141114/items/WHZVV5ZU"],"uri":["http://zotero.org/groups/4141114/items/WHZVV5ZU"],"itemData":{"id":428,"type":"post-weblog","abstract":"Last update: 9 September 2021\n\nDaily updates to this dataset compare average weekday hourly electricity demand from the last few weeks in 2020 to the year before. Electricity demand can offer some insight into the ongoing economic effects of COVID-19 and associated lockdowns.","container-title":"Bruegel Datasets","language":"en-US","title":"Bruegel electricity tracker of COVID-19 lockdown effects","URL":"https://www.bruegel.org/publications/datasets/bruegel-electricity-tracker-of-covid-19-lockdown-effects/","author":[{"family":"Bruegel.org","given":""},{"family":"Zachmann","given":"Georg"}],"accessed":{"date-parts":[["2021",9,13]]},"issued":{"date-parts":[["2020"]]}}}],"schema":"https://github.com/citation-style-language/schema/raw/master/csl-citation.json"} </w:instrText>
      </w:r>
      <w:r>
        <w:fldChar w:fldCharType="separate"/>
      </w:r>
      <w:r w:rsidR="00EF5A85" w:rsidRPr="00EF5A85">
        <w:rPr>
          <w:rFonts w:cs="Arial"/>
        </w:rPr>
        <w:t xml:space="preserve">(Bruegel.org in </w:t>
      </w:r>
      <w:proofErr w:type="spellStart"/>
      <w:r w:rsidR="00EF5A85" w:rsidRPr="00EF5A85">
        <w:rPr>
          <w:rFonts w:cs="Arial"/>
        </w:rPr>
        <w:t>Zachmann</w:t>
      </w:r>
      <w:proofErr w:type="spellEnd"/>
      <w:r w:rsidR="00EF5A85" w:rsidRPr="00EF5A85">
        <w:rPr>
          <w:rFonts w:cs="Arial"/>
        </w:rPr>
        <w:t>, 2020; DARS, 2021; ENTSO-E, 2021; FURS, 2021)</w:t>
      </w:r>
      <w:r>
        <w:fldChar w:fldCharType="end"/>
      </w:r>
    </w:p>
    <w:p w14:paraId="62909259" w14:textId="1B801AC4" w:rsidR="00915CA6" w:rsidRDefault="00915CA6" w:rsidP="00591356">
      <w:pPr>
        <w:pStyle w:val="BesediloNAPOVED"/>
        <w:rPr>
          <w:ins w:id="177" w:author="Nataša Todorović Jemec" w:date="2021-09-14T11:52:00Z"/>
        </w:rPr>
      </w:pPr>
      <w:r>
        <w:fldChar w:fldCharType="begin"/>
      </w:r>
      <w:r w:rsidR="00EF5A85">
        <w:instrText xml:space="preserve"> ADDIN ZOTERO_ITEM CSL_CITATION {"citationID":"TBhHwljG","properties":{"formattedCitation":"(EK, 2021a; WB, 2021)","plainCitation":"(EK, 2021a; WB, 2021)","noteIndex":0},"citationItems":[{"id":451,"uris":["http://zotero.org/groups/4141114/items/AUNX4Q4B"],"uri":["http://zotero.org/groups/4141114/items/AUNX4Q4B"],"itemData":{"id":451,"type":"report","event-place":"Bruselj","genre":"Podatkovni portal","language":"en","publisher":"Evropska Komisija","publisher-place":"Bruselj","title":"Business and Consumer Surveys","URL":"https://ec.europa.eu/info/business-economy-euro/indicators-statistics/economic-databases/business-and-consumer-surveys_en","author":[{"family":"EK","given":""}],"accessed":{"date-parts":[["2021",9,13]]},"issued":{"date-parts":[["2021"]]}}},{"id":450,"uris":["http://zotero.org/groups/4141114/items/HG8MBALF"],"uri":["http://zotero.org/groups/4141114/items/HG8MBALF"],"itemData":{"id":450,"type":"report","event-place":"Washington","genre":"Podatkovni portal","language":"en","publisher":"Svetovna banka","publisher-place":"Washington","title":"World Bank Commodity Statistics","URL":"https://www.worldbank.org/en/research/commodity-markets","author":[{"family":"WB","given":""}],"accessed":{"date-parts":[["2021",9,13]]},"issued":{"date-parts":[["2021"]]}}}],"schema":"https://github.com/citation-style-language/schema/raw/master/csl-citation.json"} </w:instrText>
      </w:r>
      <w:r>
        <w:fldChar w:fldCharType="separate"/>
      </w:r>
      <w:r w:rsidRPr="00915CA6">
        <w:rPr>
          <w:rFonts w:cs="Arial"/>
        </w:rPr>
        <w:t>(EK, 2021a; WB, 2021)</w:t>
      </w:r>
      <w:r>
        <w:fldChar w:fldCharType="end"/>
      </w:r>
    </w:p>
    <w:p w14:paraId="68BB765B" w14:textId="35242146" w:rsidR="00915CA6" w:rsidRDefault="00D20DBC" w:rsidP="00591356">
      <w:pPr>
        <w:pStyle w:val="BesediloNAPOVED"/>
        <w:rPr>
          <w:ins w:id="178" w:author="Nataša Todorović Jemec" w:date="2021-09-14T11:54:00Z"/>
        </w:rPr>
      </w:pPr>
      <w:r>
        <w:fldChar w:fldCharType="begin"/>
      </w:r>
      <w:r w:rsidR="00EF5A85">
        <w:instrText xml:space="preserve"> ADDIN ZOTERO_ITEM CSL_CITATION {"citationID":"l9gqRKve","properties":{"formattedCitation":"(SURS, 2021a, 2021c)","plainCitation":"(SURS, 2021a, 2021c)","noteIndex":0},"citationItems":[{"id":445,"uris":["http://zotero.org/groups/4141114/items/DQ8F2SAV"],"uri":["http://zotero.org/groups/4141114/items/DQ8F2SAV"],"itemData":{"id":445,"type":"report","event-place":"Ljubljana","genre":"Mikropodatki","publisher":"Statistični urad RS","publisher-place":"Ljubljana","title":"Raziskovanje o aktivnem in neaktivnem prebivalstvu","author":[{"family":"SURS","given":""}],"issued":{"date-parts":[["2021"]]}}},{"id":446,"uris":["http://zotero.org/groups/4141114/items/LYE54PJP"],"uri":["http://zotero.org/groups/4141114/items/LYE54PJP"],"itemData":{"id":446,"type":"report","event-place":"Ljubljana","genre":"Interni podatki","publisher":"Statistični urad RS","publisher-place":"Ljubljana","title":"Statistični register delovno aktivnega prebivalstva","author":[{"family":"SURS","given":""}],"issued":{"date-parts":[["2021"]]}}}],"schema":"https://github.com/citation-style-language/schema/raw/master/csl-citation.json"} </w:instrText>
      </w:r>
      <w:r>
        <w:fldChar w:fldCharType="separate"/>
      </w:r>
      <w:r w:rsidRPr="00D20DBC">
        <w:rPr>
          <w:rFonts w:cs="Arial"/>
        </w:rPr>
        <w:t>(SURS, 2021a, 2021c)</w:t>
      </w:r>
      <w:r>
        <w:fldChar w:fldCharType="end"/>
      </w:r>
      <w:del w:id="179" w:author="Nataša Todorović Jemec" w:date="2021-09-14T12:06:00Z">
        <w:r w:rsidR="00915CA6" w:rsidDel="00D20DBC">
          <w:fldChar w:fldCharType="begin"/>
        </w:r>
        <w:r w:rsidR="00915CA6" w:rsidDel="00D20DBC">
          <w:delInstrText xml:space="preserve"> ADDIN ZOTERO_ITEM CSL_CITATION {"citationID":"0uAK4uWz","properties":{"formattedCitation":"(SURS, 2021a, 2021b)","plainCitation":"(SURS, 2021a, 2021b)","noteIndex":0},"citationItems":[{"id":190,"uris":["http://zotero.org/groups/4141114/items/DQ8F2SAV"],"uri":["http://zotero.org/groups/4141114/items/DQ8F2SAV"],"itemData":{"id":190,"type":"report","event-place":"Ljubljana","genre":"Mikropodatki","publisher":"Statistični urad RS","publisher-place":"Ljubljana","title":"Raziskovanje o aktivnem in neaktivnem prebivalstvu","author":[{"family":"SURS","given":""}],"issued":{"date-parts":[["2021"]]}}},{"id":191,"uris":["http://zotero.org/groups/4141114/items/LYE54PJP"],"uri":["http://zotero.org/groups/4141114/items/LYE54PJP"],"itemData":{"id":191,"type":"report","event-place":"Ljubljana","genre":"Interni podatki","publisher":"Statistični urad RS","publisher-place":"Ljubljana","title":"Statistični register delovno aktivnega prebivalstva","author":[{"family":"SURS","given":""}],"issued":{"date-parts":[["2021"]]}}}],"schema":"https://github.com/citation-style-language/schema/raw/master/csl-citation.json"} </w:delInstrText>
        </w:r>
        <w:r w:rsidR="00915CA6" w:rsidDel="00D20DBC">
          <w:fldChar w:fldCharType="separate"/>
        </w:r>
        <w:r w:rsidR="00915CA6" w:rsidRPr="00915CA6" w:rsidDel="00D20DBC">
          <w:rPr>
            <w:rFonts w:cs="Arial"/>
          </w:rPr>
          <w:delText>(SURS, 2021a, 2021b)</w:delText>
        </w:r>
        <w:r w:rsidR="00915CA6" w:rsidDel="00D20DBC">
          <w:fldChar w:fldCharType="end"/>
        </w:r>
      </w:del>
    </w:p>
    <w:p w14:paraId="7E5E380C" w14:textId="55010E5C" w:rsidR="00915CA6" w:rsidRDefault="00915CA6" w:rsidP="00591356">
      <w:pPr>
        <w:pStyle w:val="BesediloNAPOVED"/>
        <w:rPr>
          <w:ins w:id="180" w:author="Nataša Todorović Jemec" w:date="2021-09-14T11:59:00Z"/>
        </w:rPr>
      </w:pPr>
      <w:r>
        <w:fldChar w:fldCharType="begin"/>
      </w:r>
      <w:r w:rsidR="00EF5A85">
        <w:instrText xml:space="preserve"> ADDIN ZOTERO_ITEM CSL_CITATION {"citationID":"FjtlZ3Kw","properties":{"formattedCitation":"(ZRSZ, 2021)","plainCitation":"(ZRSZ, 2021)","noteIndex":0},"citationItems":[{"id":453,"uris":["http://zotero.org/groups/4141114/items/WLFUJDZN"],"uri":["http://zotero.org/groups/4141114/items/WLFUJDZN"],"itemData":{"id":453,"type":"report","event-place":"Ljubljana","genre":"Podatkovna baza","publisher":"Zavod RS za zaposlovanje","publisher-place":"Ljubljana","title":"Registrirana brezposelnost","author":[{"family":"ZRSZ","given":""}],"issued":{"date-parts":[["2021"]]}}}],"schema":"https://github.com/citation-style-language/schema/raw/master/csl-citation.json"} </w:instrText>
      </w:r>
      <w:r>
        <w:fldChar w:fldCharType="separate"/>
      </w:r>
      <w:r w:rsidRPr="00915CA6">
        <w:rPr>
          <w:rFonts w:cs="Arial"/>
        </w:rPr>
        <w:t>(ZRSZ, 2021)</w:t>
      </w:r>
      <w:r>
        <w:fldChar w:fldCharType="end"/>
      </w:r>
    </w:p>
    <w:p w14:paraId="7952809C" w14:textId="0A05607A" w:rsidR="00BD04D4" w:rsidRDefault="00BD04D4" w:rsidP="00591356">
      <w:pPr>
        <w:pStyle w:val="BesediloNAPOVED"/>
        <w:rPr>
          <w:ins w:id="181" w:author="Nataša Todorović Jemec" w:date="2021-09-14T12:03:00Z"/>
        </w:rPr>
      </w:pPr>
      <w:r>
        <w:fldChar w:fldCharType="begin"/>
      </w:r>
      <w:r w:rsidR="00EF5A85">
        <w:instrText xml:space="preserve"> ADDIN ZOTERO_ITEM CSL_CITATION {"citationID":"y5EZ0zgl","properties":{"formattedCitation":"(EK, 2021b)","plainCitation":"(EK, 2021b)","noteIndex":0},"citationItems":[{"id":274,"uris":["http://zotero.org/groups/4141114/items/U6QI774E"],"uri":["http://zotero.org/groups/4141114/items/U6QI774E"],"itemData":{"id":274,"type":"report","event-place":"Luksemburg","genre":"Institutional Paper","language":"en","number":"149","publisher":"Evropska komisija, Generalni direktorat za gospodarske in finančne zadeve","publisher-place":"Luksemburg","source":"DOI.org (CSL JSON)","title":"European economic forecast: Spring 2021","title-short":"European economic forecast","URL":"https://data.europa.eu/doi/10.2765/66679","author":[{"literal":"EK"}],"accessed":{"date-parts":[["2021",8,17]]},"issued":{"date-parts":[["2021"]]}}}],"schema":"https://github.com/citation-style-language/schema/raw/master/csl-citation.json"} </w:instrText>
      </w:r>
      <w:r>
        <w:fldChar w:fldCharType="separate"/>
      </w:r>
      <w:r w:rsidRPr="00BD04D4">
        <w:rPr>
          <w:rFonts w:cs="Arial"/>
        </w:rPr>
        <w:t>(EK, 2021b)</w:t>
      </w:r>
      <w:r>
        <w:fldChar w:fldCharType="end"/>
      </w:r>
    </w:p>
    <w:p w14:paraId="4F603CD0" w14:textId="00F07D66" w:rsidR="00031EAB" w:rsidRDefault="00031EAB" w:rsidP="00591356">
      <w:pPr>
        <w:pStyle w:val="BesediloNAPOVED"/>
        <w:rPr>
          <w:ins w:id="182" w:author="Nataša Todorović Jemec" w:date="2021-09-14T11:27:00Z"/>
        </w:rPr>
      </w:pPr>
      <w:r>
        <w:fldChar w:fldCharType="begin"/>
      </w:r>
      <w:r w:rsidR="00ED518E">
        <w:instrText xml:space="preserve"> ADDIN ZOTERO_ITEM CSL_CITATION {"citationID":"iANI6Tmq","properties":{"formattedCitation":"(MF, 2021b)","plainCitation":"(MF, 2021b)","noteIndex":0},"citationItems":[{"id":454,"uris":["http://zotero.org/groups/4141114/items/3JRN9KEN"],"uri":["http://zotero.org/groups/4141114/items/3JRN9KEN"],"itemData":{"id":454,"type":"report","event-place":"Ljubljana","publisher":"Ministrstvo za finance","publisher-place":"Ljubljana","title":"Konsolidirana bilanca javnega financiranja","URL":"https://www.gov.si/teme/fiskalna-in-javnofinancna-politika/","author":[{"family":"MF","given":""}],"issued":{"date-parts":[["2021"]]}}}],"schema":"https://github.com/citation-style-language/schema/raw/master/csl-citation.json"} </w:instrText>
      </w:r>
      <w:r>
        <w:fldChar w:fldCharType="separate"/>
      </w:r>
      <w:r w:rsidRPr="00031EAB">
        <w:rPr>
          <w:rFonts w:cs="Arial"/>
        </w:rPr>
        <w:t>(MF, 2021b)</w:t>
      </w:r>
      <w:r>
        <w:fldChar w:fldCharType="end"/>
      </w:r>
    </w:p>
    <w:p w14:paraId="4A9E34CC" w14:textId="16E6472E" w:rsidR="00BA4E6B" w:rsidRPr="00767446" w:rsidRDefault="00591356" w:rsidP="00591356">
      <w:pPr>
        <w:pStyle w:val="BesediloNAPOVED"/>
      </w:pPr>
      <w:r w:rsidRPr="00767446">
        <w:br w:type="page"/>
      </w:r>
    </w:p>
    <w:p w14:paraId="0ED2189F" w14:textId="375CDC58" w:rsidR="00591356" w:rsidRDefault="00591356" w:rsidP="00591356">
      <w:pPr>
        <w:pStyle w:val="Heading1"/>
      </w:pPr>
      <w:bookmarkStart w:id="183" w:name="_Toc82438221"/>
      <w:bookmarkEnd w:id="8"/>
      <w:r>
        <w:lastRenderedPageBreak/>
        <w:t>Literatura in viri</w:t>
      </w:r>
      <w:bookmarkEnd w:id="183"/>
    </w:p>
    <w:p w14:paraId="5A23D401" w14:textId="55ECF845" w:rsidR="00D7784A" w:rsidRPr="00F93DEB" w:rsidDel="00DA5FCD" w:rsidRDefault="00D7784A" w:rsidP="00386F11">
      <w:pPr>
        <w:pStyle w:val="LiteraturaNAPOVED"/>
        <w:rPr>
          <w:del w:id="184" w:author="Nataša Todorović Jemec" w:date="2021-09-14T12:08:00Z"/>
        </w:rPr>
      </w:pPr>
    </w:p>
    <w:p w14:paraId="1A93BE47" w14:textId="77777777" w:rsidR="00ED518E" w:rsidRPr="00ED518E" w:rsidRDefault="00591356" w:rsidP="00386F11">
      <w:pPr>
        <w:pStyle w:val="LiteraturaNAPOVED"/>
        <w:rPr>
          <w:rFonts w:cs="Arial"/>
        </w:rPr>
      </w:pPr>
      <w:r w:rsidRPr="00C95DC7">
        <w:rPr>
          <w:color w:val="2B579A"/>
          <w:shd w:val="clear" w:color="auto" w:fill="E6E6E6"/>
        </w:rPr>
        <w:fldChar w:fldCharType="begin"/>
      </w:r>
      <w:r w:rsidR="00ED518E">
        <w:instrText xml:space="preserve"> ADDIN ZOTERO_BIBL {"uncited":[],"omitted":[],"custom":[]} CSL_BIBLIOGRAPHY </w:instrText>
      </w:r>
      <w:r w:rsidRPr="00C95DC7">
        <w:rPr>
          <w:color w:val="2B579A"/>
          <w:shd w:val="clear" w:color="auto" w:fill="E6E6E6"/>
        </w:rPr>
        <w:fldChar w:fldCharType="separate"/>
      </w:r>
      <w:proofErr w:type="spellStart"/>
      <w:r w:rsidR="00ED518E" w:rsidRPr="00ED518E">
        <w:rPr>
          <w:rFonts w:cs="Arial"/>
        </w:rPr>
        <w:t>Aaronson</w:t>
      </w:r>
      <w:proofErr w:type="spellEnd"/>
      <w:r w:rsidR="00ED518E" w:rsidRPr="00ED518E">
        <w:rPr>
          <w:rFonts w:cs="Arial"/>
        </w:rPr>
        <w:t xml:space="preserve">, D., </w:t>
      </w:r>
      <w:proofErr w:type="spellStart"/>
      <w:r w:rsidR="00ED518E" w:rsidRPr="00ED518E">
        <w:rPr>
          <w:rFonts w:cs="Arial"/>
        </w:rPr>
        <w:t>Lewers</w:t>
      </w:r>
      <w:proofErr w:type="spellEnd"/>
      <w:r w:rsidR="00ED518E" w:rsidRPr="00ED518E">
        <w:rPr>
          <w:rFonts w:cs="Arial"/>
        </w:rPr>
        <w:t xml:space="preserve">, R. in </w:t>
      </w:r>
      <w:proofErr w:type="spellStart"/>
      <w:r w:rsidR="00ED518E" w:rsidRPr="00ED518E">
        <w:rPr>
          <w:rFonts w:cs="Arial"/>
        </w:rPr>
        <w:t>Sullivan</w:t>
      </w:r>
      <w:proofErr w:type="spellEnd"/>
      <w:r w:rsidR="00ED518E" w:rsidRPr="00ED518E">
        <w:rPr>
          <w:rFonts w:cs="Arial"/>
        </w:rPr>
        <w:t xml:space="preserve">, D. G. (2021). Labor </w:t>
      </w:r>
      <w:proofErr w:type="spellStart"/>
      <w:r w:rsidR="00ED518E" w:rsidRPr="00ED518E">
        <w:rPr>
          <w:rFonts w:cs="Arial"/>
        </w:rPr>
        <w:t>reallocation</w:t>
      </w:r>
      <w:proofErr w:type="spellEnd"/>
      <w:r w:rsidR="00ED518E" w:rsidRPr="00ED518E">
        <w:rPr>
          <w:rFonts w:cs="Arial"/>
        </w:rPr>
        <w:t xml:space="preserve"> </w:t>
      </w:r>
      <w:proofErr w:type="spellStart"/>
      <w:r w:rsidR="00ED518E" w:rsidRPr="00ED518E">
        <w:rPr>
          <w:rFonts w:cs="Arial"/>
        </w:rPr>
        <w:t>during</w:t>
      </w:r>
      <w:proofErr w:type="spellEnd"/>
      <w:r w:rsidR="00ED518E" w:rsidRPr="00ED518E">
        <w:rPr>
          <w:rFonts w:cs="Arial"/>
        </w:rPr>
        <w:t xml:space="preserve"> </w:t>
      </w:r>
      <w:proofErr w:type="spellStart"/>
      <w:r w:rsidR="00ED518E" w:rsidRPr="00ED518E">
        <w:rPr>
          <w:rFonts w:cs="Arial"/>
        </w:rPr>
        <w:t>the</w:t>
      </w:r>
      <w:proofErr w:type="spellEnd"/>
      <w:r w:rsidR="00ED518E" w:rsidRPr="00ED518E">
        <w:rPr>
          <w:rFonts w:cs="Arial"/>
        </w:rPr>
        <w:t xml:space="preserve"> Covid-19 </w:t>
      </w:r>
      <w:proofErr w:type="spellStart"/>
      <w:r w:rsidR="00ED518E" w:rsidRPr="00ED518E">
        <w:rPr>
          <w:rFonts w:cs="Arial"/>
        </w:rPr>
        <w:t>pandemic</w:t>
      </w:r>
      <w:proofErr w:type="spellEnd"/>
      <w:r w:rsidR="00ED518E" w:rsidRPr="00ED518E">
        <w:rPr>
          <w:rFonts w:cs="Arial"/>
        </w:rPr>
        <w:t xml:space="preserve">. </w:t>
      </w:r>
      <w:r w:rsidR="00ED518E" w:rsidRPr="00ED518E">
        <w:rPr>
          <w:rFonts w:cs="Arial"/>
          <w:i/>
          <w:iCs/>
        </w:rPr>
        <w:t xml:space="preserve">Chicago </w:t>
      </w:r>
      <w:proofErr w:type="spellStart"/>
      <w:r w:rsidR="00ED518E" w:rsidRPr="00ED518E">
        <w:rPr>
          <w:rFonts w:cs="Arial"/>
          <w:i/>
          <w:iCs/>
        </w:rPr>
        <w:t>Fed</w:t>
      </w:r>
      <w:proofErr w:type="spellEnd"/>
      <w:r w:rsidR="00ED518E" w:rsidRPr="00ED518E">
        <w:rPr>
          <w:rFonts w:cs="Arial"/>
          <w:i/>
          <w:iCs/>
        </w:rPr>
        <w:t xml:space="preserve"> </w:t>
      </w:r>
      <w:proofErr w:type="spellStart"/>
      <w:r w:rsidR="00ED518E" w:rsidRPr="00ED518E">
        <w:rPr>
          <w:rFonts w:cs="Arial"/>
          <w:i/>
          <w:iCs/>
        </w:rPr>
        <w:t>Letter</w:t>
      </w:r>
      <w:proofErr w:type="spellEnd"/>
      <w:r w:rsidR="00ED518E" w:rsidRPr="00ED518E">
        <w:rPr>
          <w:rFonts w:cs="Arial"/>
        </w:rPr>
        <w:t>, (455). https://doi.org/10.21033/cfl-2021-455</w:t>
      </w:r>
    </w:p>
    <w:p w14:paraId="30F773C0" w14:textId="77777777" w:rsidR="00ED518E" w:rsidRPr="00ED518E" w:rsidRDefault="00ED518E" w:rsidP="00386F11">
      <w:pPr>
        <w:pStyle w:val="LiteraturaNAPOVED"/>
        <w:rPr>
          <w:rFonts w:cs="Arial"/>
        </w:rPr>
      </w:pPr>
      <w:proofErr w:type="spellStart"/>
      <w:r w:rsidRPr="00ED518E">
        <w:rPr>
          <w:rFonts w:cs="Arial"/>
        </w:rPr>
        <w:t>Barchart</w:t>
      </w:r>
      <w:proofErr w:type="spellEnd"/>
      <w:r w:rsidRPr="00ED518E">
        <w:rPr>
          <w:rFonts w:cs="Arial"/>
        </w:rPr>
        <w:t xml:space="preserve">. (2021). </w:t>
      </w:r>
      <w:proofErr w:type="spellStart"/>
      <w:r w:rsidRPr="00ED518E">
        <w:rPr>
          <w:rFonts w:cs="Arial"/>
        </w:rPr>
        <w:t>Futures</w:t>
      </w:r>
      <w:proofErr w:type="spellEnd"/>
      <w:r w:rsidRPr="00ED518E">
        <w:rPr>
          <w:rFonts w:cs="Arial"/>
        </w:rPr>
        <w:t xml:space="preserve"> </w:t>
      </w:r>
      <w:proofErr w:type="spellStart"/>
      <w:r w:rsidRPr="00ED518E">
        <w:rPr>
          <w:rFonts w:cs="Arial"/>
        </w:rPr>
        <w:t>Crude</w:t>
      </w:r>
      <w:proofErr w:type="spellEnd"/>
      <w:r w:rsidRPr="00ED518E">
        <w:rPr>
          <w:rFonts w:cs="Arial"/>
        </w:rPr>
        <w:t xml:space="preserve"> </w:t>
      </w:r>
      <w:proofErr w:type="spellStart"/>
      <w:r w:rsidRPr="00ED518E">
        <w:rPr>
          <w:rFonts w:cs="Arial"/>
        </w:rPr>
        <w:t>Oil</w:t>
      </w:r>
      <w:proofErr w:type="spellEnd"/>
      <w:r w:rsidRPr="00ED518E">
        <w:rPr>
          <w:rFonts w:cs="Arial"/>
        </w:rPr>
        <w:t xml:space="preserve"> Brent </w:t>
      </w:r>
      <w:proofErr w:type="spellStart"/>
      <w:r w:rsidRPr="00ED518E">
        <w:rPr>
          <w:rFonts w:cs="Arial"/>
        </w:rPr>
        <w:t>Prices</w:t>
      </w:r>
      <w:proofErr w:type="spellEnd"/>
      <w:r w:rsidRPr="00ED518E">
        <w:rPr>
          <w:rFonts w:cs="Arial"/>
        </w:rPr>
        <w:t xml:space="preserve">. Pridobljeno s </w:t>
      </w:r>
      <w:bookmarkStart w:id="185" w:name="_GoBack"/>
      <w:bookmarkEnd w:id="185"/>
      <w:r w:rsidRPr="00ED518E">
        <w:rPr>
          <w:rFonts w:cs="Arial"/>
        </w:rPr>
        <w:t>https://www.barchart.com/futures/quotes/CB*0/futures-prices</w:t>
      </w:r>
    </w:p>
    <w:p w14:paraId="20204AF1" w14:textId="77777777" w:rsidR="00ED518E" w:rsidRPr="00ED518E" w:rsidRDefault="00ED518E" w:rsidP="00386F11">
      <w:pPr>
        <w:pStyle w:val="LiteraturaNAPOVED"/>
        <w:rPr>
          <w:rFonts w:cs="Arial"/>
        </w:rPr>
      </w:pPr>
      <w:r w:rsidRPr="00ED518E">
        <w:rPr>
          <w:rFonts w:cs="Arial"/>
        </w:rPr>
        <w:t xml:space="preserve">Blanchard, O. J. in </w:t>
      </w:r>
      <w:proofErr w:type="spellStart"/>
      <w:r w:rsidRPr="00ED518E">
        <w:rPr>
          <w:rFonts w:cs="Arial"/>
        </w:rPr>
        <w:t>Leigh</w:t>
      </w:r>
      <w:proofErr w:type="spellEnd"/>
      <w:r w:rsidRPr="00ED518E">
        <w:rPr>
          <w:rFonts w:cs="Arial"/>
        </w:rPr>
        <w:t xml:space="preserve">, D. (2013). </w:t>
      </w:r>
      <w:proofErr w:type="spellStart"/>
      <w:r w:rsidRPr="00ED518E">
        <w:rPr>
          <w:rFonts w:cs="Arial"/>
        </w:rPr>
        <w:t>Growth</w:t>
      </w:r>
      <w:proofErr w:type="spellEnd"/>
      <w:r w:rsidRPr="00ED518E">
        <w:rPr>
          <w:rFonts w:cs="Arial"/>
        </w:rPr>
        <w:t xml:space="preserve"> </w:t>
      </w:r>
      <w:proofErr w:type="spellStart"/>
      <w:r w:rsidRPr="00ED518E">
        <w:rPr>
          <w:rFonts w:cs="Arial"/>
        </w:rPr>
        <w:t>forecast</w:t>
      </w:r>
      <w:proofErr w:type="spellEnd"/>
      <w:r w:rsidRPr="00ED518E">
        <w:rPr>
          <w:rFonts w:cs="Arial"/>
        </w:rPr>
        <w:t xml:space="preserve"> </w:t>
      </w:r>
      <w:proofErr w:type="spellStart"/>
      <w:r w:rsidRPr="00ED518E">
        <w:rPr>
          <w:rFonts w:cs="Arial"/>
        </w:rPr>
        <w:t>errors</w:t>
      </w:r>
      <w:proofErr w:type="spellEnd"/>
      <w:r w:rsidRPr="00ED518E">
        <w:rPr>
          <w:rFonts w:cs="Arial"/>
        </w:rPr>
        <w:t xml:space="preserve"> </w:t>
      </w:r>
      <w:proofErr w:type="spellStart"/>
      <w:r w:rsidRPr="00ED518E">
        <w:rPr>
          <w:rFonts w:cs="Arial"/>
        </w:rPr>
        <w:t>and</w:t>
      </w:r>
      <w:proofErr w:type="spellEnd"/>
      <w:r w:rsidRPr="00ED518E">
        <w:rPr>
          <w:rFonts w:cs="Arial"/>
        </w:rPr>
        <w:t xml:space="preserve"> </w:t>
      </w:r>
      <w:proofErr w:type="spellStart"/>
      <w:r w:rsidRPr="00ED518E">
        <w:rPr>
          <w:rFonts w:cs="Arial"/>
        </w:rPr>
        <w:t>fiscal</w:t>
      </w:r>
      <w:proofErr w:type="spellEnd"/>
      <w:r w:rsidRPr="00ED518E">
        <w:rPr>
          <w:rFonts w:cs="Arial"/>
        </w:rPr>
        <w:t xml:space="preserve"> </w:t>
      </w:r>
      <w:proofErr w:type="spellStart"/>
      <w:r w:rsidRPr="00ED518E">
        <w:rPr>
          <w:rFonts w:cs="Arial"/>
        </w:rPr>
        <w:t>multipliers</w:t>
      </w:r>
      <w:proofErr w:type="spellEnd"/>
      <w:r w:rsidRPr="00ED518E">
        <w:rPr>
          <w:rFonts w:cs="Arial"/>
        </w:rPr>
        <w:t xml:space="preserve">. </w:t>
      </w:r>
      <w:proofErr w:type="spellStart"/>
      <w:r w:rsidRPr="00ED518E">
        <w:rPr>
          <w:rFonts w:cs="Arial"/>
          <w:i/>
          <w:iCs/>
        </w:rPr>
        <w:t>American</w:t>
      </w:r>
      <w:proofErr w:type="spellEnd"/>
      <w:r w:rsidRPr="00ED518E">
        <w:rPr>
          <w:rFonts w:cs="Arial"/>
          <w:i/>
          <w:iCs/>
        </w:rPr>
        <w:t xml:space="preserve"> </w:t>
      </w:r>
      <w:proofErr w:type="spellStart"/>
      <w:r w:rsidRPr="00ED518E">
        <w:rPr>
          <w:rFonts w:cs="Arial"/>
          <w:i/>
          <w:iCs/>
        </w:rPr>
        <w:t>Economic</w:t>
      </w:r>
      <w:proofErr w:type="spellEnd"/>
      <w:r w:rsidRPr="00ED518E">
        <w:rPr>
          <w:rFonts w:cs="Arial"/>
          <w:i/>
          <w:iCs/>
        </w:rPr>
        <w:t xml:space="preserve"> </w:t>
      </w:r>
      <w:proofErr w:type="spellStart"/>
      <w:r w:rsidRPr="00ED518E">
        <w:rPr>
          <w:rFonts w:cs="Arial"/>
          <w:i/>
          <w:iCs/>
        </w:rPr>
        <w:t>Review</w:t>
      </w:r>
      <w:proofErr w:type="spellEnd"/>
      <w:r w:rsidRPr="00ED518E">
        <w:rPr>
          <w:rFonts w:cs="Arial"/>
        </w:rPr>
        <w:t xml:space="preserve">, </w:t>
      </w:r>
      <w:r w:rsidRPr="00ED518E">
        <w:rPr>
          <w:rFonts w:cs="Arial"/>
          <w:i/>
          <w:iCs/>
        </w:rPr>
        <w:t>103</w:t>
      </w:r>
      <w:r w:rsidRPr="00ED518E">
        <w:rPr>
          <w:rFonts w:cs="Arial"/>
        </w:rPr>
        <w:t>(3), 117–120.</w:t>
      </w:r>
    </w:p>
    <w:p w14:paraId="11E7D040" w14:textId="77777777" w:rsidR="00ED518E" w:rsidRPr="00ED518E" w:rsidRDefault="00ED518E" w:rsidP="00386F11">
      <w:pPr>
        <w:pStyle w:val="LiteraturaNAPOVED"/>
        <w:rPr>
          <w:rFonts w:cs="Arial"/>
        </w:rPr>
      </w:pPr>
      <w:r w:rsidRPr="00ED518E">
        <w:rPr>
          <w:rFonts w:cs="Arial"/>
        </w:rPr>
        <w:t xml:space="preserve">Bruegel.org in </w:t>
      </w:r>
      <w:proofErr w:type="spellStart"/>
      <w:r w:rsidRPr="00ED518E">
        <w:rPr>
          <w:rFonts w:cs="Arial"/>
        </w:rPr>
        <w:t>Zachmann</w:t>
      </w:r>
      <w:proofErr w:type="spellEnd"/>
      <w:r w:rsidRPr="00ED518E">
        <w:rPr>
          <w:rFonts w:cs="Arial"/>
        </w:rPr>
        <w:t xml:space="preserve">, G. (2020). </w:t>
      </w:r>
      <w:proofErr w:type="spellStart"/>
      <w:r w:rsidRPr="00ED518E">
        <w:rPr>
          <w:rFonts w:cs="Arial"/>
        </w:rPr>
        <w:t>Bruegel</w:t>
      </w:r>
      <w:proofErr w:type="spellEnd"/>
      <w:r w:rsidRPr="00ED518E">
        <w:rPr>
          <w:rFonts w:cs="Arial"/>
        </w:rPr>
        <w:t xml:space="preserve"> </w:t>
      </w:r>
      <w:proofErr w:type="spellStart"/>
      <w:r w:rsidRPr="00ED518E">
        <w:rPr>
          <w:rFonts w:cs="Arial"/>
        </w:rPr>
        <w:t>electricity</w:t>
      </w:r>
      <w:proofErr w:type="spellEnd"/>
      <w:r w:rsidRPr="00ED518E">
        <w:rPr>
          <w:rFonts w:cs="Arial"/>
        </w:rPr>
        <w:t xml:space="preserve"> </w:t>
      </w:r>
      <w:proofErr w:type="spellStart"/>
      <w:r w:rsidRPr="00ED518E">
        <w:rPr>
          <w:rFonts w:cs="Arial"/>
        </w:rPr>
        <w:t>tracker</w:t>
      </w:r>
      <w:proofErr w:type="spellEnd"/>
      <w:r w:rsidRPr="00ED518E">
        <w:rPr>
          <w:rFonts w:cs="Arial"/>
        </w:rPr>
        <w:t xml:space="preserve"> </w:t>
      </w:r>
      <w:proofErr w:type="spellStart"/>
      <w:r w:rsidRPr="00ED518E">
        <w:rPr>
          <w:rFonts w:cs="Arial"/>
        </w:rPr>
        <w:t>of</w:t>
      </w:r>
      <w:proofErr w:type="spellEnd"/>
      <w:r w:rsidRPr="00ED518E">
        <w:rPr>
          <w:rFonts w:cs="Arial"/>
        </w:rPr>
        <w:t xml:space="preserve"> COVID-19 </w:t>
      </w:r>
      <w:proofErr w:type="spellStart"/>
      <w:r w:rsidRPr="00ED518E">
        <w:rPr>
          <w:rFonts w:cs="Arial"/>
        </w:rPr>
        <w:t>lockdown</w:t>
      </w:r>
      <w:proofErr w:type="spellEnd"/>
      <w:r w:rsidRPr="00ED518E">
        <w:rPr>
          <w:rFonts w:cs="Arial"/>
        </w:rPr>
        <w:t xml:space="preserve"> </w:t>
      </w:r>
      <w:proofErr w:type="spellStart"/>
      <w:r w:rsidRPr="00ED518E">
        <w:rPr>
          <w:rFonts w:cs="Arial"/>
        </w:rPr>
        <w:t>effects</w:t>
      </w:r>
      <w:proofErr w:type="spellEnd"/>
      <w:r w:rsidRPr="00ED518E">
        <w:rPr>
          <w:rFonts w:cs="Arial"/>
        </w:rPr>
        <w:t>. Pridobljeno 13. 9. 2021 s https://www.bruegel.org/publications/datasets/bruegel-electricity-tracker-of-covid-19-lockdown-effects/</w:t>
      </w:r>
    </w:p>
    <w:p w14:paraId="052CF2C8" w14:textId="77777777" w:rsidR="00ED518E" w:rsidRPr="00ED518E" w:rsidRDefault="00ED518E" w:rsidP="00386F11">
      <w:pPr>
        <w:pStyle w:val="LiteraturaNAPOVED"/>
        <w:rPr>
          <w:rFonts w:cs="Arial"/>
        </w:rPr>
      </w:pPr>
      <w:r w:rsidRPr="00ED518E">
        <w:rPr>
          <w:rFonts w:cs="Arial"/>
        </w:rPr>
        <w:t>BS. (2021). Podatkovne serije Banka Slovenije, [Podatkovni portal]. Ljubljana: Banka Slovenije. Pridobljeno s https://px.bsi.si/pxweb/sl/serije_slo/</w:t>
      </w:r>
    </w:p>
    <w:p w14:paraId="286A99BB" w14:textId="77777777" w:rsidR="00ED518E" w:rsidRPr="00ED518E" w:rsidRDefault="00ED518E" w:rsidP="00386F11">
      <w:pPr>
        <w:pStyle w:val="LiteraturaNAPOVED"/>
        <w:rPr>
          <w:rFonts w:cs="Arial"/>
        </w:rPr>
      </w:pPr>
      <w:proofErr w:type="spellStart"/>
      <w:r w:rsidRPr="00ED518E">
        <w:rPr>
          <w:rFonts w:cs="Arial"/>
        </w:rPr>
        <w:t>Consensus</w:t>
      </w:r>
      <w:proofErr w:type="spellEnd"/>
      <w:r w:rsidRPr="00ED518E">
        <w:rPr>
          <w:rFonts w:cs="Arial"/>
        </w:rPr>
        <w:t xml:space="preserve"> </w:t>
      </w:r>
      <w:proofErr w:type="spellStart"/>
      <w:r w:rsidRPr="00ED518E">
        <w:rPr>
          <w:rFonts w:cs="Arial"/>
        </w:rPr>
        <w:t>Economics</w:t>
      </w:r>
      <w:proofErr w:type="spellEnd"/>
      <w:r w:rsidRPr="00ED518E">
        <w:rPr>
          <w:rFonts w:cs="Arial"/>
        </w:rPr>
        <w:t xml:space="preserve">. (2021a). </w:t>
      </w:r>
      <w:proofErr w:type="spellStart"/>
      <w:r w:rsidRPr="00ED518E">
        <w:rPr>
          <w:rFonts w:cs="Arial"/>
        </w:rPr>
        <w:t>Consensus</w:t>
      </w:r>
      <w:proofErr w:type="spellEnd"/>
      <w:r w:rsidRPr="00ED518E">
        <w:rPr>
          <w:rFonts w:cs="Arial"/>
        </w:rPr>
        <w:t xml:space="preserve"> </w:t>
      </w:r>
      <w:proofErr w:type="spellStart"/>
      <w:r w:rsidRPr="00ED518E">
        <w:rPr>
          <w:rFonts w:cs="Arial"/>
        </w:rPr>
        <w:t>Forecasts</w:t>
      </w:r>
      <w:proofErr w:type="spellEnd"/>
      <w:r w:rsidRPr="00ED518E">
        <w:rPr>
          <w:rFonts w:cs="Arial"/>
        </w:rPr>
        <w:t xml:space="preserve">. London: </w:t>
      </w:r>
      <w:proofErr w:type="spellStart"/>
      <w:r w:rsidRPr="00ED518E">
        <w:rPr>
          <w:rFonts w:cs="Arial"/>
        </w:rPr>
        <w:t>Consensus</w:t>
      </w:r>
      <w:proofErr w:type="spellEnd"/>
      <w:r w:rsidRPr="00ED518E">
        <w:rPr>
          <w:rFonts w:cs="Arial"/>
        </w:rPr>
        <w:t xml:space="preserve"> </w:t>
      </w:r>
      <w:proofErr w:type="spellStart"/>
      <w:r w:rsidRPr="00ED518E">
        <w:rPr>
          <w:rFonts w:cs="Arial"/>
        </w:rPr>
        <w:t>Economics</w:t>
      </w:r>
      <w:proofErr w:type="spellEnd"/>
      <w:r w:rsidRPr="00ED518E">
        <w:rPr>
          <w:rFonts w:cs="Arial"/>
        </w:rPr>
        <w:t xml:space="preserve"> </w:t>
      </w:r>
      <w:proofErr w:type="spellStart"/>
      <w:r w:rsidRPr="00ED518E">
        <w:rPr>
          <w:rFonts w:cs="Arial"/>
        </w:rPr>
        <w:t>Inc</w:t>
      </w:r>
      <w:proofErr w:type="spellEnd"/>
      <w:r w:rsidRPr="00ED518E">
        <w:rPr>
          <w:rFonts w:cs="Arial"/>
        </w:rPr>
        <w:t>.</w:t>
      </w:r>
    </w:p>
    <w:p w14:paraId="1C9861D1" w14:textId="77777777" w:rsidR="00ED518E" w:rsidRPr="00ED518E" w:rsidRDefault="00ED518E" w:rsidP="00386F11">
      <w:pPr>
        <w:pStyle w:val="LiteraturaNAPOVED"/>
        <w:rPr>
          <w:rFonts w:cs="Arial"/>
        </w:rPr>
      </w:pPr>
      <w:proofErr w:type="spellStart"/>
      <w:r w:rsidRPr="00ED518E">
        <w:rPr>
          <w:rFonts w:cs="Arial"/>
        </w:rPr>
        <w:t>Consensus</w:t>
      </w:r>
      <w:proofErr w:type="spellEnd"/>
      <w:r w:rsidRPr="00ED518E">
        <w:rPr>
          <w:rFonts w:cs="Arial"/>
        </w:rPr>
        <w:t xml:space="preserve"> </w:t>
      </w:r>
      <w:proofErr w:type="spellStart"/>
      <w:r w:rsidRPr="00ED518E">
        <w:rPr>
          <w:rFonts w:cs="Arial"/>
        </w:rPr>
        <w:t>Economics</w:t>
      </w:r>
      <w:proofErr w:type="spellEnd"/>
      <w:r w:rsidRPr="00ED518E">
        <w:rPr>
          <w:rFonts w:cs="Arial"/>
        </w:rPr>
        <w:t xml:space="preserve">. (2021b). </w:t>
      </w:r>
      <w:proofErr w:type="spellStart"/>
      <w:r w:rsidRPr="00ED518E">
        <w:rPr>
          <w:rFonts w:cs="Arial"/>
        </w:rPr>
        <w:t>Eastern</w:t>
      </w:r>
      <w:proofErr w:type="spellEnd"/>
      <w:r w:rsidRPr="00ED518E">
        <w:rPr>
          <w:rFonts w:cs="Arial"/>
        </w:rPr>
        <w:t xml:space="preserve"> </w:t>
      </w:r>
      <w:proofErr w:type="spellStart"/>
      <w:r w:rsidRPr="00ED518E">
        <w:rPr>
          <w:rFonts w:cs="Arial"/>
        </w:rPr>
        <w:t>Europe</w:t>
      </w:r>
      <w:proofErr w:type="spellEnd"/>
      <w:r w:rsidRPr="00ED518E">
        <w:rPr>
          <w:rFonts w:cs="Arial"/>
        </w:rPr>
        <w:t xml:space="preserve"> </w:t>
      </w:r>
      <w:proofErr w:type="spellStart"/>
      <w:r w:rsidRPr="00ED518E">
        <w:rPr>
          <w:rFonts w:cs="Arial"/>
        </w:rPr>
        <w:t>Consensus</w:t>
      </w:r>
      <w:proofErr w:type="spellEnd"/>
      <w:r w:rsidRPr="00ED518E">
        <w:rPr>
          <w:rFonts w:cs="Arial"/>
        </w:rPr>
        <w:t xml:space="preserve"> </w:t>
      </w:r>
      <w:proofErr w:type="spellStart"/>
      <w:r w:rsidRPr="00ED518E">
        <w:rPr>
          <w:rFonts w:cs="Arial"/>
        </w:rPr>
        <w:t>Forecasts</w:t>
      </w:r>
      <w:proofErr w:type="spellEnd"/>
      <w:r w:rsidRPr="00ED518E">
        <w:rPr>
          <w:rFonts w:cs="Arial"/>
        </w:rPr>
        <w:t xml:space="preserve">. London: </w:t>
      </w:r>
      <w:proofErr w:type="spellStart"/>
      <w:r w:rsidRPr="00ED518E">
        <w:rPr>
          <w:rFonts w:cs="Arial"/>
        </w:rPr>
        <w:t>Consensus</w:t>
      </w:r>
      <w:proofErr w:type="spellEnd"/>
      <w:r w:rsidRPr="00ED518E">
        <w:rPr>
          <w:rFonts w:cs="Arial"/>
        </w:rPr>
        <w:t xml:space="preserve"> </w:t>
      </w:r>
      <w:proofErr w:type="spellStart"/>
      <w:r w:rsidRPr="00ED518E">
        <w:rPr>
          <w:rFonts w:cs="Arial"/>
        </w:rPr>
        <w:t>Economics</w:t>
      </w:r>
      <w:proofErr w:type="spellEnd"/>
      <w:r w:rsidRPr="00ED518E">
        <w:rPr>
          <w:rFonts w:cs="Arial"/>
        </w:rPr>
        <w:t xml:space="preserve"> </w:t>
      </w:r>
      <w:proofErr w:type="spellStart"/>
      <w:r w:rsidRPr="00ED518E">
        <w:rPr>
          <w:rFonts w:cs="Arial"/>
        </w:rPr>
        <w:t>Inc</w:t>
      </w:r>
      <w:proofErr w:type="spellEnd"/>
      <w:r w:rsidRPr="00ED518E">
        <w:rPr>
          <w:rFonts w:cs="Arial"/>
        </w:rPr>
        <w:t>.</w:t>
      </w:r>
    </w:p>
    <w:p w14:paraId="1CED6253" w14:textId="77777777" w:rsidR="00ED518E" w:rsidRPr="00ED518E" w:rsidRDefault="00ED518E" w:rsidP="00386F11">
      <w:pPr>
        <w:pStyle w:val="LiteraturaNAPOVED"/>
        <w:rPr>
          <w:rFonts w:cs="Arial"/>
        </w:rPr>
      </w:pPr>
      <w:r w:rsidRPr="00ED518E">
        <w:rPr>
          <w:rFonts w:cs="Arial"/>
        </w:rPr>
        <w:t>DARS. (2021). Tedenska poročila DARS, [Interni podatki]. Celje: Družba za avtoceste Republike Slovenije.</w:t>
      </w:r>
    </w:p>
    <w:p w14:paraId="59E1C3FF" w14:textId="77777777" w:rsidR="00ED518E" w:rsidRPr="00ED518E" w:rsidRDefault="00ED518E" w:rsidP="00386F11">
      <w:pPr>
        <w:pStyle w:val="LiteraturaNAPOVED"/>
        <w:rPr>
          <w:rFonts w:cs="Arial"/>
        </w:rPr>
      </w:pPr>
      <w:r w:rsidRPr="00ED518E">
        <w:rPr>
          <w:rFonts w:cs="Arial"/>
        </w:rPr>
        <w:t xml:space="preserve">de </w:t>
      </w:r>
      <w:proofErr w:type="spellStart"/>
      <w:r w:rsidRPr="00ED518E">
        <w:rPr>
          <w:rFonts w:cs="Arial"/>
        </w:rPr>
        <w:t>Bondt</w:t>
      </w:r>
      <w:proofErr w:type="spellEnd"/>
      <w:r w:rsidRPr="00ED518E">
        <w:rPr>
          <w:rFonts w:cs="Arial"/>
        </w:rPr>
        <w:t xml:space="preserve">, G., </w:t>
      </w:r>
      <w:proofErr w:type="spellStart"/>
      <w:r w:rsidRPr="00ED518E">
        <w:rPr>
          <w:rFonts w:cs="Arial"/>
        </w:rPr>
        <w:t>Gieseck</w:t>
      </w:r>
      <w:proofErr w:type="spellEnd"/>
      <w:r w:rsidRPr="00ED518E">
        <w:rPr>
          <w:rFonts w:cs="Arial"/>
        </w:rPr>
        <w:t xml:space="preserve">, A., </w:t>
      </w:r>
      <w:proofErr w:type="spellStart"/>
      <w:r w:rsidRPr="00ED518E">
        <w:rPr>
          <w:rFonts w:cs="Arial"/>
        </w:rPr>
        <w:t>Herrero</w:t>
      </w:r>
      <w:proofErr w:type="spellEnd"/>
      <w:r w:rsidRPr="00ED518E">
        <w:rPr>
          <w:rFonts w:cs="Arial"/>
        </w:rPr>
        <w:t xml:space="preserve">, P. in </w:t>
      </w:r>
      <w:proofErr w:type="spellStart"/>
      <w:r w:rsidRPr="00ED518E">
        <w:rPr>
          <w:rFonts w:cs="Arial"/>
        </w:rPr>
        <w:t>Zekaite</w:t>
      </w:r>
      <w:proofErr w:type="spellEnd"/>
      <w:r w:rsidRPr="00ED518E">
        <w:rPr>
          <w:rFonts w:cs="Arial"/>
        </w:rPr>
        <w:t xml:space="preserve">, Z. (2019). </w:t>
      </w:r>
      <w:proofErr w:type="spellStart"/>
      <w:r w:rsidRPr="00ED518E">
        <w:rPr>
          <w:rFonts w:cs="Arial"/>
        </w:rPr>
        <w:t>Disaggregate</w:t>
      </w:r>
      <w:proofErr w:type="spellEnd"/>
      <w:r w:rsidRPr="00ED518E">
        <w:rPr>
          <w:rFonts w:cs="Arial"/>
        </w:rPr>
        <w:t xml:space="preserve"> </w:t>
      </w:r>
      <w:proofErr w:type="spellStart"/>
      <w:r w:rsidRPr="00ED518E">
        <w:rPr>
          <w:rFonts w:cs="Arial"/>
        </w:rPr>
        <w:t>income</w:t>
      </w:r>
      <w:proofErr w:type="spellEnd"/>
      <w:r w:rsidRPr="00ED518E">
        <w:rPr>
          <w:rFonts w:cs="Arial"/>
        </w:rPr>
        <w:t xml:space="preserve"> </w:t>
      </w:r>
      <w:proofErr w:type="spellStart"/>
      <w:r w:rsidRPr="00ED518E">
        <w:rPr>
          <w:rFonts w:cs="Arial"/>
        </w:rPr>
        <w:t>and</w:t>
      </w:r>
      <w:proofErr w:type="spellEnd"/>
      <w:r w:rsidRPr="00ED518E">
        <w:rPr>
          <w:rFonts w:cs="Arial"/>
        </w:rPr>
        <w:t xml:space="preserve"> </w:t>
      </w:r>
      <w:proofErr w:type="spellStart"/>
      <w:r w:rsidRPr="00ED518E">
        <w:rPr>
          <w:rFonts w:cs="Arial"/>
        </w:rPr>
        <w:t>wealth</w:t>
      </w:r>
      <w:proofErr w:type="spellEnd"/>
      <w:r w:rsidRPr="00ED518E">
        <w:rPr>
          <w:rFonts w:cs="Arial"/>
        </w:rPr>
        <w:t xml:space="preserve"> </w:t>
      </w:r>
      <w:proofErr w:type="spellStart"/>
      <w:r w:rsidRPr="00ED518E">
        <w:rPr>
          <w:rFonts w:cs="Arial"/>
        </w:rPr>
        <w:t>effects</w:t>
      </w:r>
      <w:proofErr w:type="spellEnd"/>
      <w:r w:rsidRPr="00ED518E">
        <w:rPr>
          <w:rFonts w:cs="Arial"/>
        </w:rPr>
        <w:t xml:space="preserve"> in </w:t>
      </w:r>
      <w:proofErr w:type="spellStart"/>
      <w:r w:rsidRPr="00ED518E">
        <w:rPr>
          <w:rFonts w:cs="Arial"/>
        </w:rPr>
        <w:t>the</w:t>
      </w:r>
      <w:proofErr w:type="spellEnd"/>
      <w:r w:rsidRPr="00ED518E">
        <w:rPr>
          <w:rFonts w:cs="Arial"/>
        </w:rPr>
        <w:t xml:space="preserve"> </w:t>
      </w:r>
      <w:proofErr w:type="spellStart"/>
      <w:r w:rsidRPr="00ED518E">
        <w:rPr>
          <w:rFonts w:cs="Arial"/>
        </w:rPr>
        <w:t>largest</w:t>
      </w:r>
      <w:proofErr w:type="spellEnd"/>
      <w:r w:rsidRPr="00ED518E">
        <w:rPr>
          <w:rFonts w:cs="Arial"/>
        </w:rPr>
        <w:t xml:space="preserve"> euro area </w:t>
      </w:r>
      <w:proofErr w:type="spellStart"/>
      <w:r w:rsidRPr="00ED518E">
        <w:rPr>
          <w:rFonts w:cs="Arial"/>
        </w:rPr>
        <w:t>countries</w:t>
      </w:r>
      <w:proofErr w:type="spellEnd"/>
      <w:r w:rsidRPr="00ED518E">
        <w:rPr>
          <w:rFonts w:cs="Arial"/>
        </w:rPr>
        <w:t xml:space="preserve">. </w:t>
      </w:r>
      <w:r w:rsidRPr="00ED518E">
        <w:rPr>
          <w:rFonts w:cs="Arial"/>
          <w:i/>
          <w:iCs/>
        </w:rPr>
        <w:t xml:space="preserve">ECB </w:t>
      </w:r>
      <w:proofErr w:type="spellStart"/>
      <w:r w:rsidRPr="00ED518E">
        <w:rPr>
          <w:rFonts w:cs="Arial"/>
          <w:i/>
          <w:iCs/>
        </w:rPr>
        <w:t>Working</w:t>
      </w:r>
      <w:proofErr w:type="spellEnd"/>
      <w:r w:rsidRPr="00ED518E">
        <w:rPr>
          <w:rFonts w:cs="Arial"/>
          <w:i/>
          <w:iCs/>
        </w:rPr>
        <w:t xml:space="preserve"> </w:t>
      </w:r>
      <w:proofErr w:type="spellStart"/>
      <w:r w:rsidRPr="00ED518E">
        <w:rPr>
          <w:rFonts w:cs="Arial"/>
          <w:i/>
          <w:iCs/>
        </w:rPr>
        <w:t>Paper</w:t>
      </w:r>
      <w:proofErr w:type="spellEnd"/>
      <w:r w:rsidRPr="00ED518E">
        <w:rPr>
          <w:rFonts w:cs="Arial"/>
          <w:i/>
          <w:iCs/>
        </w:rPr>
        <w:t xml:space="preserve"> </w:t>
      </w:r>
      <w:proofErr w:type="spellStart"/>
      <w:r w:rsidRPr="00ED518E">
        <w:rPr>
          <w:rFonts w:cs="Arial"/>
          <w:i/>
          <w:iCs/>
        </w:rPr>
        <w:t>Series</w:t>
      </w:r>
      <w:proofErr w:type="spellEnd"/>
      <w:r w:rsidRPr="00ED518E">
        <w:rPr>
          <w:rFonts w:cs="Arial"/>
        </w:rPr>
        <w:t>, (2434). Pridobljeno s https://www.ecb.europa.eu/pub/pdf/scpwps/ecb.wp2343~8a1d3cdd68.en.pdf</w:t>
      </w:r>
    </w:p>
    <w:p w14:paraId="4528F02B" w14:textId="77777777" w:rsidR="00ED518E" w:rsidRPr="00ED518E" w:rsidRDefault="00ED518E" w:rsidP="00386F11">
      <w:pPr>
        <w:pStyle w:val="LiteraturaNAPOVED"/>
        <w:rPr>
          <w:rFonts w:cs="Arial"/>
        </w:rPr>
      </w:pPr>
      <w:r w:rsidRPr="00ED518E">
        <w:rPr>
          <w:rFonts w:cs="Arial"/>
        </w:rPr>
        <w:t xml:space="preserve">ECB. (2021a). ECB </w:t>
      </w:r>
      <w:proofErr w:type="spellStart"/>
      <w:r w:rsidRPr="00ED518E">
        <w:rPr>
          <w:rFonts w:cs="Arial"/>
        </w:rPr>
        <w:t>Economic</w:t>
      </w:r>
      <w:proofErr w:type="spellEnd"/>
      <w:r w:rsidRPr="00ED518E">
        <w:rPr>
          <w:rFonts w:cs="Arial"/>
        </w:rPr>
        <w:t xml:space="preserve"> </w:t>
      </w:r>
      <w:proofErr w:type="spellStart"/>
      <w:r w:rsidRPr="00ED518E">
        <w:rPr>
          <w:rFonts w:cs="Arial"/>
        </w:rPr>
        <w:t>Bulletin</w:t>
      </w:r>
      <w:proofErr w:type="spellEnd"/>
      <w:r w:rsidRPr="00ED518E">
        <w:rPr>
          <w:rFonts w:cs="Arial"/>
        </w:rPr>
        <w:t xml:space="preserve">, 4. Frankfurt </w:t>
      </w:r>
      <w:proofErr w:type="spellStart"/>
      <w:r w:rsidRPr="00ED518E">
        <w:rPr>
          <w:rFonts w:cs="Arial"/>
        </w:rPr>
        <w:t>am</w:t>
      </w:r>
      <w:proofErr w:type="spellEnd"/>
      <w:r w:rsidRPr="00ED518E">
        <w:rPr>
          <w:rFonts w:cs="Arial"/>
        </w:rPr>
        <w:t xml:space="preserve"> </w:t>
      </w:r>
      <w:proofErr w:type="spellStart"/>
      <w:r w:rsidRPr="00ED518E">
        <w:rPr>
          <w:rFonts w:cs="Arial"/>
        </w:rPr>
        <w:t>Main</w:t>
      </w:r>
      <w:proofErr w:type="spellEnd"/>
      <w:r w:rsidRPr="00ED518E">
        <w:rPr>
          <w:rFonts w:cs="Arial"/>
        </w:rPr>
        <w:t>: Evropska centralna banka. Pridobljeno s https://www.ecb.europa.eu/pub/pdf/ecbu/eb202104.en.pdf</w:t>
      </w:r>
    </w:p>
    <w:p w14:paraId="4E9275FD" w14:textId="77777777" w:rsidR="00ED518E" w:rsidRPr="00ED518E" w:rsidRDefault="00ED518E" w:rsidP="00386F11">
      <w:pPr>
        <w:pStyle w:val="LiteraturaNAPOVED"/>
        <w:rPr>
          <w:rFonts w:cs="Arial"/>
        </w:rPr>
      </w:pPr>
      <w:r w:rsidRPr="00ED518E">
        <w:rPr>
          <w:rFonts w:cs="Arial"/>
        </w:rPr>
        <w:t xml:space="preserve">ECB. (2021b). ECB </w:t>
      </w:r>
      <w:proofErr w:type="spellStart"/>
      <w:r w:rsidRPr="00ED518E">
        <w:rPr>
          <w:rFonts w:cs="Arial"/>
        </w:rPr>
        <w:t>Economic</w:t>
      </w:r>
      <w:proofErr w:type="spellEnd"/>
      <w:r w:rsidRPr="00ED518E">
        <w:rPr>
          <w:rFonts w:cs="Arial"/>
        </w:rPr>
        <w:t xml:space="preserve"> </w:t>
      </w:r>
      <w:proofErr w:type="spellStart"/>
      <w:r w:rsidRPr="00ED518E">
        <w:rPr>
          <w:rFonts w:cs="Arial"/>
        </w:rPr>
        <w:t>Bulletin</w:t>
      </w:r>
      <w:proofErr w:type="spellEnd"/>
      <w:r w:rsidRPr="00ED518E">
        <w:rPr>
          <w:rFonts w:cs="Arial"/>
        </w:rPr>
        <w:t xml:space="preserve">, 5. Frankfurt </w:t>
      </w:r>
      <w:proofErr w:type="spellStart"/>
      <w:r w:rsidRPr="00ED518E">
        <w:rPr>
          <w:rFonts w:cs="Arial"/>
        </w:rPr>
        <w:t>am</w:t>
      </w:r>
      <w:proofErr w:type="spellEnd"/>
      <w:r w:rsidRPr="00ED518E">
        <w:rPr>
          <w:rFonts w:cs="Arial"/>
        </w:rPr>
        <w:t xml:space="preserve"> </w:t>
      </w:r>
      <w:proofErr w:type="spellStart"/>
      <w:r w:rsidRPr="00ED518E">
        <w:rPr>
          <w:rFonts w:cs="Arial"/>
        </w:rPr>
        <w:t>Main</w:t>
      </w:r>
      <w:proofErr w:type="spellEnd"/>
      <w:r w:rsidRPr="00ED518E">
        <w:rPr>
          <w:rFonts w:cs="Arial"/>
        </w:rPr>
        <w:t>: Evropska centralna banka. Pridobljeno s https://www.ecb.europa.eu/pub/pdf/ecbu/eb202105.en.pdf</w:t>
      </w:r>
    </w:p>
    <w:p w14:paraId="63C558FA" w14:textId="77777777" w:rsidR="00ED518E" w:rsidRPr="00ED518E" w:rsidRDefault="00ED518E" w:rsidP="00386F11">
      <w:pPr>
        <w:pStyle w:val="LiteraturaNAPOVED"/>
        <w:rPr>
          <w:rFonts w:cs="Arial"/>
        </w:rPr>
      </w:pPr>
      <w:r w:rsidRPr="00ED518E">
        <w:rPr>
          <w:rFonts w:cs="Arial"/>
        </w:rPr>
        <w:t xml:space="preserve">ECB. (2021c). ECB </w:t>
      </w:r>
      <w:proofErr w:type="spellStart"/>
      <w:r w:rsidRPr="00ED518E">
        <w:rPr>
          <w:rFonts w:cs="Arial"/>
        </w:rPr>
        <w:t>Statistical</w:t>
      </w:r>
      <w:proofErr w:type="spellEnd"/>
      <w:r w:rsidRPr="00ED518E">
        <w:rPr>
          <w:rFonts w:cs="Arial"/>
        </w:rPr>
        <w:t xml:space="preserve"> Data </w:t>
      </w:r>
      <w:proofErr w:type="spellStart"/>
      <w:r w:rsidRPr="00ED518E">
        <w:rPr>
          <w:rFonts w:cs="Arial"/>
        </w:rPr>
        <w:t>Warehouse</w:t>
      </w:r>
      <w:proofErr w:type="spellEnd"/>
      <w:r w:rsidRPr="00ED518E">
        <w:rPr>
          <w:rFonts w:cs="Arial"/>
        </w:rPr>
        <w:t xml:space="preserve">, [Baza podatkov]. Frankfurt </w:t>
      </w:r>
      <w:proofErr w:type="spellStart"/>
      <w:r w:rsidRPr="00ED518E">
        <w:rPr>
          <w:rFonts w:cs="Arial"/>
        </w:rPr>
        <w:t>am</w:t>
      </w:r>
      <w:proofErr w:type="spellEnd"/>
      <w:r w:rsidRPr="00ED518E">
        <w:rPr>
          <w:rFonts w:cs="Arial"/>
        </w:rPr>
        <w:t xml:space="preserve"> </w:t>
      </w:r>
      <w:proofErr w:type="spellStart"/>
      <w:r w:rsidRPr="00ED518E">
        <w:rPr>
          <w:rFonts w:cs="Arial"/>
        </w:rPr>
        <w:t>Main</w:t>
      </w:r>
      <w:proofErr w:type="spellEnd"/>
      <w:r w:rsidRPr="00ED518E">
        <w:rPr>
          <w:rFonts w:cs="Arial"/>
        </w:rPr>
        <w:t>: Evropska centralna banka. Pridobljeno s https://sdw.ecb.europa.eu/</w:t>
      </w:r>
    </w:p>
    <w:p w14:paraId="24F36881" w14:textId="77777777" w:rsidR="00ED518E" w:rsidRPr="00ED518E" w:rsidRDefault="00ED518E" w:rsidP="00386F11">
      <w:pPr>
        <w:pStyle w:val="LiteraturaNAPOVED"/>
        <w:rPr>
          <w:rFonts w:cs="Arial"/>
        </w:rPr>
      </w:pPr>
      <w:r w:rsidRPr="00ED518E">
        <w:rPr>
          <w:rFonts w:cs="Arial"/>
        </w:rPr>
        <w:t xml:space="preserve">EIA. (2021). </w:t>
      </w:r>
      <w:proofErr w:type="spellStart"/>
      <w:r w:rsidRPr="00ED518E">
        <w:rPr>
          <w:rFonts w:cs="Arial"/>
        </w:rPr>
        <w:t>Petroleum</w:t>
      </w:r>
      <w:proofErr w:type="spellEnd"/>
      <w:r w:rsidRPr="00ED518E">
        <w:rPr>
          <w:rFonts w:cs="Arial"/>
        </w:rPr>
        <w:t xml:space="preserve"> &amp; </w:t>
      </w:r>
      <w:proofErr w:type="spellStart"/>
      <w:r w:rsidRPr="00ED518E">
        <w:rPr>
          <w:rFonts w:cs="Arial"/>
        </w:rPr>
        <w:t>Other</w:t>
      </w:r>
      <w:proofErr w:type="spellEnd"/>
      <w:r w:rsidRPr="00ED518E">
        <w:rPr>
          <w:rFonts w:cs="Arial"/>
        </w:rPr>
        <w:t xml:space="preserve"> </w:t>
      </w:r>
      <w:proofErr w:type="spellStart"/>
      <w:r w:rsidRPr="00ED518E">
        <w:rPr>
          <w:rFonts w:cs="Arial"/>
        </w:rPr>
        <w:t>Liquids</w:t>
      </w:r>
      <w:proofErr w:type="spellEnd"/>
      <w:r w:rsidRPr="00ED518E">
        <w:rPr>
          <w:rFonts w:cs="Arial"/>
        </w:rPr>
        <w:t xml:space="preserve"> Spot </w:t>
      </w:r>
      <w:proofErr w:type="spellStart"/>
      <w:r w:rsidRPr="00ED518E">
        <w:rPr>
          <w:rFonts w:cs="Arial"/>
        </w:rPr>
        <w:t>Prices</w:t>
      </w:r>
      <w:proofErr w:type="spellEnd"/>
      <w:r w:rsidRPr="00ED518E">
        <w:rPr>
          <w:rFonts w:cs="Arial"/>
        </w:rPr>
        <w:t xml:space="preserve">. Washington, DC: U.S. </w:t>
      </w:r>
      <w:proofErr w:type="spellStart"/>
      <w:r w:rsidRPr="00ED518E">
        <w:rPr>
          <w:rFonts w:cs="Arial"/>
        </w:rPr>
        <w:t>Energy</w:t>
      </w:r>
      <w:proofErr w:type="spellEnd"/>
      <w:r w:rsidRPr="00ED518E">
        <w:rPr>
          <w:rFonts w:cs="Arial"/>
        </w:rPr>
        <w:t xml:space="preserve"> </w:t>
      </w:r>
      <w:proofErr w:type="spellStart"/>
      <w:r w:rsidRPr="00ED518E">
        <w:rPr>
          <w:rFonts w:cs="Arial"/>
        </w:rPr>
        <w:t>Information</w:t>
      </w:r>
      <w:proofErr w:type="spellEnd"/>
      <w:r w:rsidRPr="00ED518E">
        <w:rPr>
          <w:rFonts w:cs="Arial"/>
        </w:rPr>
        <w:t xml:space="preserve"> </w:t>
      </w:r>
      <w:proofErr w:type="spellStart"/>
      <w:r w:rsidRPr="00ED518E">
        <w:rPr>
          <w:rFonts w:cs="Arial"/>
        </w:rPr>
        <w:t>Administration</w:t>
      </w:r>
      <w:proofErr w:type="spellEnd"/>
      <w:r w:rsidRPr="00ED518E">
        <w:rPr>
          <w:rFonts w:cs="Arial"/>
        </w:rPr>
        <w:t>. Pridobljeno s https://www.eia.gov/dnav/pet/pet_pri_spt_s1_d.htm</w:t>
      </w:r>
    </w:p>
    <w:p w14:paraId="28FCF61B" w14:textId="77777777" w:rsidR="00ED518E" w:rsidRPr="00ED518E" w:rsidRDefault="00ED518E" w:rsidP="00386F11">
      <w:pPr>
        <w:pStyle w:val="LiteraturaNAPOVED"/>
        <w:rPr>
          <w:rFonts w:cs="Arial"/>
        </w:rPr>
      </w:pPr>
      <w:r w:rsidRPr="00ED518E">
        <w:rPr>
          <w:rFonts w:cs="Arial"/>
        </w:rPr>
        <w:lastRenderedPageBreak/>
        <w:t xml:space="preserve">EK. (2021a). Business </w:t>
      </w:r>
      <w:proofErr w:type="spellStart"/>
      <w:r w:rsidRPr="00ED518E">
        <w:rPr>
          <w:rFonts w:cs="Arial"/>
        </w:rPr>
        <w:t>and</w:t>
      </w:r>
      <w:proofErr w:type="spellEnd"/>
      <w:r w:rsidRPr="00ED518E">
        <w:rPr>
          <w:rFonts w:cs="Arial"/>
        </w:rPr>
        <w:t xml:space="preserve"> </w:t>
      </w:r>
      <w:proofErr w:type="spellStart"/>
      <w:r w:rsidRPr="00ED518E">
        <w:rPr>
          <w:rFonts w:cs="Arial"/>
        </w:rPr>
        <w:t>Consumer</w:t>
      </w:r>
      <w:proofErr w:type="spellEnd"/>
      <w:r w:rsidRPr="00ED518E">
        <w:rPr>
          <w:rFonts w:cs="Arial"/>
        </w:rPr>
        <w:t xml:space="preserve"> </w:t>
      </w:r>
      <w:proofErr w:type="spellStart"/>
      <w:r w:rsidRPr="00ED518E">
        <w:rPr>
          <w:rFonts w:cs="Arial"/>
        </w:rPr>
        <w:t>Surveys</w:t>
      </w:r>
      <w:proofErr w:type="spellEnd"/>
      <w:r w:rsidRPr="00ED518E">
        <w:rPr>
          <w:rFonts w:cs="Arial"/>
        </w:rPr>
        <w:t>, [Podatkovni portal]. Bruselj: Evropska Komisija. Pridobljeno s https://ec.europa.eu/info/business-economy-euro/indicators-statistics/economic-databases/business-and-consumer-surveys_en</w:t>
      </w:r>
    </w:p>
    <w:p w14:paraId="0B7A2A1A" w14:textId="77777777" w:rsidR="00ED518E" w:rsidRPr="00ED518E" w:rsidRDefault="00ED518E" w:rsidP="00386F11">
      <w:pPr>
        <w:pStyle w:val="LiteraturaNAPOVED"/>
        <w:rPr>
          <w:rFonts w:cs="Arial"/>
        </w:rPr>
      </w:pPr>
      <w:r w:rsidRPr="00ED518E">
        <w:rPr>
          <w:rFonts w:cs="Arial"/>
        </w:rPr>
        <w:t xml:space="preserve">EK. (2021b). </w:t>
      </w:r>
      <w:proofErr w:type="spellStart"/>
      <w:r w:rsidRPr="00ED518E">
        <w:rPr>
          <w:rFonts w:cs="Arial"/>
        </w:rPr>
        <w:t>European</w:t>
      </w:r>
      <w:proofErr w:type="spellEnd"/>
      <w:r w:rsidRPr="00ED518E">
        <w:rPr>
          <w:rFonts w:cs="Arial"/>
        </w:rPr>
        <w:t xml:space="preserve"> </w:t>
      </w:r>
      <w:proofErr w:type="spellStart"/>
      <w:r w:rsidRPr="00ED518E">
        <w:rPr>
          <w:rFonts w:cs="Arial"/>
        </w:rPr>
        <w:t>economic</w:t>
      </w:r>
      <w:proofErr w:type="spellEnd"/>
      <w:r w:rsidRPr="00ED518E">
        <w:rPr>
          <w:rFonts w:cs="Arial"/>
        </w:rPr>
        <w:t xml:space="preserve"> </w:t>
      </w:r>
      <w:proofErr w:type="spellStart"/>
      <w:r w:rsidRPr="00ED518E">
        <w:rPr>
          <w:rFonts w:cs="Arial"/>
        </w:rPr>
        <w:t>forecast</w:t>
      </w:r>
      <w:proofErr w:type="spellEnd"/>
      <w:r w:rsidRPr="00ED518E">
        <w:rPr>
          <w:rFonts w:cs="Arial"/>
        </w:rPr>
        <w:t xml:space="preserve">: </w:t>
      </w:r>
      <w:proofErr w:type="spellStart"/>
      <w:r w:rsidRPr="00ED518E">
        <w:rPr>
          <w:rFonts w:cs="Arial"/>
        </w:rPr>
        <w:t>Spring</w:t>
      </w:r>
      <w:proofErr w:type="spellEnd"/>
      <w:r w:rsidRPr="00ED518E">
        <w:rPr>
          <w:rFonts w:cs="Arial"/>
        </w:rPr>
        <w:t xml:space="preserve"> 2021, </w:t>
      </w:r>
      <w:proofErr w:type="spellStart"/>
      <w:r w:rsidRPr="00ED518E">
        <w:rPr>
          <w:rFonts w:cs="Arial"/>
        </w:rPr>
        <w:t>Institutional</w:t>
      </w:r>
      <w:proofErr w:type="spellEnd"/>
      <w:r w:rsidRPr="00ED518E">
        <w:rPr>
          <w:rFonts w:cs="Arial"/>
        </w:rPr>
        <w:t xml:space="preserve"> </w:t>
      </w:r>
      <w:proofErr w:type="spellStart"/>
      <w:r w:rsidRPr="00ED518E">
        <w:rPr>
          <w:rFonts w:cs="Arial"/>
        </w:rPr>
        <w:t>Paper</w:t>
      </w:r>
      <w:proofErr w:type="spellEnd"/>
      <w:r w:rsidRPr="00ED518E">
        <w:rPr>
          <w:rFonts w:cs="Arial"/>
        </w:rPr>
        <w:t xml:space="preserve"> 149. Luksemburg: Evropska komisija, Generalni direktorat za gospodarske in finančne zadeve. Pridobljeno s https://data.europa.eu/doi/10.2765/66679</w:t>
      </w:r>
    </w:p>
    <w:p w14:paraId="68ADD513" w14:textId="77777777" w:rsidR="00ED518E" w:rsidRPr="00ED518E" w:rsidRDefault="00ED518E" w:rsidP="00386F11">
      <w:pPr>
        <w:pStyle w:val="LiteraturaNAPOVED"/>
        <w:rPr>
          <w:rFonts w:cs="Arial"/>
        </w:rPr>
      </w:pPr>
      <w:r w:rsidRPr="00ED518E">
        <w:rPr>
          <w:rFonts w:cs="Arial"/>
        </w:rPr>
        <w:t xml:space="preserve">EK. (2021c). </w:t>
      </w:r>
      <w:proofErr w:type="spellStart"/>
      <w:r w:rsidRPr="00ED518E">
        <w:rPr>
          <w:rFonts w:cs="Arial"/>
        </w:rPr>
        <w:t>European</w:t>
      </w:r>
      <w:proofErr w:type="spellEnd"/>
      <w:r w:rsidRPr="00ED518E">
        <w:rPr>
          <w:rFonts w:cs="Arial"/>
        </w:rPr>
        <w:t xml:space="preserve"> </w:t>
      </w:r>
      <w:proofErr w:type="spellStart"/>
      <w:r w:rsidRPr="00ED518E">
        <w:rPr>
          <w:rFonts w:cs="Arial"/>
        </w:rPr>
        <w:t>economic</w:t>
      </w:r>
      <w:proofErr w:type="spellEnd"/>
      <w:r w:rsidRPr="00ED518E">
        <w:rPr>
          <w:rFonts w:cs="Arial"/>
        </w:rPr>
        <w:t xml:space="preserve"> </w:t>
      </w:r>
      <w:proofErr w:type="spellStart"/>
      <w:r w:rsidRPr="00ED518E">
        <w:rPr>
          <w:rFonts w:cs="Arial"/>
        </w:rPr>
        <w:t>forecast</w:t>
      </w:r>
      <w:proofErr w:type="spellEnd"/>
      <w:r w:rsidRPr="00ED518E">
        <w:rPr>
          <w:rFonts w:cs="Arial"/>
        </w:rPr>
        <w:t xml:space="preserve">: </w:t>
      </w:r>
      <w:proofErr w:type="spellStart"/>
      <w:r w:rsidRPr="00ED518E">
        <w:rPr>
          <w:rFonts w:cs="Arial"/>
        </w:rPr>
        <w:t>Summer</w:t>
      </w:r>
      <w:proofErr w:type="spellEnd"/>
      <w:r w:rsidRPr="00ED518E">
        <w:rPr>
          <w:rFonts w:cs="Arial"/>
        </w:rPr>
        <w:t xml:space="preserve"> 2021 (Interim)., </w:t>
      </w:r>
      <w:proofErr w:type="spellStart"/>
      <w:r w:rsidRPr="00ED518E">
        <w:rPr>
          <w:rFonts w:cs="Arial"/>
        </w:rPr>
        <w:t>Institutional</w:t>
      </w:r>
      <w:proofErr w:type="spellEnd"/>
      <w:r w:rsidRPr="00ED518E">
        <w:rPr>
          <w:rFonts w:cs="Arial"/>
        </w:rPr>
        <w:t xml:space="preserve"> </w:t>
      </w:r>
      <w:proofErr w:type="spellStart"/>
      <w:r w:rsidRPr="00ED518E">
        <w:rPr>
          <w:rFonts w:cs="Arial"/>
        </w:rPr>
        <w:t>Paper</w:t>
      </w:r>
      <w:proofErr w:type="spellEnd"/>
      <w:r w:rsidRPr="00ED518E">
        <w:rPr>
          <w:rFonts w:cs="Arial"/>
        </w:rPr>
        <w:t xml:space="preserve"> 156. Luksemburg: Evropska komisija, Generalni direktorat za gospodarske in finančne zadeve. Pridobljeno s https://data.europa.eu/doi/10.2765/614387</w:t>
      </w:r>
    </w:p>
    <w:p w14:paraId="6FD42B7E" w14:textId="77777777" w:rsidR="00ED518E" w:rsidRPr="00ED518E" w:rsidRDefault="00ED518E" w:rsidP="00386F11">
      <w:pPr>
        <w:pStyle w:val="LiteraturaNAPOVED"/>
        <w:rPr>
          <w:rFonts w:cs="Arial"/>
        </w:rPr>
      </w:pPr>
      <w:r w:rsidRPr="00ED518E">
        <w:rPr>
          <w:rFonts w:cs="Arial"/>
        </w:rPr>
        <w:t xml:space="preserve">ENTSO-E. (2021). ENTSO-E </w:t>
      </w:r>
      <w:proofErr w:type="spellStart"/>
      <w:r w:rsidRPr="00ED518E">
        <w:rPr>
          <w:rFonts w:cs="Arial"/>
        </w:rPr>
        <w:t>Transparency</w:t>
      </w:r>
      <w:proofErr w:type="spellEnd"/>
      <w:r w:rsidRPr="00ED518E">
        <w:rPr>
          <w:rFonts w:cs="Arial"/>
        </w:rPr>
        <w:t xml:space="preserve"> Platform, [Podatkovni portal]. Bruselj: Evropsko združenje sistemskih operaterjev elektroenergetskega omrežja. Pridobljeno s https://transparency.entsoe.eu/</w:t>
      </w:r>
    </w:p>
    <w:p w14:paraId="399568B3" w14:textId="77777777" w:rsidR="00ED518E" w:rsidRPr="00ED518E" w:rsidRDefault="00ED518E" w:rsidP="00386F11">
      <w:pPr>
        <w:pStyle w:val="LiteraturaNAPOVED"/>
        <w:rPr>
          <w:rFonts w:cs="Arial"/>
        </w:rPr>
      </w:pPr>
      <w:r w:rsidRPr="00ED518E">
        <w:rPr>
          <w:rFonts w:cs="Arial"/>
        </w:rPr>
        <w:t>Eurostat. (2021). Eurostat, [Podatkovni portal]. Luksemburg: Evropska Komisija. Pridobljeno s https://ec.europa.eu/eurostat/data/database</w:t>
      </w:r>
    </w:p>
    <w:p w14:paraId="33DE7278" w14:textId="77777777" w:rsidR="00ED518E" w:rsidRPr="00ED518E" w:rsidRDefault="00ED518E" w:rsidP="00386F11">
      <w:pPr>
        <w:pStyle w:val="LiteraturaNAPOVED"/>
        <w:rPr>
          <w:rFonts w:cs="Arial"/>
        </w:rPr>
      </w:pPr>
      <w:proofErr w:type="spellStart"/>
      <w:r w:rsidRPr="00ED518E">
        <w:rPr>
          <w:rFonts w:cs="Arial"/>
        </w:rPr>
        <w:t>FocusEconomics</w:t>
      </w:r>
      <w:proofErr w:type="spellEnd"/>
      <w:r w:rsidRPr="00ED518E">
        <w:rPr>
          <w:rFonts w:cs="Arial"/>
        </w:rPr>
        <w:t xml:space="preserve">. (2021a). </w:t>
      </w:r>
      <w:proofErr w:type="spellStart"/>
      <w:r w:rsidRPr="00ED518E">
        <w:rPr>
          <w:rFonts w:cs="Arial"/>
        </w:rPr>
        <w:t>Focus</w:t>
      </w:r>
      <w:proofErr w:type="spellEnd"/>
      <w:r w:rsidRPr="00ED518E">
        <w:rPr>
          <w:rFonts w:cs="Arial"/>
        </w:rPr>
        <w:t xml:space="preserve"> </w:t>
      </w:r>
      <w:proofErr w:type="spellStart"/>
      <w:r w:rsidRPr="00ED518E">
        <w:rPr>
          <w:rFonts w:cs="Arial"/>
        </w:rPr>
        <w:t>Economics</w:t>
      </w:r>
      <w:proofErr w:type="spellEnd"/>
      <w:r w:rsidRPr="00ED518E">
        <w:rPr>
          <w:rFonts w:cs="Arial"/>
        </w:rPr>
        <w:t xml:space="preserve"> </w:t>
      </w:r>
      <w:proofErr w:type="spellStart"/>
      <w:r w:rsidRPr="00ED518E">
        <w:rPr>
          <w:rFonts w:cs="Arial"/>
        </w:rPr>
        <w:t>Consensus</w:t>
      </w:r>
      <w:proofErr w:type="spellEnd"/>
      <w:r w:rsidRPr="00ED518E">
        <w:rPr>
          <w:rFonts w:cs="Arial"/>
        </w:rPr>
        <w:t xml:space="preserve"> </w:t>
      </w:r>
      <w:proofErr w:type="spellStart"/>
      <w:r w:rsidRPr="00ED518E">
        <w:rPr>
          <w:rFonts w:cs="Arial"/>
        </w:rPr>
        <w:t>Forecast</w:t>
      </w:r>
      <w:proofErr w:type="spellEnd"/>
      <w:r w:rsidRPr="00ED518E">
        <w:rPr>
          <w:rFonts w:cs="Arial"/>
        </w:rPr>
        <w:t xml:space="preserve"> Euro Area, September 2021. Barcelona: </w:t>
      </w:r>
      <w:proofErr w:type="spellStart"/>
      <w:r w:rsidRPr="00ED518E">
        <w:rPr>
          <w:rFonts w:cs="Arial"/>
        </w:rPr>
        <w:t>FocusEconomics</w:t>
      </w:r>
      <w:proofErr w:type="spellEnd"/>
      <w:r w:rsidRPr="00ED518E">
        <w:rPr>
          <w:rFonts w:cs="Arial"/>
        </w:rPr>
        <w:t xml:space="preserve"> S.L.U.</w:t>
      </w:r>
    </w:p>
    <w:p w14:paraId="77DA3E75" w14:textId="77777777" w:rsidR="00ED518E" w:rsidRPr="00ED518E" w:rsidRDefault="00ED518E" w:rsidP="00386F11">
      <w:pPr>
        <w:pStyle w:val="LiteraturaNAPOVED"/>
        <w:rPr>
          <w:rFonts w:cs="Arial"/>
        </w:rPr>
      </w:pPr>
      <w:proofErr w:type="spellStart"/>
      <w:r w:rsidRPr="00ED518E">
        <w:rPr>
          <w:rFonts w:cs="Arial"/>
        </w:rPr>
        <w:t>FocusEconomics</w:t>
      </w:r>
      <w:proofErr w:type="spellEnd"/>
      <w:r w:rsidRPr="00ED518E">
        <w:rPr>
          <w:rFonts w:cs="Arial"/>
        </w:rPr>
        <w:t xml:space="preserve">. (2021b). </w:t>
      </w:r>
      <w:proofErr w:type="spellStart"/>
      <w:r w:rsidRPr="00ED518E">
        <w:rPr>
          <w:rFonts w:cs="Arial"/>
        </w:rPr>
        <w:t>Focus</w:t>
      </w:r>
      <w:proofErr w:type="spellEnd"/>
      <w:r w:rsidRPr="00ED518E">
        <w:rPr>
          <w:rFonts w:cs="Arial"/>
        </w:rPr>
        <w:t xml:space="preserve"> </w:t>
      </w:r>
      <w:proofErr w:type="spellStart"/>
      <w:r w:rsidRPr="00ED518E">
        <w:rPr>
          <w:rFonts w:cs="Arial"/>
        </w:rPr>
        <w:t>Economics</w:t>
      </w:r>
      <w:proofErr w:type="spellEnd"/>
      <w:r w:rsidRPr="00ED518E">
        <w:rPr>
          <w:rFonts w:cs="Arial"/>
        </w:rPr>
        <w:t xml:space="preserve"> </w:t>
      </w:r>
      <w:proofErr w:type="spellStart"/>
      <w:r w:rsidRPr="00ED518E">
        <w:rPr>
          <w:rFonts w:cs="Arial"/>
        </w:rPr>
        <w:t>Consensus</w:t>
      </w:r>
      <w:proofErr w:type="spellEnd"/>
      <w:r w:rsidRPr="00ED518E">
        <w:rPr>
          <w:rFonts w:cs="Arial"/>
        </w:rPr>
        <w:t xml:space="preserve"> </w:t>
      </w:r>
      <w:proofErr w:type="spellStart"/>
      <w:r w:rsidRPr="00ED518E">
        <w:rPr>
          <w:rFonts w:cs="Arial"/>
        </w:rPr>
        <w:t>Forecasts</w:t>
      </w:r>
      <w:proofErr w:type="spellEnd"/>
      <w:r w:rsidRPr="00ED518E">
        <w:rPr>
          <w:rFonts w:cs="Arial"/>
        </w:rPr>
        <w:t xml:space="preserve">, </w:t>
      </w:r>
      <w:proofErr w:type="spellStart"/>
      <w:r w:rsidRPr="00ED518E">
        <w:rPr>
          <w:rFonts w:cs="Arial"/>
        </w:rPr>
        <w:t>Central&amp;Eastern</w:t>
      </w:r>
      <w:proofErr w:type="spellEnd"/>
      <w:r w:rsidRPr="00ED518E">
        <w:rPr>
          <w:rFonts w:cs="Arial"/>
        </w:rPr>
        <w:t xml:space="preserve"> </w:t>
      </w:r>
      <w:proofErr w:type="spellStart"/>
      <w:r w:rsidRPr="00ED518E">
        <w:rPr>
          <w:rFonts w:cs="Arial"/>
        </w:rPr>
        <w:t>Europe</w:t>
      </w:r>
      <w:proofErr w:type="spellEnd"/>
      <w:r w:rsidRPr="00ED518E">
        <w:rPr>
          <w:rFonts w:cs="Arial"/>
        </w:rPr>
        <w:t xml:space="preserve">. Barcelona: </w:t>
      </w:r>
      <w:proofErr w:type="spellStart"/>
      <w:r w:rsidRPr="00ED518E">
        <w:rPr>
          <w:rFonts w:cs="Arial"/>
        </w:rPr>
        <w:t>FocusEconomics</w:t>
      </w:r>
      <w:proofErr w:type="spellEnd"/>
      <w:r w:rsidRPr="00ED518E">
        <w:rPr>
          <w:rFonts w:cs="Arial"/>
        </w:rPr>
        <w:t xml:space="preserve"> S.L.U.</w:t>
      </w:r>
    </w:p>
    <w:p w14:paraId="0A9AF8AE" w14:textId="77777777" w:rsidR="00ED518E" w:rsidRPr="00ED518E" w:rsidRDefault="00ED518E" w:rsidP="00386F11">
      <w:pPr>
        <w:pStyle w:val="LiteraturaNAPOVED"/>
        <w:rPr>
          <w:rFonts w:cs="Arial"/>
        </w:rPr>
      </w:pPr>
      <w:r w:rsidRPr="00ED518E">
        <w:rPr>
          <w:rFonts w:cs="Arial"/>
        </w:rPr>
        <w:t>FURS. (2021). Podatki o davčnem potrjevanju računov, [Interni podatki]. Ljubljana: Finančna uprava Republike Slovenije.</w:t>
      </w:r>
    </w:p>
    <w:p w14:paraId="7642ED85" w14:textId="77777777" w:rsidR="00ED518E" w:rsidRPr="00ED518E" w:rsidRDefault="00ED518E" w:rsidP="00386F11">
      <w:pPr>
        <w:pStyle w:val="LiteraturaNAPOVED"/>
        <w:rPr>
          <w:rFonts w:cs="Arial"/>
        </w:rPr>
      </w:pPr>
      <w:r w:rsidRPr="00ED518E">
        <w:rPr>
          <w:rFonts w:cs="Arial"/>
        </w:rPr>
        <w:t xml:space="preserve">Hale, T., Webster, S., </w:t>
      </w:r>
      <w:proofErr w:type="spellStart"/>
      <w:r w:rsidRPr="00ED518E">
        <w:rPr>
          <w:rFonts w:cs="Arial"/>
        </w:rPr>
        <w:t>Petherick</w:t>
      </w:r>
      <w:proofErr w:type="spellEnd"/>
      <w:r w:rsidRPr="00ED518E">
        <w:rPr>
          <w:rFonts w:cs="Arial"/>
        </w:rPr>
        <w:t xml:space="preserve">, A., </w:t>
      </w:r>
      <w:proofErr w:type="spellStart"/>
      <w:r w:rsidRPr="00ED518E">
        <w:rPr>
          <w:rFonts w:cs="Arial"/>
        </w:rPr>
        <w:t>Phillips</w:t>
      </w:r>
      <w:proofErr w:type="spellEnd"/>
      <w:r w:rsidRPr="00ED518E">
        <w:rPr>
          <w:rFonts w:cs="Arial"/>
        </w:rPr>
        <w:t xml:space="preserve">, T. in </w:t>
      </w:r>
      <w:proofErr w:type="spellStart"/>
      <w:r w:rsidRPr="00ED518E">
        <w:rPr>
          <w:rFonts w:cs="Arial"/>
        </w:rPr>
        <w:t>Bearitz</w:t>
      </w:r>
      <w:proofErr w:type="spellEnd"/>
      <w:r w:rsidRPr="00ED518E">
        <w:rPr>
          <w:rFonts w:cs="Arial"/>
        </w:rPr>
        <w:t xml:space="preserve">, K. (2020). Oxford COVID-19 </w:t>
      </w:r>
      <w:proofErr w:type="spellStart"/>
      <w:r w:rsidRPr="00ED518E">
        <w:rPr>
          <w:rFonts w:cs="Arial"/>
        </w:rPr>
        <w:t>Government</w:t>
      </w:r>
      <w:proofErr w:type="spellEnd"/>
      <w:r w:rsidRPr="00ED518E">
        <w:rPr>
          <w:rFonts w:cs="Arial"/>
        </w:rPr>
        <w:t xml:space="preserve"> </w:t>
      </w:r>
      <w:proofErr w:type="spellStart"/>
      <w:r w:rsidRPr="00ED518E">
        <w:rPr>
          <w:rFonts w:cs="Arial"/>
        </w:rPr>
        <w:t>Response</w:t>
      </w:r>
      <w:proofErr w:type="spellEnd"/>
      <w:r w:rsidRPr="00ED518E">
        <w:rPr>
          <w:rFonts w:cs="Arial"/>
        </w:rPr>
        <w:t xml:space="preserve"> </w:t>
      </w:r>
      <w:proofErr w:type="spellStart"/>
      <w:r w:rsidRPr="00ED518E">
        <w:rPr>
          <w:rFonts w:cs="Arial"/>
        </w:rPr>
        <w:t>Tracker</w:t>
      </w:r>
      <w:proofErr w:type="spellEnd"/>
      <w:r w:rsidRPr="00ED518E">
        <w:rPr>
          <w:rFonts w:cs="Arial"/>
        </w:rPr>
        <w:t xml:space="preserve">, [Podatkovna baza]. Oxford: </w:t>
      </w:r>
      <w:proofErr w:type="spellStart"/>
      <w:r w:rsidRPr="00ED518E">
        <w:rPr>
          <w:rFonts w:cs="Arial"/>
        </w:rPr>
        <w:t>Blavatnik</w:t>
      </w:r>
      <w:proofErr w:type="spellEnd"/>
      <w:r w:rsidRPr="00ED518E">
        <w:rPr>
          <w:rFonts w:cs="Arial"/>
        </w:rPr>
        <w:t xml:space="preserve"> </w:t>
      </w:r>
      <w:proofErr w:type="spellStart"/>
      <w:r w:rsidRPr="00ED518E">
        <w:rPr>
          <w:rFonts w:cs="Arial"/>
        </w:rPr>
        <w:t>School</w:t>
      </w:r>
      <w:proofErr w:type="spellEnd"/>
      <w:r w:rsidRPr="00ED518E">
        <w:rPr>
          <w:rFonts w:cs="Arial"/>
        </w:rPr>
        <w:t xml:space="preserve"> </w:t>
      </w:r>
      <w:proofErr w:type="spellStart"/>
      <w:r w:rsidRPr="00ED518E">
        <w:rPr>
          <w:rFonts w:cs="Arial"/>
        </w:rPr>
        <w:t>of</w:t>
      </w:r>
      <w:proofErr w:type="spellEnd"/>
      <w:r w:rsidRPr="00ED518E">
        <w:rPr>
          <w:rFonts w:cs="Arial"/>
        </w:rPr>
        <w:t xml:space="preserve"> </w:t>
      </w:r>
      <w:proofErr w:type="spellStart"/>
      <w:r w:rsidRPr="00ED518E">
        <w:rPr>
          <w:rFonts w:cs="Arial"/>
        </w:rPr>
        <w:t>Government</w:t>
      </w:r>
      <w:proofErr w:type="spellEnd"/>
      <w:r w:rsidRPr="00ED518E">
        <w:rPr>
          <w:rFonts w:cs="Arial"/>
        </w:rPr>
        <w:t>. Pridobljeno s https://covidtracker.bsg.ox.ac.uk/</w:t>
      </w:r>
    </w:p>
    <w:p w14:paraId="009EFE02" w14:textId="77777777" w:rsidR="00ED518E" w:rsidRPr="00ED518E" w:rsidRDefault="00ED518E" w:rsidP="00386F11">
      <w:pPr>
        <w:pStyle w:val="LiteraturaNAPOVED"/>
        <w:rPr>
          <w:rFonts w:cs="Arial"/>
        </w:rPr>
      </w:pPr>
      <w:r w:rsidRPr="00ED518E">
        <w:rPr>
          <w:rFonts w:cs="Arial"/>
        </w:rPr>
        <w:t xml:space="preserve">IHS </w:t>
      </w:r>
      <w:proofErr w:type="spellStart"/>
      <w:r w:rsidRPr="00ED518E">
        <w:rPr>
          <w:rFonts w:cs="Arial"/>
        </w:rPr>
        <w:t>Markit</w:t>
      </w:r>
      <w:proofErr w:type="spellEnd"/>
      <w:r w:rsidRPr="00ED518E">
        <w:rPr>
          <w:rFonts w:cs="Arial"/>
        </w:rPr>
        <w:t xml:space="preserve">. (2021). IHS </w:t>
      </w:r>
      <w:proofErr w:type="spellStart"/>
      <w:r w:rsidRPr="00ED518E">
        <w:rPr>
          <w:rFonts w:cs="Arial"/>
        </w:rPr>
        <w:t>Markit</w:t>
      </w:r>
      <w:proofErr w:type="spellEnd"/>
      <w:r w:rsidRPr="00ED518E">
        <w:rPr>
          <w:rFonts w:cs="Arial"/>
        </w:rPr>
        <w:t xml:space="preserve"> </w:t>
      </w:r>
      <w:proofErr w:type="spellStart"/>
      <w:r w:rsidRPr="00ED518E">
        <w:rPr>
          <w:rFonts w:cs="Arial"/>
        </w:rPr>
        <w:t>Eurozone</w:t>
      </w:r>
      <w:proofErr w:type="spellEnd"/>
      <w:r w:rsidRPr="00ED518E">
        <w:rPr>
          <w:rFonts w:cs="Arial"/>
        </w:rPr>
        <w:t xml:space="preserve"> </w:t>
      </w:r>
      <w:proofErr w:type="spellStart"/>
      <w:r w:rsidRPr="00ED518E">
        <w:rPr>
          <w:rFonts w:cs="Arial"/>
        </w:rPr>
        <w:t>Composite</w:t>
      </w:r>
      <w:proofErr w:type="spellEnd"/>
      <w:r w:rsidRPr="00ED518E">
        <w:rPr>
          <w:rFonts w:cs="Arial"/>
        </w:rPr>
        <w:t xml:space="preserve"> PMI. IHS </w:t>
      </w:r>
      <w:proofErr w:type="spellStart"/>
      <w:r w:rsidRPr="00ED518E">
        <w:rPr>
          <w:rFonts w:cs="Arial"/>
        </w:rPr>
        <w:t>Markit</w:t>
      </w:r>
      <w:proofErr w:type="spellEnd"/>
      <w:r w:rsidRPr="00ED518E">
        <w:rPr>
          <w:rFonts w:cs="Arial"/>
        </w:rPr>
        <w:t xml:space="preserve"> </w:t>
      </w:r>
      <w:proofErr w:type="spellStart"/>
      <w:r w:rsidRPr="00ED518E">
        <w:rPr>
          <w:rFonts w:cs="Arial"/>
        </w:rPr>
        <w:t>Ltd</w:t>
      </w:r>
      <w:proofErr w:type="spellEnd"/>
      <w:r w:rsidRPr="00ED518E">
        <w:rPr>
          <w:rFonts w:cs="Arial"/>
        </w:rPr>
        <w:t>. Pridobljeno s https://www.markiteconomics.com/Public/Home/PressRelease/c4a96eb6dee04ef19264776341957b53</w:t>
      </w:r>
    </w:p>
    <w:p w14:paraId="6E833B69" w14:textId="77777777" w:rsidR="00ED518E" w:rsidRPr="00ED518E" w:rsidRDefault="00ED518E" w:rsidP="00386F11">
      <w:pPr>
        <w:pStyle w:val="LiteraturaNAPOVED"/>
        <w:rPr>
          <w:rFonts w:cs="Arial"/>
        </w:rPr>
      </w:pPr>
      <w:r w:rsidRPr="00ED518E">
        <w:rPr>
          <w:rFonts w:cs="Arial"/>
        </w:rPr>
        <w:t xml:space="preserve">IMF. (2021a). </w:t>
      </w:r>
      <w:proofErr w:type="spellStart"/>
      <w:r w:rsidRPr="00ED518E">
        <w:rPr>
          <w:rFonts w:cs="Arial"/>
        </w:rPr>
        <w:t>World</w:t>
      </w:r>
      <w:proofErr w:type="spellEnd"/>
      <w:r w:rsidRPr="00ED518E">
        <w:rPr>
          <w:rFonts w:cs="Arial"/>
        </w:rPr>
        <w:t xml:space="preserve"> </w:t>
      </w:r>
      <w:proofErr w:type="spellStart"/>
      <w:r w:rsidRPr="00ED518E">
        <w:rPr>
          <w:rFonts w:cs="Arial"/>
        </w:rPr>
        <w:t>Economic</w:t>
      </w:r>
      <w:proofErr w:type="spellEnd"/>
      <w:r w:rsidRPr="00ED518E">
        <w:rPr>
          <w:rFonts w:cs="Arial"/>
        </w:rPr>
        <w:t xml:space="preserve"> Outlook: </w:t>
      </w:r>
      <w:proofErr w:type="spellStart"/>
      <w:r w:rsidRPr="00ED518E">
        <w:rPr>
          <w:rFonts w:cs="Arial"/>
        </w:rPr>
        <w:t>Managing</w:t>
      </w:r>
      <w:proofErr w:type="spellEnd"/>
      <w:r w:rsidRPr="00ED518E">
        <w:rPr>
          <w:rFonts w:cs="Arial"/>
        </w:rPr>
        <w:t xml:space="preserve"> </w:t>
      </w:r>
      <w:proofErr w:type="spellStart"/>
      <w:r w:rsidRPr="00ED518E">
        <w:rPr>
          <w:rFonts w:cs="Arial"/>
        </w:rPr>
        <w:t>Divergent</w:t>
      </w:r>
      <w:proofErr w:type="spellEnd"/>
      <w:r w:rsidRPr="00ED518E">
        <w:rPr>
          <w:rFonts w:cs="Arial"/>
        </w:rPr>
        <w:t xml:space="preserve"> </w:t>
      </w:r>
      <w:proofErr w:type="spellStart"/>
      <w:r w:rsidRPr="00ED518E">
        <w:rPr>
          <w:rFonts w:cs="Arial"/>
        </w:rPr>
        <w:t>Recoveries</w:t>
      </w:r>
      <w:proofErr w:type="spellEnd"/>
      <w:r w:rsidRPr="00ED518E">
        <w:rPr>
          <w:rFonts w:cs="Arial"/>
        </w:rPr>
        <w:t xml:space="preserve">. Washington, DC: </w:t>
      </w:r>
      <w:proofErr w:type="spellStart"/>
      <w:r w:rsidRPr="00ED518E">
        <w:rPr>
          <w:rFonts w:cs="Arial"/>
        </w:rPr>
        <w:t>International</w:t>
      </w:r>
      <w:proofErr w:type="spellEnd"/>
      <w:r w:rsidRPr="00ED518E">
        <w:rPr>
          <w:rFonts w:cs="Arial"/>
        </w:rPr>
        <w:t xml:space="preserve"> </w:t>
      </w:r>
      <w:proofErr w:type="spellStart"/>
      <w:r w:rsidRPr="00ED518E">
        <w:rPr>
          <w:rFonts w:cs="Arial"/>
        </w:rPr>
        <w:t>Monetary</w:t>
      </w:r>
      <w:proofErr w:type="spellEnd"/>
      <w:r w:rsidRPr="00ED518E">
        <w:rPr>
          <w:rFonts w:cs="Arial"/>
        </w:rPr>
        <w:t xml:space="preserve"> Fund. Pridobljeno s https://www.imf.org/-/media/Files/Publications/WEO/2021/April/English/text.ashx</w:t>
      </w:r>
    </w:p>
    <w:p w14:paraId="3B8B1D30" w14:textId="77777777" w:rsidR="00ED518E" w:rsidRPr="00ED518E" w:rsidRDefault="00ED518E" w:rsidP="00386F11">
      <w:pPr>
        <w:pStyle w:val="LiteraturaNAPOVED"/>
        <w:rPr>
          <w:rFonts w:cs="Arial"/>
        </w:rPr>
      </w:pPr>
      <w:r w:rsidRPr="00ED518E">
        <w:rPr>
          <w:rFonts w:cs="Arial"/>
        </w:rPr>
        <w:lastRenderedPageBreak/>
        <w:t xml:space="preserve">IMF. (2021b). </w:t>
      </w:r>
      <w:proofErr w:type="spellStart"/>
      <w:r w:rsidRPr="00ED518E">
        <w:rPr>
          <w:rFonts w:cs="Arial"/>
        </w:rPr>
        <w:t>World</w:t>
      </w:r>
      <w:proofErr w:type="spellEnd"/>
      <w:r w:rsidRPr="00ED518E">
        <w:rPr>
          <w:rFonts w:cs="Arial"/>
        </w:rPr>
        <w:t xml:space="preserve"> </w:t>
      </w:r>
      <w:proofErr w:type="spellStart"/>
      <w:r w:rsidRPr="00ED518E">
        <w:rPr>
          <w:rFonts w:cs="Arial"/>
        </w:rPr>
        <w:t>Economic</w:t>
      </w:r>
      <w:proofErr w:type="spellEnd"/>
      <w:r w:rsidRPr="00ED518E">
        <w:rPr>
          <w:rFonts w:cs="Arial"/>
        </w:rPr>
        <w:t xml:space="preserve"> Outlook </w:t>
      </w:r>
      <w:proofErr w:type="spellStart"/>
      <w:r w:rsidRPr="00ED518E">
        <w:rPr>
          <w:rFonts w:cs="Arial"/>
        </w:rPr>
        <w:t>Update</w:t>
      </w:r>
      <w:proofErr w:type="spellEnd"/>
      <w:r w:rsidRPr="00ED518E">
        <w:rPr>
          <w:rFonts w:cs="Arial"/>
        </w:rPr>
        <w:t xml:space="preserve">. Washington, DC: </w:t>
      </w:r>
      <w:proofErr w:type="spellStart"/>
      <w:r w:rsidRPr="00ED518E">
        <w:rPr>
          <w:rFonts w:cs="Arial"/>
        </w:rPr>
        <w:t>International</w:t>
      </w:r>
      <w:proofErr w:type="spellEnd"/>
      <w:r w:rsidRPr="00ED518E">
        <w:rPr>
          <w:rFonts w:cs="Arial"/>
        </w:rPr>
        <w:t xml:space="preserve"> </w:t>
      </w:r>
      <w:proofErr w:type="spellStart"/>
      <w:r w:rsidRPr="00ED518E">
        <w:rPr>
          <w:rFonts w:cs="Arial"/>
        </w:rPr>
        <w:t>Monetary</w:t>
      </w:r>
      <w:proofErr w:type="spellEnd"/>
      <w:r w:rsidRPr="00ED518E">
        <w:rPr>
          <w:rFonts w:cs="Arial"/>
        </w:rPr>
        <w:t xml:space="preserve"> Fund. Pridobljeno s https://www.imf.org/en/Publications/WEO/Issues/2021/07/27/world-economic-outlook-update-july-2021</w:t>
      </w:r>
    </w:p>
    <w:p w14:paraId="62EB8AFC" w14:textId="77777777" w:rsidR="00ED518E" w:rsidRPr="00ED518E" w:rsidRDefault="00ED518E" w:rsidP="00386F11">
      <w:pPr>
        <w:pStyle w:val="LiteraturaNAPOVED"/>
        <w:rPr>
          <w:rFonts w:cs="Arial"/>
        </w:rPr>
      </w:pPr>
      <w:r w:rsidRPr="00ED518E">
        <w:rPr>
          <w:rFonts w:cs="Arial"/>
        </w:rPr>
        <w:t>MF. (2021b). Konsolidirana bilanca javnega financiranja. Ljubljana: Ministrstvo za finance. Pridobljeno s https://www.gov.si/teme/fiskalna-in-javnofinancna-politika/</w:t>
      </w:r>
    </w:p>
    <w:p w14:paraId="013FC981" w14:textId="77777777" w:rsidR="00ED518E" w:rsidRPr="00ED518E" w:rsidRDefault="00ED518E" w:rsidP="00386F11">
      <w:pPr>
        <w:pStyle w:val="LiteraturaNAPOVED"/>
        <w:rPr>
          <w:rFonts w:cs="Arial"/>
        </w:rPr>
      </w:pPr>
      <w:r w:rsidRPr="00ED518E">
        <w:rPr>
          <w:rFonts w:cs="Arial"/>
        </w:rPr>
        <w:t>MF. (2021a). Odhodki državnega proračuna za blaženje posledic covid-19, [Interni podatki]. Ljubljana: Ministrstvo za finance.</w:t>
      </w:r>
    </w:p>
    <w:p w14:paraId="0722192E" w14:textId="77777777" w:rsidR="00ED518E" w:rsidRPr="00ED518E" w:rsidRDefault="00ED518E" w:rsidP="00386F11">
      <w:pPr>
        <w:pStyle w:val="LiteraturaNAPOVED"/>
        <w:rPr>
          <w:rFonts w:cs="Arial"/>
        </w:rPr>
      </w:pPr>
      <w:r w:rsidRPr="00ED518E">
        <w:rPr>
          <w:rFonts w:cs="Arial"/>
          <w:i/>
          <w:iCs/>
        </w:rPr>
        <w:t>Sklep o podaljšanju ukrepov na področju postopkov zaradi insolventnosti</w:t>
      </w:r>
      <w:r w:rsidRPr="00ED518E">
        <w:rPr>
          <w:rFonts w:cs="Arial"/>
        </w:rPr>
        <w:t>. (2021). Ur. l. RS, št. 43/21 in 101/21. Pridobljeno s http://www.pisrs.si/Pis.web/pregledPredpisa?id=SKLE12375</w:t>
      </w:r>
    </w:p>
    <w:p w14:paraId="422CBFD8" w14:textId="77777777" w:rsidR="00ED518E" w:rsidRPr="00ED518E" w:rsidRDefault="00ED518E" w:rsidP="00386F11">
      <w:pPr>
        <w:pStyle w:val="LiteraturaNAPOVED"/>
        <w:rPr>
          <w:rFonts w:cs="Arial"/>
        </w:rPr>
      </w:pPr>
      <w:r w:rsidRPr="00ED518E">
        <w:rPr>
          <w:rFonts w:cs="Arial"/>
        </w:rPr>
        <w:t>SURS. (2021a). Raziskovanje o aktivnem in neaktivnem prebivalstvu, [</w:t>
      </w:r>
      <w:proofErr w:type="spellStart"/>
      <w:r w:rsidRPr="00ED518E">
        <w:rPr>
          <w:rFonts w:cs="Arial"/>
        </w:rPr>
        <w:t>Mikropodatki</w:t>
      </w:r>
      <w:proofErr w:type="spellEnd"/>
      <w:r w:rsidRPr="00ED518E">
        <w:rPr>
          <w:rFonts w:cs="Arial"/>
        </w:rPr>
        <w:t>]. Ljubljana: Statistični urad RS.</w:t>
      </w:r>
    </w:p>
    <w:p w14:paraId="49C8A769" w14:textId="77777777" w:rsidR="00ED518E" w:rsidRPr="00ED518E" w:rsidRDefault="00ED518E" w:rsidP="00386F11">
      <w:pPr>
        <w:pStyle w:val="LiteraturaNAPOVED"/>
        <w:rPr>
          <w:rFonts w:cs="Arial"/>
        </w:rPr>
      </w:pPr>
      <w:r w:rsidRPr="00ED518E">
        <w:rPr>
          <w:rFonts w:cs="Arial"/>
        </w:rPr>
        <w:t>SURS. (2021b). SI-STAT, [Podatkovni portal]. Ljubljana: Statistični urad RS. Pridobljeno s https://pxweb.stat.si/SiStat/sl</w:t>
      </w:r>
    </w:p>
    <w:p w14:paraId="31CB3286" w14:textId="77777777" w:rsidR="00ED518E" w:rsidRPr="00ED518E" w:rsidRDefault="00ED518E" w:rsidP="00386F11">
      <w:pPr>
        <w:pStyle w:val="LiteraturaNAPOVED"/>
        <w:rPr>
          <w:rFonts w:cs="Arial"/>
        </w:rPr>
      </w:pPr>
      <w:r w:rsidRPr="00ED518E">
        <w:rPr>
          <w:rFonts w:cs="Arial"/>
        </w:rPr>
        <w:t>SURS. (2021c). Statistični register delovno aktivnega prebivalstva, [Interni podatki]. Ljubljana: Statistični urad RS.</w:t>
      </w:r>
    </w:p>
    <w:p w14:paraId="5B5E0E2D" w14:textId="77777777" w:rsidR="00ED518E" w:rsidRPr="00ED518E" w:rsidRDefault="00ED518E" w:rsidP="00386F11">
      <w:pPr>
        <w:pStyle w:val="LiteraturaNAPOVED"/>
        <w:rPr>
          <w:rFonts w:cs="Arial"/>
        </w:rPr>
      </w:pPr>
      <w:r w:rsidRPr="00ED518E">
        <w:rPr>
          <w:rFonts w:cs="Arial"/>
        </w:rPr>
        <w:t>UMAR. (2021a). Pomladanska napoved gospodarskih gibanj 2021. Ljubljana: Urad za makroekonomske analize in razvoj RS. Pridobljeno s https://www.umar.gov.si/fileadmin/user_upload/napovedi/pomlad/pomladanska_2021/Pomladanska_napoved_2021-splet_01.pdf</w:t>
      </w:r>
    </w:p>
    <w:p w14:paraId="4252C9D6" w14:textId="77777777" w:rsidR="00ED518E" w:rsidRPr="00ED518E" w:rsidRDefault="00ED518E" w:rsidP="00386F11">
      <w:pPr>
        <w:pStyle w:val="LiteraturaNAPOVED"/>
        <w:rPr>
          <w:rFonts w:cs="Arial"/>
        </w:rPr>
      </w:pPr>
      <w:r w:rsidRPr="00ED518E">
        <w:rPr>
          <w:rFonts w:cs="Arial"/>
        </w:rPr>
        <w:t xml:space="preserve">UMAR. (2021b). </w:t>
      </w:r>
      <w:r w:rsidRPr="00ED518E">
        <w:rPr>
          <w:rFonts w:cs="Arial"/>
          <w:i/>
          <w:iCs/>
        </w:rPr>
        <w:t>Poročilo o razvoju 2021</w:t>
      </w:r>
      <w:r w:rsidRPr="00ED518E">
        <w:rPr>
          <w:rFonts w:cs="Arial"/>
        </w:rPr>
        <w:t>. Ljubljana: Urad za makroekonomske analize in razvoj RS. Pridobljeno s https://www.umar.gov.si/fileadmin/user_upload/razvoj_slovenije/2021/slovenski/POR2021_skupaj.pdf</w:t>
      </w:r>
    </w:p>
    <w:p w14:paraId="7D15E962" w14:textId="77777777" w:rsidR="00ED518E" w:rsidRPr="00ED518E" w:rsidRDefault="00ED518E" w:rsidP="00386F11">
      <w:pPr>
        <w:pStyle w:val="LiteraturaNAPOVED"/>
        <w:rPr>
          <w:rFonts w:cs="Arial"/>
        </w:rPr>
      </w:pPr>
      <w:r w:rsidRPr="00ED518E">
        <w:rPr>
          <w:rFonts w:cs="Arial"/>
        </w:rPr>
        <w:t>Vlada RS. (b. d.). Ukrepi za zajezitev širjenja okužb. Pridobljeno 30. 8. 2021 s https://www.gov.si/teme/koronavirus-sars-cov-2/ukrepi-za-zajezitev-sirjenja-okuzb/</w:t>
      </w:r>
    </w:p>
    <w:p w14:paraId="4CA76237" w14:textId="77777777" w:rsidR="00ED518E" w:rsidRPr="00ED518E" w:rsidRDefault="00ED518E" w:rsidP="00386F11">
      <w:pPr>
        <w:pStyle w:val="LiteraturaNAPOVED"/>
        <w:rPr>
          <w:rFonts w:cs="Arial"/>
        </w:rPr>
      </w:pPr>
      <w:r w:rsidRPr="00ED518E">
        <w:rPr>
          <w:rFonts w:cs="Arial"/>
        </w:rPr>
        <w:t xml:space="preserve">WB. (2021). </w:t>
      </w:r>
      <w:proofErr w:type="spellStart"/>
      <w:r w:rsidRPr="00ED518E">
        <w:rPr>
          <w:rFonts w:cs="Arial"/>
        </w:rPr>
        <w:t>World</w:t>
      </w:r>
      <w:proofErr w:type="spellEnd"/>
      <w:r w:rsidRPr="00ED518E">
        <w:rPr>
          <w:rFonts w:cs="Arial"/>
        </w:rPr>
        <w:t xml:space="preserve"> Bank </w:t>
      </w:r>
      <w:proofErr w:type="spellStart"/>
      <w:r w:rsidRPr="00ED518E">
        <w:rPr>
          <w:rFonts w:cs="Arial"/>
        </w:rPr>
        <w:t>Commodity</w:t>
      </w:r>
      <w:proofErr w:type="spellEnd"/>
      <w:r w:rsidRPr="00ED518E">
        <w:rPr>
          <w:rFonts w:cs="Arial"/>
        </w:rPr>
        <w:t xml:space="preserve"> </w:t>
      </w:r>
      <w:proofErr w:type="spellStart"/>
      <w:r w:rsidRPr="00ED518E">
        <w:rPr>
          <w:rFonts w:cs="Arial"/>
        </w:rPr>
        <w:t>Statistics</w:t>
      </w:r>
      <w:proofErr w:type="spellEnd"/>
      <w:r w:rsidRPr="00ED518E">
        <w:rPr>
          <w:rFonts w:cs="Arial"/>
        </w:rPr>
        <w:t>, [Podatkovni portal]. Washington: Svetovna banka. Pridobljeno s https://www.worldbank.org/en/research/commodity-markets</w:t>
      </w:r>
    </w:p>
    <w:p w14:paraId="4C6FBD82" w14:textId="77777777" w:rsidR="00ED518E" w:rsidRPr="00ED518E" w:rsidRDefault="00ED518E" w:rsidP="00386F11">
      <w:pPr>
        <w:pStyle w:val="LiteraturaNAPOVED"/>
        <w:rPr>
          <w:rFonts w:cs="Arial"/>
        </w:rPr>
      </w:pPr>
      <w:r w:rsidRPr="00ED518E">
        <w:rPr>
          <w:rFonts w:cs="Arial"/>
          <w:i/>
          <w:iCs/>
        </w:rPr>
        <w:t>Zakon o dodatnih ukrepih za omilitev posledic COVID-19</w:t>
      </w:r>
      <w:r w:rsidRPr="00ED518E">
        <w:rPr>
          <w:rFonts w:cs="Arial"/>
        </w:rPr>
        <w:t>. (2021). Ur. l. RS, št. 15/21 in 112/21. Pridobljeno s http://www.pisrs.si/Pis.web/pregledPredpisa?id=ZAKO8321</w:t>
      </w:r>
    </w:p>
    <w:p w14:paraId="75C602C8" w14:textId="77777777" w:rsidR="00ED518E" w:rsidRPr="00ED518E" w:rsidRDefault="00ED518E" w:rsidP="00386F11">
      <w:pPr>
        <w:pStyle w:val="LiteraturaNAPOVED"/>
        <w:rPr>
          <w:rFonts w:cs="Arial"/>
        </w:rPr>
      </w:pPr>
      <w:r w:rsidRPr="00ED518E">
        <w:rPr>
          <w:rFonts w:cs="Arial"/>
          <w:i/>
          <w:iCs/>
        </w:rPr>
        <w:lastRenderedPageBreak/>
        <w:t>Zakon o interventnih ukrepih za omilitev posledic drugega vala epidemije COVID-19</w:t>
      </w:r>
      <w:r w:rsidRPr="00ED518E">
        <w:rPr>
          <w:rFonts w:cs="Arial"/>
        </w:rPr>
        <w:t xml:space="preserve">. (2020). Ur. l. RS, št. 175/20, 203/20 – ZIUPOPDVE, 15/21 – ZDUOP, 51/21 – ZZVZZ-O, 57/21 – </w:t>
      </w:r>
      <w:proofErr w:type="spellStart"/>
      <w:r w:rsidRPr="00ED518E">
        <w:rPr>
          <w:rFonts w:cs="Arial"/>
        </w:rPr>
        <w:t>odl</w:t>
      </w:r>
      <w:proofErr w:type="spellEnd"/>
      <w:r w:rsidRPr="00ED518E">
        <w:rPr>
          <w:rFonts w:cs="Arial"/>
        </w:rPr>
        <w:t>. US in 112/21 – ZIUPGT. Pridobljeno s http://www.pisrs.si/Pis.web/pregledPredpisa?id=ZAKO8272</w:t>
      </w:r>
    </w:p>
    <w:p w14:paraId="4865BBB3" w14:textId="77777777" w:rsidR="00ED518E" w:rsidRPr="00ED518E" w:rsidRDefault="00ED518E" w:rsidP="00386F11">
      <w:pPr>
        <w:pStyle w:val="LiteraturaNAPOVED"/>
        <w:rPr>
          <w:rFonts w:cs="Arial"/>
        </w:rPr>
      </w:pPr>
      <w:r w:rsidRPr="00ED518E">
        <w:rPr>
          <w:rFonts w:cs="Arial"/>
          <w:i/>
          <w:iCs/>
        </w:rPr>
        <w:t>Zakon o interventnih ukrepih za pomoč gospodarstvu in turizmu pri omilitvi posledic epidemije COVID-19</w:t>
      </w:r>
      <w:r w:rsidRPr="00ED518E">
        <w:rPr>
          <w:rFonts w:cs="Arial"/>
        </w:rPr>
        <w:t>. (2021). Ur. l. RS, št. 112/21. Pridobljeno s http://www.pisrs.si/Pis.web/pregledPredpisa?id=ZAKO8389</w:t>
      </w:r>
    </w:p>
    <w:p w14:paraId="01DEA46A" w14:textId="77777777" w:rsidR="00ED518E" w:rsidRPr="00ED518E" w:rsidRDefault="00ED518E" w:rsidP="00386F11">
      <w:pPr>
        <w:pStyle w:val="LiteraturaNAPOVED"/>
        <w:rPr>
          <w:rFonts w:cs="Arial"/>
        </w:rPr>
      </w:pPr>
      <w:r w:rsidRPr="00ED518E">
        <w:rPr>
          <w:rFonts w:cs="Arial"/>
          <w:i/>
          <w:iCs/>
        </w:rPr>
        <w:t>Zakon o interventnih ukrepih za pomoč pri omilitvi posledic drugega vala epidemije</w:t>
      </w:r>
      <w:r w:rsidRPr="00ED518E">
        <w:rPr>
          <w:rFonts w:cs="Arial"/>
        </w:rPr>
        <w:t>. (2021). Ur. l. RS, št. 203/20, 15/21 – ZDUOP, 82/21 – ZNB-C in 112/21 – ZNUPZ. Pridobljeno s http://www.pisrs.si/Pis.web/pregledPredpisa?id=ZAKO8304</w:t>
      </w:r>
    </w:p>
    <w:p w14:paraId="55561693" w14:textId="77777777" w:rsidR="00ED518E" w:rsidRPr="00ED518E" w:rsidRDefault="00ED518E" w:rsidP="00386F11">
      <w:pPr>
        <w:pStyle w:val="LiteraturaNAPOVED"/>
        <w:rPr>
          <w:rFonts w:cs="Arial"/>
        </w:rPr>
      </w:pPr>
      <w:r w:rsidRPr="00ED518E">
        <w:rPr>
          <w:rFonts w:cs="Arial"/>
          <w:i/>
          <w:iCs/>
        </w:rPr>
        <w:t>Zakon o nujnih ukrepih na področju zdravstva</w:t>
      </w:r>
      <w:r w:rsidRPr="00ED518E">
        <w:rPr>
          <w:rFonts w:cs="Arial"/>
        </w:rPr>
        <w:t>. (2021). Ur. l. RS, št. 112/21. Pridobljeno s http://www.pisrs.si/Pis.web/pregledPredpisa?id=ZAKO8360</w:t>
      </w:r>
    </w:p>
    <w:p w14:paraId="62ACFBB7" w14:textId="77777777" w:rsidR="00ED518E" w:rsidRPr="00ED518E" w:rsidRDefault="00ED518E" w:rsidP="00386F11">
      <w:pPr>
        <w:pStyle w:val="LiteraturaNAPOVED"/>
        <w:rPr>
          <w:rFonts w:cs="Arial"/>
        </w:rPr>
      </w:pPr>
      <w:r w:rsidRPr="00ED518E">
        <w:rPr>
          <w:rFonts w:cs="Arial"/>
          <w:i/>
          <w:iCs/>
        </w:rPr>
        <w:t>Zakon o začasnih ukrepih za omilitev in odpravo posledic COVID-19</w:t>
      </w:r>
      <w:r w:rsidRPr="00ED518E">
        <w:rPr>
          <w:rFonts w:cs="Arial"/>
        </w:rPr>
        <w:t>. (2020). Ur. l. RS, št. 152/20, 175/20 – ZIUOPDVE, 82/21 – ZNB-C in 112/21 – ZNUPZ. Pridobljeno s http://www.pisrs.si/Pis.web/pregledPredpisa?id=ZAKO8254</w:t>
      </w:r>
    </w:p>
    <w:p w14:paraId="2141850E" w14:textId="77777777" w:rsidR="00ED518E" w:rsidRPr="00ED518E" w:rsidRDefault="00ED518E" w:rsidP="00386F11">
      <w:pPr>
        <w:pStyle w:val="LiteraturaNAPOVED"/>
        <w:rPr>
          <w:rFonts w:cs="Arial"/>
        </w:rPr>
      </w:pPr>
      <w:r w:rsidRPr="00ED518E">
        <w:rPr>
          <w:rFonts w:cs="Arial"/>
        </w:rPr>
        <w:t>ZRSZ. (2021). Registrirana brezposelnost, [Podatkovna baza]. Ljubljana: Zavod RS za zaposlovanje.</w:t>
      </w:r>
    </w:p>
    <w:p w14:paraId="27700859" w14:textId="77777777" w:rsidR="00ED518E" w:rsidRPr="00386F11" w:rsidRDefault="00591356" w:rsidP="00386F11">
      <w:pPr>
        <w:pStyle w:val="LiteraturaNAPOVED"/>
        <w:numPr>
          <w:ilvl w:val="0"/>
          <w:numId w:val="0"/>
        </w:numPr>
        <w:ind w:left="357"/>
      </w:pPr>
      <w:r w:rsidRPr="00C95DC7">
        <w:rPr>
          <w:color w:val="2B579A"/>
          <w:shd w:val="clear" w:color="auto" w:fill="E6E6E6"/>
        </w:rPr>
        <w:lastRenderedPageBreak/>
        <w:fldChar w:fldCharType="end"/>
      </w:r>
      <w:bookmarkStart w:id="186" w:name="_Toc82438222"/>
    </w:p>
    <w:p w14:paraId="46C3C457" w14:textId="2507630F" w:rsidR="00591356" w:rsidRPr="00C95DC7" w:rsidRDefault="00591356" w:rsidP="00386F11">
      <w:pPr>
        <w:pStyle w:val="TOCHeading"/>
      </w:pPr>
      <w:r w:rsidRPr="00C95DC7">
        <w:t>Seznam kratic</w:t>
      </w:r>
      <w:bookmarkEnd w:id="186"/>
    </w:p>
    <w:p w14:paraId="59919388" w14:textId="77777777" w:rsidR="00DA5FCD" w:rsidRDefault="00DA5FCD" w:rsidP="00591356">
      <w:pPr>
        <w:pStyle w:val="BesediloNAPOVED"/>
        <w:rPr>
          <w:ins w:id="187" w:author="Nataša Todorović Jemec" w:date="2021-09-14T12:08:00Z"/>
          <w:b/>
          <w:bCs/>
          <w:sz w:val="18"/>
          <w:szCs w:val="18"/>
        </w:rPr>
      </w:pPr>
    </w:p>
    <w:p w14:paraId="1DDCCAE2" w14:textId="7EFD617A" w:rsidR="00591356" w:rsidRPr="00C95DC7" w:rsidRDefault="00591356" w:rsidP="00591356">
      <w:pPr>
        <w:pStyle w:val="BesediloNAPOVED"/>
        <w:rPr>
          <w:b/>
          <w:bCs/>
          <w:sz w:val="18"/>
          <w:szCs w:val="18"/>
        </w:rPr>
      </w:pPr>
      <w:r w:rsidRPr="00C95DC7">
        <w:rPr>
          <w:b/>
          <w:bCs/>
          <w:sz w:val="18"/>
          <w:szCs w:val="18"/>
        </w:rPr>
        <w:t xml:space="preserve">Kratice uporabljene v besedilu </w:t>
      </w:r>
    </w:p>
    <w:p w14:paraId="3A5FFED1" w14:textId="77777777" w:rsidR="00591356" w:rsidRPr="00C95DC7" w:rsidRDefault="00591356" w:rsidP="00591356">
      <w:pPr>
        <w:pStyle w:val="BesediloNAPOVED"/>
        <w:rPr>
          <w:sz w:val="18"/>
          <w:szCs w:val="18"/>
        </w:rPr>
      </w:pPr>
    </w:p>
    <w:p w14:paraId="0FBF730B" w14:textId="77777777" w:rsidR="00591356" w:rsidRPr="00102126" w:rsidRDefault="00591356" w:rsidP="00591356">
      <w:pPr>
        <w:keepNext/>
        <w:keepLines/>
        <w:spacing w:before="20" w:after="4" w:line="240" w:lineRule="atLeast"/>
        <w:contextualSpacing/>
        <w:jc w:val="both"/>
        <w:rPr>
          <w:rStyle w:val="A0"/>
          <w:rFonts w:ascii="Arial" w:hAnsi="Arial"/>
        </w:rPr>
      </w:pPr>
      <w:r w:rsidRPr="00260B5E">
        <w:rPr>
          <w:rStyle w:val="A0"/>
          <w:b/>
        </w:rPr>
        <w:t>ACEA</w:t>
      </w:r>
      <w:r w:rsidRPr="00D5699D">
        <w:rPr>
          <w:rStyle w:val="A0"/>
        </w:rPr>
        <w:t xml:space="preserve"> – </w:t>
      </w:r>
      <w:proofErr w:type="spellStart"/>
      <w:r w:rsidRPr="00D5699D">
        <w:rPr>
          <w:rStyle w:val="A0"/>
        </w:rPr>
        <w:t>European</w:t>
      </w:r>
      <w:proofErr w:type="spellEnd"/>
      <w:r w:rsidRPr="00D5699D">
        <w:rPr>
          <w:rStyle w:val="A0"/>
        </w:rPr>
        <w:t xml:space="preserve"> </w:t>
      </w:r>
      <w:proofErr w:type="spellStart"/>
      <w:r w:rsidRPr="00D5699D">
        <w:rPr>
          <w:rStyle w:val="A0"/>
        </w:rPr>
        <w:t>Automobile</w:t>
      </w:r>
      <w:proofErr w:type="spellEnd"/>
      <w:r w:rsidRPr="00D5699D">
        <w:rPr>
          <w:rStyle w:val="A0"/>
        </w:rPr>
        <w:t xml:space="preserve"> </w:t>
      </w:r>
      <w:proofErr w:type="spellStart"/>
      <w:r w:rsidRPr="00D5699D">
        <w:rPr>
          <w:rStyle w:val="A0"/>
        </w:rPr>
        <w:t>Manufacturers</w:t>
      </w:r>
      <w:proofErr w:type="spellEnd"/>
      <w:r w:rsidRPr="00D5699D">
        <w:rPr>
          <w:rStyle w:val="A0"/>
        </w:rPr>
        <w:t xml:space="preserve"> </w:t>
      </w:r>
      <w:proofErr w:type="spellStart"/>
      <w:r w:rsidRPr="00102126">
        <w:rPr>
          <w:rStyle w:val="A0"/>
        </w:rPr>
        <w:t>Association</w:t>
      </w:r>
      <w:proofErr w:type="spellEnd"/>
      <w:r w:rsidRPr="00102126">
        <w:rPr>
          <w:rStyle w:val="A0"/>
        </w:rPr>
        <w:t>,</w:t>
      </w:r>
      <w:r w:rsidRPr="00102126">
        <w:rPr>
          <w:b/>
          <w:sz w:val="18"/>
          <w:szCs w:val="18"/>
        </w:rPr>
        <w:t xml:space="preserve"> ADS </w:t>
      </w:r>
      <w:r w:rsidRPr="00102126">
        <w:rPr>
          <w:sz w:val="18"/>
          <w:szCs w:val="18"/>
        </w:rPr>
        <w:t xml:space="preserve">– Anketa o delovni sili, </w:t>
      </w:r>
      <w:r w:rsidRPr="00102126">
        <w:rPr>
          <w:b/>
          <w:sz w:val="18"/>
          <w:szCs w:val="18"/>
        </w:rPr>
        <w:t xml:space="preserve">BDP </w:t>
      </w:r>
      <w:r w:rsidRPr="00102126">
        <w:rPr>
          <w:sz w:val="18"/>
          <w:szCs w:val="18"/>
        </w:rPr>
        <w:t xml:space="preserve">– Bruto domači proizvod, </w:t>
      </w:r>
      <w:r w:rsidRPr="00102126">
        <w:rPr>
          <w:b/>
          <w:sz w:val="18"/>
          <w:szCs w:val="18"/>
        </w:rPr>
        <w:t xml:space="preserve">BS </w:t>
      </w:r>
      <w:r w:rsidRPr="00102126">
        <w:rPr>
          <w:sz w:val="18"/>
          <w:szCs w:val="18"/>
        </w:rPr>
        <w:t xml:space="preserve">– Banka Slovenije, </w:t>
      </w:r>
      <w:r w:rsidRPr="00102126">
        <w:rPr>
          <w:b/>
          <w:sz w:val="18"/>
          <w:szCs w:val="18"/>
        </w:rPr>
        <w:t xml:space="preserve">CME </w:t>
      </w:r>
      <w:r w:rsidRPr="00102126">
        <w:rPr>
          <w:sz w:val="18"/>
          <w:szCs w:val="18"/>
        </w:rPr>
        <w:t xml:space="preserve">– Chicago </w:t>
      </w:r>
      <w:proofErr w:type="spellStart"/>
      <w:r w:rsidRPr="00102126">
        <w:rPr>
          <w:sz w:val="18"/>
          <w:szCs w:val="18"/>
        </w:rPr>
        <w:t>Mercantile</w:t>
      </w:r>
      <w:proofErr w:type="spellEnd"/>
      <w:r w:rsidRPr="00102126">
        <w:rPr>
          <w:sz w:val="18"/>
          <w:szCs w:val="18"/>
        </w:rPr>
        <w:t xml:space="preserve"> Exchange,</w:t>
      </w:r>
      <w:r w:rsidRPr="00102126">
        <w:rPr>
          <w:b/>
          <w:sz w:val="18"/>
          <w:szCs w:val="18"/>
        </w:rPr>
        <w:t xml:space="preserve"> CPI </w:t>
      </w:r>
      <w:r w:rsidRPr="00102126">
        <w:rPr>
          <w:sz w:val="18"/>
          <w:szCs w:val="18"/>
        </w:rPr>
        <w:t xml:space="preserve">– </w:t>
      </w:r>
      <w:proofErr w:type="spellStart"/>
      <w:r w:rsidRPr="00102126">
        <w:rPr>
          <w:sz w:val="18"/>
          <w:szCs w:val="18"/>
        </w:rPr>
        <w:t>Consumer</w:t>
      </w:r>
      <w:proofErr w:type="spellEnd"/>
      <w:r w:rsidRPr="00102126">
        <w:rPr>
          <w:sz w:val="18"/>
          <w:szCs w:val="18"/>
        </w:rPr>
        <w:t xml:space="preserve"> </w:t>
      </w:r>
      <w:proofErr w:type="spellStart"/>
      <w:r w:rsidRPr="00102126">
        <w:rPr>
          <w:sz w:val="18"/>
          <w:szCs w:val="18"/>
        </w:rPr>
        <w:t>Price</w:t>
      </w:r>
      <w:proofErr w:type="spellEnd"/>
      <w:r w:rsidRPr="00102126">
        <w:rPr>
          <w:sz w:val="18"/>
          <w:szCs w:val="18"/>
        </w:rPr>
        <w:t xml:space="preserve"> </w:t>
      </w:r>
      <w:proofErr w:type="spellStart"/>
      <w:r w:rsidRPr="00102126">
        <w:rPr>
          <w:sz w:val="18"/>
          <w:szCs w:val="18"/>
        </w:rPr>
        <w:t>Index</w:t>
      </w:r>
      <w:proofErr w:type="spellEnd"/>
      <w:r w:rsidRPr="00102126">
        <w:rPr>
          <w:sz w:val="18"/>
          <w:szCs w:val="18"/>
        </w:rPr>
        <w:t xml:space="preserve">, </w:t>
      </w:r>
      <w:r w:rsidRPr="00102126">
        <w:rPr>
          <w:b/>
          <w:sz w:val="18"/>
          <w:szCs w:val="18"/>
        </w:rPr>
        <w:t xml:space="preserve">DARS </w:t>
      </w:r>
      <w:r w:rsidRPr="00102126">
        <w:rPr>
          <w:sz w:val="18"/>
          <w:szCs w:val="18"/>
        </w:rPr>
        <w:t xml:space="preserve">– Družba za avtoceste v Republiki Sloveniji, </w:t>
      </w:r>
      <w:r w:rsidRPr="00102126">
        <w:rPr>
          <w:b/>
          <w:sz w:val="18"/>
          <w:szCs w:val="18"/>
        </w:rPr>
        <w:t xml:space="preserve">EC </w:t>
      </w:r>
      <w:r w:rsidRPr="00102126">
        <w:rPr>
          <w:sz w:val="18"/>
          <w:szCs w:val="18"/>
        </w:rPr>
        <w:t xml:space="preserve">– </w:t>
      </w:r>
      <w:proofErr w:type="spellStart"/>
      <w:r w:rsidRPr="00102126">
        <w:rPr>
          <w:sz w:val="18"/>
          <w:szCs w:val="18"/>
        </w:rPr>
        <w:t>European</w:t>
      </w:r>
      <w:proofErr w:type="spellEnd"/>
      <w:r w:rsidRPr="00102126">
        <w:rPr>
          <w:sz w:val="18"/>
          <w:szCs w:val="18"/>
        </w:rPr>
        <w:t xml:space="preserve"> </w:t>
      </w:r>
      <w:proofErr w:type="spellStart"/>
      <w:r w:rsidRPr="00102126">
        <w:rPr>
          <w:sz w:val="18"/>
          <w:szCs w:val="18"/>
        </w:rPr>
        <w:t>Commission</w:t>
      </w:r>
      <w:proofErr w:type="spellEnd"/>
      <w:r w:rsidRPr="00102126">
        <w:rPr>
          <w:sz w:val="18"/>
          <w:szCs w:val="18"/>
        </w:rPr>
        <w:t xml:space="preserve">, </w:t>
      </w:r>
      <w:r w:rsidRPr="00102126">
        <w:rPr>
          <w:b/>
          <w:sz w:val="18"/>
          <w:szCs w:val="18"/>
        </w:rPr>
        <w:t xml:space="preserve">ECB </w:t>
      </w:r>
      <w:r w:rsidRPr="00102126">
        <w:rPr>
          <w:sz w:val="18"/>
          <w:szCs w:val="18"/>
        </w:rPr>
        <w:t xml:space="preserve">– </w:t>
      </w:r>
      <w:proofErr w:type="spellStart"/>
      <w:r w:rsidRPr="00102126">
        <w:rPr>
          <w:sz w:val="18"/>
          <w:szCs w:val="18"/>
        </w:rPr>
        <w:t>European</w:t>
      </w:r>
      <w:proofErr w:type="spellEnd"/>
      <w:r w:rsidRPr="00102126">
        <w:rPr>
          <w:sz w:val="18"/>
          <w:szCs w:val="18"/>
        </w:rPr>
        <w:t xml:space="preserve"> Central Bank, </w:t>
      </w:r>
      <w:r w:rsidRPr="00102126">
        <w:rPr>
          <w:b/>
          <w:sz w:val="18"/>
          <w:szCs w:val="18"/>
        </w:rPr>
        <w:t xml:space="preserve">EIA </w:t>
      </w:r>
      <w:r w:rsidRPr="00102126">
        <w:rPr>
          <w:sz w:val="18"/>
          <w:szCs w:val="18"/>
        </w:rPr>
        <w:t xml:space="preserve">– </w:t>
      </w:r>
      <w:proofErr w:type="spellStart"/>
      <w:r w:rsidRPr="00102126">
        <w:rPr>
          <w:sz w:val="18"/>
          <w:szCs w:val="18"/>
        </w:rPr>
        <w:t>Energy</w:t>
      </w:r>
      <w:proofErr w:type="spellEnd"/>
      <w:r w:rsidRPr="00102126">
        <w:rPr>
          <w:sz w:val="18"/>
          <w:szCs w:val="18"/>
        </w:rPr>
        <w:t xml:space="preserve"> </w:t>
      </w:r>
      <w:proofErr w:type="spellStart"/>
      <w:r w:rsidRPr="00102126">
        <w:rPr>
          <w:sz w:val="18"/>
          <w:szCs w:val="18"/>
        </w:rPr>
        <w:t>Information</w:t>
      </w:r>
      <w:proofErr w:type="spellEnd"/>
      <w:r w:rsidRPr="00102126">
        <w:rPr>
          <w:sz w:val="18"/>
          <w:szCs w:val="18"/>
        </w:rPr>
        <w:t xml:space="preserve"> </w:t>
      </w:r>
      <w:proofErr w:type="spellStart"/>
      <w:r w:rsidRPr="00102126">
        <w:rPr>
          <w:sz w:val="18"/>
          <w:szCs w:val="18"/>
        </w:rPr>
        <w:t>Administration</w:t>
      </w:r>
      <w:proofErr w:type="spellEnd"/>
      <w:r w:rsidRPr="00102126">
        <w:rPr>
          <w:sz w:val="18"/>
          <w:szCs w:val="18"/>
        </w:rPr>
        <w:t xml:space="preserve">, </w:t>
      </w:r>
      <w:r w:rsidRPr="00102126">
        <w:rPr>
          <w:b/>
          <w:sz w:val="18"/>
          <w:szCs w:val="18"/>
        </w:rPr>
        <w:t xml:space="preserve">EK </w:t>
      </w:r>
      <w:r w:rsidRPr="00102126">
        <w:rPr>
          <w:sz w:val="18"/>
          <w:szCs w:val="18"/>
        </w:rPr>
        <w:t xml:space="preserve">– Evropska komisija, </w:t>
      </w:r>
      <w:r w:rsidRPr="00102126">
        <w:rPr>
          <w:b/>
          <w:sz w:val="18"/>
          <w:szCs w:val="18"/>
        </w:rPr>
        <w:t xml:space="preserve">EMU </w:t>
      </w:r>
      <w:r w:rsidRPr="00102126">
        <w:rPr>
          <w:sz w:val="18"/>
          <w:szCs w:val="18"/>
        </w:rPr>
        <w:t>– Evropska monetarna unija,</w:t>
      </w:r>
      <w:r w:rsidRPr="00102126">
        <w:rPr>
          <w:b/>
          <w:sz w:val="18"/>
          <w:szCs w:val="18"/>
        </w:rPr>
        <w:t xml:space="preserve"> ENTSO-E </w:t>
      </w:r>
      <w:r w:rsidRPr="00102126">
        <w:rPr>
          <w:sz w:val="18"/>
          <w:szCs w:val="18"/>
        </w:rPr>
        <w:t xml:space="preserve">– </w:t>
      </w:r>
      <w:proofErr w:type="spellStart"/>
      <w:r w:rsidRPr="00102126">
        <w:rPr>
          <w:sz w:val="18"/>
          <w:szCs w:val="18"/>
        </w:rPr>
        <w:t>European</w:t>
      </w:r>
      <w:proofErr w:type="spellEnd"/>
      <w:r w:rsidRPr="00102126">
        <w:rPr>
          <w:sz w:val="18"/>
          <w:szCs w:val="18"/>
        </w:rPr>
        <w:t xml:space="preserve"> </w:t>
      </w:r>
      <w:proofErr w:type="spellStart"/>
      <w:r w:rsidRPr="00102126">
        <w:rPr>
          <w:sz w:val="18"/>
          <w:szCs w:val="18"/>
        </w:rPr>
        <w:t>Network</w:t>
      </w:r>
      <w:proofErr w:type="spellEnd"/>
      <w:r w:rsidRPr="00102126">
        <w:rPr>
          <w:sz w:val="18"/>
          <w:szCs w:val="18"/>
        </w:rPr>
        <w:t xml:space="preserve"> </w:t>
      </w:r>
      <w:proofErr w:type="spellStart"/>
      <w:r w:rsidRPr="00102126">
        <w:rPr>
          <w:sz w:val="18"/>
          <w:szCs w:val="18"/>
        </w:rPr>
        <w:t>of</w:t>
      </w:r>
      <w:proofErr w:type="spellEnd"/>
      <w:r w:rsidRPr="00102126">
        <w:rPr>
          <w:sz w:val="18"/>
          <w:szCs w:val="18"/>
        </w:rPr>
        <w:t xml:space="preserve"> </w:t>
      </w:r>
      <w:proofErr w:type="spellStart"/>
      <w:r w:rsidRPr="00102126">
        <w:rPr>
          <w:sz w:val="18"/>
          <w:szCs w:val="18"/>
        </w:rPr>
        <w:t>Transmission</w:t>
      </w:r>
      <w:proofErr w:type="spellEnd"/>
      <w:r w:rsidRPr="00102126">
        <w:rPr>
          <w:sz w:val="18"/>
          <w:szCs w:val="18"/>
        </w:rPr>
        <w:t xml:space="preserve"> </w:t>
      </w:r>
      <w:proofErr w:type="spellStart"/>
      <w:r w:rsidRPr="00102126">
        <w:rPr>
          <w:sz w:val="18"/>
          <w:szCs w:val="18"/>
        </w:rPr>
        <w:t>System</w:t>
      </w:r>
      <w:proofErr w:type="spellEnd"/>
      <w:r w:rsidRPr="00102126">
        <w:rPr>
          <w:sz w:val="18"/>
          <w:szCs w:val="18"/>
        </w:rPr>
        <w:t xml:space="preserve"> </w:t>
      </w:r>
      <w:proofErr w:type="spellStart"/>
      <w:r w:rsidRPr="00102126">
        <w:rPr>
          <w:sz w:val="18"/>
          <w:szCs w:val="18"/>
        </w:rPr>
        <w:t>Operators</w:t>
      </w:r>
      <w:proofErr w:type="spellEnd"/>
      <w:r w:rsidRPr="00102126">
        <w:rPr>
          <w:sz w:val="18"/>
          <w:szCs w:val="18"/>
        </w:rPr>
        <w:t xml:space="preserve"> </w:t>
      </w:r>
      <w:proofErr w:type="spellStart"/>
      <w:r w:rsidRPr="00102126">
        <w:rPr>
          <w:sz w:val="18"/>
          <w:szCs w:val="18"/>
        </w:rPr>
        <w:t>for</w:t>
      </w:r>
      <w:proofErr w:type="spellEnd"/>
      <w:r w:rsidRPr="00102126">
        <w:rPr>
          <w:sz w:val="18"/>
          <w:szCs w:val="18"/>
        </w:rPr>
        <w:t xml:space="preserve"> </w:t>
      </w:r>
      <w:proofErr w:type="spellStart"/>
      <w:r w:rsidRPr="00102126">
        <w:rPr>
          <w:sz w:val="18"/>
          <w:szCs w:val="18"/>
        </w:rPr>
        <w:t>Electricity</w:t>
      </w:r>
      <w:proofErr w:type="spellEnd"/>
      <w:r w:rsidRPr="00102126">
        <w:rPr>
          <w:sz w:val="18"/>
          <w:szCs w:val="18"/>
        </w:rPr>
        <w:t>,</w:t>
      </w:r>
      <w:r w:rsidRPr="00102126">
        <w:rPr>
          <w:b/>
          <w:sz w:val="18"/>
          <w:szCs w:val="18"/>
        </w:rPr>
        <w:t xml:space="preserve"> EU </w:t>
      </w:r>
      <w:r w:rsidRPr="00102126">
        <w:rPr>
          <w:sz w:val="18"/>
          <w:szCs w:val="18"/>
        </w:rPr>
        <w:t xml:space="preserve">– Evropska unija, </w:t>
      </w:r>
      <w:r w:rsidRPr="00102126">
        <w:rPr>
          <w:b/>
          <w:sz w:val="18"/>
          <w:szCs w:val="18"/>
        </w:rPr>
        <w:t xml:space="preserve">EUR </w:t>
      </w:r>
      <w:r w:rsidRPr="00102126">
        <w:rPr>
          <w:sz w:val="18"/>
          <w:szCs w:val="18"/>
        </w:rPr>
        <w:t xml:space="preserve">– evro, </w:t>
      </w:r>
      <w:r w:rsidRPr="00102126">
        <w:rPr>
          <w:b/>
          <w:sz w:val="18"/>
          <w:szCs w:val="18"/>
        </w:rPr>
        <w:t xml:space="preserve">EUROSTAT </w:t>
      </w:r>
      <w:r w:rsidRPr="00102126">
        <w:rPr>
          <w:sz w:val="18"/>
          <w:szCs w:val="18"/>
        </w:rPr>
        <w:t xml:space="preserve">– </w:t>
      </w:r>
      <w:proofErr w:type="spellStart"/>
      <w:r w:rsidRPr="00102126">
        <w:rPr>
          <w:sz w:val="18"/>
          <w:szCs w:val="18"/>
        </w:rPr>
        <w:t>Statistical</w:t>
      </w:r>
      <w:proofErr w:type="spellEnd"/>
      <w:r w:rsidRPr="00102126">
        <w:rPr>
          <w:sz w:val="18"/>
          <w:szCs w:val="18"/>
        </w:rPr>
        <w:t xml:space="preserve"> Office </w:t>
      </w:r>
      <w:proofErr w:type="spellStart"/>
      <w:r w:rsidRPr="00102126">
        <w:rPr>
          <w:sz w:val="18"/>
          <w:szCs w:val="18"/>
        </w:rPr>
        <w:t>of</w:t>
      </w:r>
      <w:proofErr w:type="spellEnd"/>
      <w:r w:rsidRPr="00102126">
        <w:rPr>
          <w:sz w:val="18"/>
          <w:szCs w:val="18"/>
        </w:rPr>
        <w:t xml:space="preserve"> </w:t>
      </w:r>
      <w:proofErr w:type="spellStart"/>
      <w:r w:rsidRPr="00102126">
        <w:rPr>
          <w:sz w:val="18"/>
          <w:szCs w:val="18"/>
        </w:rPr>
        <w:t>the</w:t>
      </w:r>
      <w:proofErr w:type="spellEnd"/>
      <w:r w:rsidRPr="00102126">
        <w:rPr>
          <w:sz w:val="18"/>
          <w:szCs w:val="18"/>
        </w:rPr>
        <w:t xml:space="preserve"> </w:t>
      </w:r>
      <w:proofErr w:type="spellStart"/>
      <w:r w:rsidRPr="00102126">
        <w:rPr>
          <w:sz w:val="18"/>
          <w:szCs w:val="18"/>
        </w:rPr>
        <w:t>European</w:t>
      </w:r>
      <w:proofErr w:type="spellEnd"/>
      <w:r w:rsidRPr="00102126">
        <w:rPr>
          <w:sz w:val="18"/>
          <w:szCs w:val="18"/>
        </w:rPr>
        <w:t xml:space="preserve"> </w:t>
      </w:r>
      <w:proofErr w:type="spellStart"/>
      <w:r w:rsidRPr="00102126">
        <w:rPr>
          <w:sz w:val="18"/>
          <w:szCs w:val="18"/>
        </w:rPr>
        <w:t>Communities</w:t>
      </w:r>
      <w:proofErr w:type="spellEnd"/>
      <w:r w:rsidRPr="00102126">
        <w:rPr>
          <w:sz w:val="18"/>
          <w:szCs w:val="18"/>
        </w:rPr>
        <w:t>,</w:t>
      </w:r>
      <w:r w:rsidRPr="00102126">
        <w:rPr>
          <w:b/>
          <w:sz w:val="18"/>
          <w:szCs w:val="18"/>
        </w:rPr>
        <w:t xml:space="preserve"> FURS </w:t>
      </w:r>
      <w:r w:rsidRPr="00102126">
        <w:rPr>
          <w:sz w:val="18"/>
          <w:szCs w:val="18"/>
        </w:rPr>
        <w:t xml:space="preserve">– Finančna uprava Republike Slovenije, </w:t>
      </w:r>
      <w:r w:rsidRPr="00102126">
        <w:rPr>
          <w:b/>
          <w:sz w:val="18"/>
          <w:szCs w:val="18"/>
        </w:rPr>
        <w:t xml:space="preserve">GFS </w:t>
      </w:r>
      <w:r w:rsidRPr="00102126">
        <w:rPr>
          <w:sz w:val="18"/>
          <w:szCs w:val="18"/>
        </w:rPr>
        <w:t xml:space="preserve">– </w:t>
      </w:r>
      <w:proofErr w:type="spellStart"/>
      <w:r w:rsidRPr="00102126">
        <w:rPr>
          <w:sz w:val="18"/>
          <w:szCs w:val="18"/>
        </w:rPr>
        <w:t>Government</w:t>
      </w:r>
      <w:proofErr w:type="spellEnd"/>
      <w:r w:rsidRPr="00102126">
        <w:rPr>
          <w:sz w:val="18"/>
          <w:szCs w:val="18"/>
        </w:rPr>
        <w:t xml:space="preserve"> Finance </w:t>
      </w:r>
      <w:proofErr w:type="spellStart"/>
      <w:r w:rsidRPr="00102126">
        <w:rPr>
          <w:sz w:val="18"/>
          <w:szCs w:val="18"/>
        </w:rPr>
        <w:t>Statistics</w:t>
      </w:r>
      <w:proofErr w:type="spellEnd"/>
      <w:r w:rsidRPr="00102126">
        <w:rPr>
          <w:sz w:val="18"/>
          <w:szCs w:val="18"/>
        </w:rPr>
        <w:t xml:space="preserve">, </w:t>
      </w:r>
      <w:r w:rsidRPr="00102126">
        <w:rPr>
          <w:rStyle w:val="A0"/>
          <w:b/>
        </w:rPr>
        <w:t xml:space="preserve">GZS </w:t>
      </w:r>
      <w:r w:rsidRPr="00102126">
        <w:rPr>
          <w:rStyle w:val="A0"/>
        </w:rPr>
        <w:t xml:space="preserve">– Gospodarska zbornica Slovenije, </w:t>
      </w:r>
      <w:r w:rsidRPr="00102126">
        <w:rPr>
          <w:b/>
          <w:sz w:val="18"/>
          <w:szCs w:val="18"/>
        </w:rPr>
        <w:t xml:space="preserve">HICP </w:t>
      </w:r>
      <w:r w:rsidRPr="00102126">
        <w:rPr>
          <w:sz w:val="18"/>
          <w:szCs w:val="18"/>
        </w:rPr>
        <w:t xml:space="preserve">– harmonizirani indeks cen življenjskih potrebščin, </w:t>
      </w:r>
      <w:r w:rsidRPr="00102126">
        <w:rPr>
          <w:b/>
          <w:sz w:val="18"/>
          <w:szCs w:val="18"/>
        </w:rPr>
        <w:t>ICŽP</w:t>
      </w:r>
      <w:r w:rsidRPr="00102126">
        <w:rPr>
          <w:sz w:val="18"/>
          <w:szCs w:val="18"/>
        </w:rPr>
        <w:t xml:space="preserve"> – indeks cen življenjskih potrebščin, </w:t>
      </w:r>
      <w:r w:rsidRPr="00102126">
        <w:rPr>
          <w:rStyle w:val="A0"/>
          <w:b/>
        </w:rPr>
        <w:t xml:space="preserve">IER </w:t>
      </w:r>
      <w:r w:rsidRPr="00102126">
        <w:rPr>
          <w:rStyle w:val="A0"/>
        </w:rPr>
        <w:t>– Inštitut za ekonomska raziskovanja,</w:t>
      </w:r>
      <w:r w:rsidRPr="00102126">
        <w:rPr>
          <w:sz w:val="18"/>
          <w:szCs w:val="18"/>
        </w:rPr>
        <w:t xml:space="preserve"> </w:t>
      </w:r>
      <w:r w:rsidRPr="00102126">
        <w:rPr>
          <w:b/>
          <w:sz w:val="18"/>
          <w:szCs w:val="18"/>
        </w:rPr>
        <w:t xml:space="preserve">IMF </w:t>
      </w:r>
      <w:r w:rsidRPr="00102126">
        <w:rPr>
          <w:sz w:val="18"/>
          <w:szCs w:val="18"/>
        </w:rPr>
        <w:t xml:space="preserve">– </w:t>
      </w:r>
      <w:proofErr w:type="spellStart"/>
      <w:r w:rsidRPr="00102126">
        <w:rPr>
          <w:sz w:val="18"/>
          <w:szCs w:val="18"/>
        </w:rPr>
        <w:t>International</w:t>
      </w:r>
      <w:proofErr w:type="spellEnd"/>
      <w:r w:rsidRPr="00102126">
        <w:rPr>
          <w:sz w:val="18"/>
          <w:szCs w:val="18"/>
        </w:rPr>
        <w:t xml:space="preserve"> </w:t>
      </w:r>
      <w:proofErr w:type="spellStart"/>
      <w:r w:rsidRPr="00102126">
        <w:rPr>
          <w:sz w:val="18"/>
          <w:szCs w:val="18"/>
        </w:rPr>
        <w:t>Monetary</w:t>
      </w:r>
      <w:proofErr w:type="spellEnd"/>
      <w:r w:rsidRPr="00102126">
        <w:rPr>
          <w:sz w:val="18"/>
          <w:szCs w:val="18"/>
        </w:rPr>
        <w:t xml:space="preserve"> Fund, </w:t>
      </w:r>
      <w:r w:rsidRPr="00102126">
        <w:rPr>
          <w:rStyle w:val="A0"/>
          <w:b/>
        </w:rPr>
        <w:t xml:space="preserve">MDS </w:t>
      </w:r>
      <w:r w:rsidRPr="00102126">
        <w:rPr>
          <w:rStyle w:val="A0"/>
        </w:rPr>
        <w:t xml:space="preserve">– Mednarodni denarni sklad, </w:t>
      </w:r>
      <w:r w:rsidRPr="00102126">
        <w:rPr>
          <w:rStyle w:val="A0"/>
          <w:b/>
        </w:rPr>
        <w:t xml:space="preserve">MF </w:t>
      </w:r>
      <w:r w:rsidRPr="00102126">
        <w:rPr>
          <w:rStyle w:val="A0"/>
          <w:i/>
        </w:rPr>
        <w:t xml:space="preserve">– </w:t>
      </w:r>
      <w:r w:rsidRPr="00102126">
        <w:rPr>
          <w:rStyle w:val="A0"/>
        </w:rPr>
        <w:t xml:space="preserve">Ministrstvo za finance, </w:t>
      </w:r>
      <w:r w:rsidRPr="00102126">
        <w:rPr>
          <w:b/>
          <w:sz w:val="18"/>
          <w:szCs w:val="18"/>
        </w:rPr>
        <w:t xml:space="preserve">OECD </w:t>
      </w:r>
      <w:r w:rsidRPr="00102126">
        <w:rPr>
          <w:sz w:val="18"/>
          <w:szCs w:val="18"/>
        </w:rPr>
        <w:t xml:space="preserve">– </w:t>
      </w:r>
      <w:proofErr w:type="spellStart"/>
      <w:r w:rsidRPr="00102126">
        <w:rPr>
          <w:sz w:val="18"/>
          <w:szCs w:val="18"/>
        </w:rPr>
        <w:t>Organization</w:t>
      </w:r>
      <w:proofErr w:type="spellEnd"/>
      <w:r w:rsidRPr="00102126">
        <w:rPr>
          <w:sz w:val="18"/>
          <w:szCs w:val="18"/>
        </w:rPr>
        <w:t xml:space="preserve"> </w:t>
      </w:r>
      <w:proofErr w:type="spellStart"/>
      <w:r w:rsidRPr="00102126">
        <w:rPr>
          <w:sz w:val="18"/>
          <w:szCs w:val="18"/>
        </w:rPr>
        <w:t>for</w:t>
      </w:r>
      <w:proofErr w:type="spellEnd"/>
      <w:r w:rsidRPr="00102126">
        <w:rPr>
          <w:sz w:val="18"/>
          <w:szCs w:val="18"/>
        </w:rPr>
        <w:t xml:space="preserve"> </w:t>
      </w:r>
      <w:proofErr w:type="spellStart"/>
      <w:r w:rsidRPr="00102126">
        <w:rPr>
          <w:sz w:val="18"/>
          <w:szCs w:val="18"/>
        </w:rPr>
        <w:t>Economic</w:t>
      </w:r>
      <w:proofErr w:type="spellEnd"/>
      <w:r w:rsidRPr="00102126">
        <w:rPr>
          <w:sz w:val="18"/>
          <w:szCs w:val="18"/>
        </w:rPr>
        <w:t xml:space="preserve"> Co-</w:t>
      </w:r>
      <w:proofErr w:type="spellStart"/>
      <w:r w:rsidRPr="00102126">
        <w:rPr>
          <w:sz w:val="18"/>
          <w:szCs w:val="18"/>
        </w:rPr>
        <w:t>operation</w:t>
      </w:r>
      <w:proofErr w:type="spellEnd"/>
      <w:r w:rsidRPr="00102126">
        <w:rPr>
          <w:sz w:val="18"/>
          <w:szCs w:val="18"/>
        </w:rPr>
        <w:t xml:space="preserve"> </w:t>
      </w:r>
      <w:proofErr w:type="spellStart"/>
      <w:r w:rsidRPr="00102126">
        <w:rPr>
          <w:sz w:val="18"/>
          <w:szCs w:val="18"/>
        </w:rPr>
        <w:t>and</w:t>
      </w:r>
      <w:proofErr w:type="spellEnd"/>
      <w:r w:rsidRPr="00102126">
        <w:rPr>
          <w:sz w:val="18"/>
          <w:szCs w:val="18"/>
        </w:rPr>
        <w:t xml:space="preserve"> </w:t>
      </w:r>
      <w:proofErr w:type="spellStart"/>
      <w:r w:rsidRPr="00102126">
        <w:rPr>
          <w:sz w:val="18"/>
          <w:szCs w:val="18"/>
        </w:rPr>
        <w:t>Development</w:t>
      </w:r>
      <w:proofErr w:type="spellEnd"/>
      <w:r w:rsidRPr="00102126">
        <w:rPr>
          <w:sz w:val="18"/>
          <w:szCs w:val="18"/>
        </w:rPr>
        <w:t xml:space="preserve">, </w:t>
      </w:r>
      <w:r w:rsidRPr="00102126">
        <w:rPr>
          <w:b/>
          <w:sz w:val="18"/>
          <w:szCs w:val="18"/>
        </w:rPr>
        <w:t xml:space="preserve">PPS </w:t>
      </w:r>
      <w:r w:rsidRPr="00102126">
        <w:rPr>
          <w:i/>
          <w:sz w:val="18"/>
          <w:szCs w:val="18"/>
        </w:rPr>
        <w:t xml:space="preserve">– </w:t>
      </w:r>
      <w:proofErr w:type="spellStart"/>
      <w:r w:rsidRPr="00102126">
        <w:rPr>
          <w:sz w:val="18"/>
          <w:szCs w:val="18"/>
        </w:rPr>
        <w:t>Purchasing</w:t>
      </w:r>
      <w:proofErr w:type="spellEnd"/>
      <w:r w:rsidRPr="00102126">
        <w:rPr>
          <w:sz w:val="18"/>
          <w:szCs w:val="18"/>
        </w:rPr>
        <w:t xml:space="preserve"> </w:t>
      </w:r>
      <w:proofErr w:type="spellStart"/>
      <w:r w:rsidRPr="00102126">
        <w:rPr>
          <w:sz w:val="18"/>
          <w:szCs w:val="18"/>
        </w:rPr>
        <w:t>Power</w:t>
      </w:r>
      <w:proofErr w:type="spellEnd"/>
      <w:r w:rsidRPr="00102126">
        <w:rPr>
          <w:sz w:val="18"/>
          <w:szCs w:val="18"/>
        </w:rPr>
        <w:t xml:space="preserve"> Standard, </w:t>
      </w:r>
      <w:r w:rsidRPr="00102126">
        <w:rPr>
          <w:b/>
          <w:sz w:val="18"/>
          <w:szCs w:val="18"/>
        </w:rPr>
        <w:t xml:space="preserve">SURS </w:t>
      </w:r>
      <w:r w:rsidRPr="00102126">
        <w:rPr>
          <w:i/>
          <w:sz w:val="18"/>
          <w:szCs w:val="18"/>
        </w:rPr>
        <w:t xml:space="preserve">– </w:t>
      </w:r>
      <w:r w:rsidRPr="00102126">
        <w:rPr>
          <w:sz w:val="18"/>
          <w:szCs w:val="18"/>
        </w:rPr>
        <w:t xml:space="preserve">Statistični urad RS, </w:t>
      </w:r>
      <w:r w:rsidRPr="00102126">
        <w:rPr>
          <w:rStyle w:val="A0"/>
          <w:b/>
        </w:rPr>
        <w:t>TR</w:t>
      </w:r>
      <w:r w:rsidRPr="00102126">
        <w:rPr>
          <w:rStyle w:val="A0"/>
        </w:rPr>
        <w:t xml:space="preserve"> – tekoči račun, </w:t>
      </w:r>
      <w:r w:rsidRPr="00102126">
        <w:rPr>
          <w:b/>
          <w:sz w:val="18"/>
          <w:szCs w:val="18"/>
        </w:rPr>
        <w:t xml:space="preserve">USD </w:t>
      </w:r>
      <w:r w:rsidRPr="00102126">
        <w:rPr>
          <w:sz w:val="18"/>
          <w:szCs w:val="18"/>
        </w:rPr>
        <w:t xml:space="preserve">– ameriški dolar, </w:t>
      </w:r>
      <w:r w:rsidRPr="00102126">
        <w:rPr>
          <w:b/>
          <w:sz w:val="18"/>
          <w:szCs w:val="18"/>
        </w:rPr>
        <w:t xml:space="preserve">UMAR </w:t>
      </w:r>
      <w:r w:rsidRPr="00102126">
        <w:rPr>
          <w:sz w:val="18"/>
          <w:szCs w:val="18"/>
        </w:rPr>
        <w:t xml:space="preserve">– Urad RS za makroekonomske analize in razvoj, </w:t>
      </w:r>
      <w:r w:rsidRPr="00102126">
        <w:rPr>
          <w:b/>
          <w:sz w:val="18"/>
          <w:szCs w:val="18"/>
        </w:rPr>
        <w:t xml:space="preserve">WIIW </w:t>
      </w:r>
      <w:r w:rsidRPr="00102126">
        <w:rPr>
          <w:sz w:val="18"/>
          <w:szCs w:val="18"/>
        </w:rPr>
        <w:t xml:space="preserve">– </w:t>
      </w:r>
      <w:proofErr w:type="spellStart"/>
      <w:r w:rsidRPr="00102126">
        <w:rPr>
          <w:sz w:val="18"/>
          <w:szCs w:val="18"/>
        </w:rPr>
        <w:t>Wiener</w:t>
      </w:r>
      <w:proofErr w:type="spellEnd"/>
      <w:r w:rsidRPr="00102126">
        <w:rPr>
          <w:sz w:val="18"/>
          <w:szCs w:val="18"/>
        </w:rPr>
        <w:t xml:space="preserve"> Institut </w:t>
      </w:r>
      <w:proofErr w:type="spellStart"/>
      <w:r w:rsidRPr="00102126">
        <w:rPr>
          <w:sz w:val="18"/>
          <w:szCs w:val="18"/>
        </w:rPr>
        <w:t>fuer</w:t>
      </w:r>
      <w:proofErr w:type="spellEnd"/>
      <w:r w:rsidRPr="00102126">
        <w:rPr>
          <w:sz w:val="18"/>
          <w:szCs w:val="18"/>
        </w:rPr>
        <w:t xml:space="preserve"> </w:t>
      </w:r>
      <w:proofErr w:type="spellStart"/>
      <w:r w:rsidRPr="00102126">
        <w:rPr>
          <w:sz w:val="18"/>
          <w:szCs w:val="18"/>
        </w:rPr>
        <w:t>Internationale</w:t>
      </w:r>
      <w:proofErr w:type="spellEnd"/>
      <w:r w:rsidRPr="00102126">
        <w:rPr>
          <w:sz w:val="18"/>
          <w:szCs w:val="18"/>
        </w:rPr>
        <w:t xml:space="preserve"> </w:t>
      </w:r>
      <w:proofErr w:type="spellStart"/>
      <w:r w:rsidRPr="00102126">
        <w:rPr>
          <w:sz w:val="18"/>
          <w:szCs w:val="18"/>
        </w:rPr>
        <w:t>Wirtschaftsvergleiche</w:t>
      </w:r>
      <w:proofErr w:type="spellEnd"/>
      <w:r w:rsidRPr="00102126">
        <w:rPr>
          <w:sz w:val="18"/>
          <w:szCs w:val="18"/>
        </w:rPr>
        <w:t xml:space="preserve">, </w:t>
      </w:r>
      <w:r w:rsidRPr="00102126">
        <w:rPr>
          <w:b/>
          <w:sz w:val="18"/>
          <w:szCs w:val="18"/>
        </w:rPr>
        <w:t xml:space="preserve">ZDA </w:t>
      </w:r>
      <w:r w:rsidRPr="00102126">
        <w:rPr>
          <w:sz w:val="18"/>
          <w:szCs w:val="18"/>
        </w:rPr>
        <w:t xml:space="preserve">– Združene države Amerike, </w:t>
      </w:r>
      <w:r w:rsidRPr="00102126">
        <w:rPr>
          <w:b/>
          <w:sz w:val="18"/>
          <w:szCs w:val="18"/>
        </w:rPr>
        <w:t>ZK</w:t>
      </w:r>
      <w:r w:rsidRPr="00102126">
        <w:rPr>
          <w:sz w:val="18"/>
          <w:szCs w:val="18"/>
        </w:rPr>
        <w:t xml:space="preserve"> – Združeno kraljestvo, </w:t>
      </w:r>
      <w:r w:rsidRPr="00102126">
        <w:rPr>
          <w:rStyle w:val="A0"/>
          <w:b/>
        </w:rPr>
        <w:t xml:space="preserve">ZRSZ </w:t>
      </w:r>
      <w:r w:rsidRPr="00102126">
        <w:rPr>
          <w:rStyle w:val="A0"/>
        </w:rPr>
        <w:t>– Zavod RS za zaposlovanje.</w:t>
      </w:r>
    </w:p>
    <w:p w14:paraId="3EAD1BAD" w14:textId="77777777" w:rsidR="00591356" w:rsidRPr="00767446" w:rsidRDefault="00591356" w:rsidP="00591356">
      <w:pPr>
        <w:pStyle w:val="BesediloNAPOVED"/>
        <w:rPr>
          <w:sz w:val="18"/>
          <w:szCs w:val="18"/>
        </w:rPr>
      </w:pPr>
    </w:p>
    <w:p w14:paraId="120B9BE9" w14:textId="77777777" w:rsidR="00591356" w:rsidRPr="00767446" w:rsidRDefault="00591356" w:rsidP="00591356">
      <w:pPr>
        <w:pStyle w:val="BesediloNAPOVED"/>
      </w:pPr>
    </w:p>
    <w:bookmarkEnd w:id="0"/>
    <w:bookmarkEnd w:id="1"/>
    <w:bookmarkEnd w:id="2"/>
    <w:bookmarkEnd w:id="9"/>
    <w:p w14:paraId="6268E7E0" w14:textId="77777777" w:rsidR="00591356" w:rsidRPr="00767446" w:rsidRDefault="00591356" w:rsidP="00591356">
      <w:pPr>
        <w:pStyle w:val="BesediloNAPOVED"/>
      </w:pPr>
    </w:p>
    <w:p w14:paraId="411C4569" w14:textId="561F6D13" w:rsidR="00457ACD" w:rsidRPr="00260B5E" w:rsidRDefault="00457ACD" w:rsidP="00591356"/>
    <w:sectPr w:rsidR="00457ACD" w:rsidRPr="00260B5E" w:rsidSect="003677EB">
      <w:headerReference w:type="default" r:id="rId68"/>
      <w:footerReference w:type="default" r:id="rId69"/>
      <w:pgSz w:w="11906" w:h="16838"/>
      <w:pgMar w:top="1701" w:right="1418" w:bottom="1134" w:left="1418" w:header="567" w:footer="1134" w:gutter="0"/>
      <w:pgNumType w:start="1"/>
      <w:cols w:space="708"/>
      <w:docGrid w:linePitch="360"/>
    </w:sectPr>
  </w:body>
</w:document>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30100195" w16cex:dateUtc="2021-09-08T14:05:00Z"/>
  <w16cex:commentExtensible w16cex:durableId="16E5D79F" w16cex:dateUtc="2021-09-08T14:21:00Z"/>
  <w16cex:commentExtensible w16cex:durableId="5025B532" w16cex:dateUtc="2021-09-08T14:19:00Z"/>
  <w16cex:commentExtensible w16cex:durableId="7DF1BDF1" w16cex:dateUtc="2021-09-08T14:27:00Z"/>
  <w16cex:commentExtensible w16cex:durableId="3DE0E5F7" w16cex:dateUtc="2021-09-08T14:11:00Z"/>
  <w16cex:commentExtensible w16cex:durableId="2629B8A5" w16cex:dateUtc="2021-09-08T13:58:00Z"/>
  <w16cex:commentExtensible w16cex:durableId="2810DDC1" w16cex:dateUtc="2021-09-08T14:25:00Z"/>
  <w16cex:commentExtensible w16cex:durableId="67DDADB4" w16cex:dateUtc="2021-09-08T14:40:00Z"/>
  <w16cex:commentExtensible w16cex:durableId="2A656950" w16cex:dateUtc="2021-09-08T13:44:00Z"/>
  <w16cex:commentExtensible w16cex:durableId="2A175D7C" w16cex:dateUtc="2021-09-08T14:09:00Z"/>
  <w16cex:commentExtensible w16cex:durableId="235119CA" w16cex:dateUtc="2021-09-08T14:30:00Z"/>
  <w16cex:commentExtensible w16cex:durableId="24E357AD" w16cex:dateUtc="2021-09-08T13:06:00Z"/>
  <w16cex:commentExtensible w16cex:durableId="17393238" w16cex:dateUtc="2021-09-08T16:16:00Z"/>
  <w16cex:commentExtensible w16cex:durableId="24E358DE" w16cex:dateUtc="2021-09-08T13:08:00Z"/>
  <w16cex:commentExtensible w16cex:durableId="71477AA1" w16cex:dateUtc="2021-09-08T14:31:00Z"/>
  <w16cex:commentExtensible w16cex:durableId="619214B9" w16cex:dateUtc="2021-09-08T20:58:00Z"/>
  <w16cex:commentExtensible w16cex:durableId="0976D73E" w16cex:dateUtc="2021-09-08T14:32:00Z"/>
  <w16cex:commentExtensible w16cex:durableId="06522D00" w16cex:dateUtc="2021-09-08T16:15:00Z"/>
  <w16cex:commentExtensible w16cex:durableId="24E35C73" w16cex:dateUtc="2021-09-08T13:13:00Z"/>
  <w16cex:commentExtensible w16cex:durableId="24E35D52" w16cex:dateUtc="2021-09-08T13:14:00Z"/>
  <w16cex:commentExtensible w16cex:durableId="24E205DD" w16cex:dateUtc="2021-09-07T13:38:00Z"/>
  <w16cex:commentExtensible w16cex:durableId="2BCF4134" w16cex:dateUtc="2021-09-08T21:00:00Z"/>
  <w16cex:commentExtensible w16cex:durableId="24E1F98C" w16cex:dateUtc="2021-09-07T12:45:00Z"/>
  <w16cex:commentExtensible w16cex:durableId="040DCB00" w16cex:dateUtc="2021-09-08T21:00:00Z"/>
  <w16cex:commentExtensible w16cex:durableId="24E1FA1C" w16cex:dateUtc="2021-09-07T12:47:00Z"/>
  <w16cex:commentExtensible w16cex:durableId="5AF51B4A" w16cex:dateUtc="2021-09-08T12:27:00Z"/>
  <w16cex:commentExtensible w16cex:durableId="4A377B9D" w16cex:dateUtc="2021-09-08T13:47:00Z"/>
  <w16cex:commentExtensible w16cex:durableId="2074A27B" w16cex:dateUtc="2021-09-08T13:49:00Z"/>
  <w16cex:commentExtensible w16cex:durableId="77883987" w16cex:dateUtc="2021-09-08T16:13:00Z"/>
  <w16cex:commentExtensible w16cex:durableId="5A1D7D8E" w16cex:dateUtc="2021-09-09T06:50:00Z"/>
  <w16cex:commentExtensible w16cex:durableId="518A23D6" w16cex:dateUtc="2021-09-08T14:37:00Z"/>
  <w16cex:commentExtensible w16cex:durableId="24E3690D" w16cex:dateUtc="2021-09-08T13:39:00Z"/>
  <w16cex:commentExtensible w16cex:durableId="010E6910" w16cex:dateUtc="2021-09-08T14:22:00Z"/>
  <w16cex:commentExtensible w16cex:durableId="097EF5D3" w16cex:dateUtc="2021-09-09T12:18:00Z"/>
  <w16cex:commentExtensible w16cex:durableId="32C98784" w16cex:dateUtc="2021-09-09T12:17:00Z"/>
  <w16cex:commentExtensible w16cex:durableId="7035EFD6" w16cex:dateUtc="2021-09-09T12:11:00Z"/>
  <w16cex:commentExtensible w16cex:durableId="24E4550A" w16cex:dateUtc="2021-09-09T07:40:00Z"/>
  <w16cex:commentExtensible w16cex:durableId="0435E08A" w16cex:dateUtc="2021-09-09T07:07:00Z"/>
  <w16cex:commentExtensible w16cex:durableId="59B4F2B3" w16cex:dateUtc="2021-09-08T14:45:00Z"/>
  <w16cex:commentExtensible w16cex:durableId="2708DE71" w16cex:dateUtc="2021-09-08T14:45:00Z"/>
  <w16cex:commentExtensible w16cex:durableId="24E36FA4" w16cex:dateUtc="2021-09-08T13:52:00Z"/>
  <w16cex:commentExtensible w16cex:durableId="24E3702B" w16cex:dateUtc="2021-09-08T13:53:00Z"/>
  <w16cex:commentExtensible w16cex:durableId="24E37D3E" w16cex:dateUtc="2021-09-08T14:18:00Z"/>
  <w16cex:commentExtensible w16cex:durableId="4EE97E0F" w16cex:dateUtc="2021-09-08T14:56:00Z"/>
  <w16cex:commentExtensible w16cex:durableId="24E378E1" w16cex:dateUtc="2021-09-08T14:13:00Z"/>
  <w16cex:commentExtensible w16cex:durableId="4318F400" w16cex:dateUtc="2021-09-09T12:34:00Z"/>
  <w16cex:commentExtensible w16cex:durableId="6108CA34" w16cex:dateUtc="2021-09-08T15:14:00Z"/>
  <w16cex:commentExtensible w16cex:durableId="7D633393" w16cex:dateUtc="2021-09-08T15:13:00Z"/>
  <w16cex:commentExtensible w16cex:durableId="24E208CC" w16cex:dateUtc="2021-09-07T13:50:00Z"/>
  <w16cex:commentExtensible w16cex:durableId="24E44FDE" w16cex:dateUtc="2021-09-09T07:07:00Z"/>
  <w16cex:commentExtensible w16cex:durableId="360F9E75" w16cex:dateUtc="2021-09-09T07:15:00Z"/>
  <w16cex:commentExtensible w16cex:durableId="26FFBBBD" w16cex:dateUtc="2021-09-09T07:17:00Z"/>
  <w16cex:commentExtensible w16cex:durableId="19B7E2C0" w16cex:dateUtc="2021-09-10T06:05:39.181Z"/>
  <w16cex:commentExtensible w16cex:durableId="699E470C" w16cex:dateUtc="2021-09-10T07:22:14.78Z"/>
  <w16cex:commentExtensible w16cex:durableId="476190DD" w16cex:dateUtc="2021-09-10T07:50:31.797Z"/>
  <w16cex:commentExtensible w16cex:durableId="61A380EE" w16cex:dateUtc="2021-09-10T07:52:06.365Z"/>
  <w16cex:commentExtensible w16cex:durableId="7F06EF35" w16cex:dateUtc="2021-09-10T08:05:36.259Z"/>
  <w16cex:commentExtensible w16cex:durableId="72185EBD" w16cex:dateUtc="2021-09-10T08:11:11.044Z"/>
  <w16cex:commentExtensible w16cex:durableId="13FBA5C1" w16cex:dateUtc="2021-09-10T08:13:51.983Z"/>
  <w16cex:commentExtensible w16cex:durableId="65A73AF3" w16cex:dateUtc="2021-09-10T08:19:17.336Z"/>
  <w16cex:commentExtensible w16cex:durableId="4219EADA" w16cex:dateUtc="2021-09-10T08:30:11.855Z"/>
  <w16cex:commentExtensible w16cex:durableId="25B4E2D7" w16cex:dateUtc="2021-09-10T08:37:11.368Z"/>
  <w16cex:commentExtensible w16cex:durableId="3773256D" w16cex:dateUtc="2021-09-10T08:38:27.65Z"/>
  <w16cex:commentExtensible w16cex:durableId="1C75F281" w16cex:dateUtc="2021-09-10T08:43:41.556Z"/>
  <w16cex:commentExtensible w16cex:durableId="62310DED" w16cex:dateUtc="2021-09-10T08:47:34.37Z"/>
  <w16cex:commentExtensible w16cex:durableId="45EC8AAD" w16cex:dateUtc="2021-09-10T09:03:21.277Z"/>
  <w16cex:commentExtensible w16cex:durableId="4A39BCF5" w16cex:dateUtc="2021-09-10T09:25:43.412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6F888A" w14:textId="77777777" w:rsidR="00EF5A85" w:rsidRDefault="00EF5A85" w:rsidP="009E1648">
      <w:r>
        <w:separator/>
      </w:r>
    </w:p>
    <w:p w14:paraId="1AD5EBEE" w14:textId="77777777" w:rsidR="00EF5A85" w:rsidRDefault="00EF5A85" w:rsidP="009E1648"/>
    <w:p w14:paraId="1BC8BC1D" w14:textId="77777777" w:rsidR="00EF5A85" w:rsidRDefault="00EF5A85" w:rsidP="009E1648"/>
    <w:p w14:paraId="7EE57647" w14:textId="77777777" w:rsidR="00EF5A85" w:rsidRDefault="00EF5A85" w:rsidP="009E1648"/>
    <w:p w14:paraId="43F78884" w14:textId="77777777" w:rsidR="00EF5A85" w:rsidRDefault="00EF5A85" w:rsidP="009E1648"/>
    <w:p w14:paraId="0A3CFA36" w14:textId="77777777" w:rsidR="00EF5A85" w:rsidRDefault="00EF5A85" w:rsidP="009E1648"/>
    <w:p w14:paraId="60579D51" w14:textId="77777777" w:rsidR="00EF5A85" w:rsidRDefault="00EF5A85" w:rsidP="009E1648"/>
    <w:p w14:paraId="1C3B1301" w14:textId="77777777" w:rsidR="00EF5A85" w:rsidRDefault="00EF5A85" w:rsidP="009E1648"/>
    <w:p w14:paraId="2154DA64" w14:textId="77777777" w:rsidR="00EF5A85" w:rsidRDefault="00EF5A85"/>
    <w:p w14:paraId="4F4AFDAD" w14:textId="77777777" w:rsidR="00EF5A85" w:rsidRDefault="00EF5A85"/>
    <w:p w14:paraId="0AF2BD67" w14:textId="77777777" w:rsidR="00EF5A85" w:rsidRDefault="00EF5A85" w:rsidP="00A540FA"/>
    <w:p w14:paraId="1D58CCF2" w14:textId="77777777" w:rsidR="00EF5A85" w:rsidRDefault="00EF5A85" w:rsidP="00A540FA"/>
    <w:p w14:paraId="72BB200D" w14:textId="77777777" w:rsidR="00EF5A85" w:rsidRDefault="00EF5A85" w:rsidP="00A540FA"/>
    <w:p w14:paraId="0FC97F26" w14:textId="77777777" w:rsidR="00EF5A85" w:rsidRDefault="00EF5A85" w:rsidP="00A540FA"/>
    <w:p w14:paraId="401F81FD" w14:textId="77777777" w:rsidR="00EF5A85" w:rsidRDefault="00EF5A85" w:rsidP="00A540FA"/>
    <w:p w14:paraId="13CA8EB2" w14:textId="77777777" w:rsidR="00EF5A85" w:rsidRDefault="00EF5A85"/>
  </w:endnote>
  <w:endnote w:type="continuationSeparator" w:id="0">
    <w:p w14:paraId="5790D3F9" w14:textId="77777777" w:rsidR="00EF5A85" w:rsidRDefault="00EF5A85" w:rsidP="009E1648">
      <w:r>
        <w:continuationSeparator/>
      </w:r>
    </w:p>
    <w:p w14:paraId="6A20DE7B" w14:textId="77777777" w:rsidR="00EF5A85" w:rsidRDefault="00EF5A85" w:rsidP="009E1648"/>
    <w:p w14:paraId="0A040B86" w14:textId="77777777" w:rsidR="00EF5A85" w:rsidRDefault="00EF5A85" w:rsidP="009E1648"/>
    <w:p w14:paraId="583ACA4D" w14:textId="77777777" w:rsidR="00EF5A85" w:rsidRDefault="00EF5A85" w:rsidP="009E1648"/>
    <w:p w14:paraId="626FD5C5" w14:textId="77777777" w:rsidR="00EF5A85" w:rsidRDefault="00EF5A85" w:rsidP="009E1648"/>
    <w:p w14:paraId="7768D2AF" w14:textId="77777777" w:rsidR="00EF5A85" w:rsidRDefault="00EF5A85" w:rsidP="009E1648"/>
    <w:p w14:paraId="0B6787E7" w14:textId="77777777" w:rsidR="00EF5A85" w:rsidRDefault="00EF5A85" w:rsidP="009E1648"/>
    <w:p w14:paraId="1DD55401" w14:textId="77777777" w:rsidR="00EF5A85" w:rsidRDefault="00EF5A85" w:rsidP="009E1648"/>
    <w:p w14:paraId="1C046EDA" w14:textId="77777777" w:rsidR="00EF5A85" w:rsidRDefault="00EF5A85"/>
    <w:p w14:paraId="711D556B" w14:textId="77777777" w:rsidR="00EF5A85" w:rsidRDefault="00EF5A85"/>
    <w:p w14:paraId="0D62DADE" w14:textId="77777777" w:rsidR="00EF5A85" w:rsidRDefault="00EF5A85" w:rsidP="00A540FA"/>
    <w:p w14:paraId="247326D4" w14:textId="77777777" w:rsidR="00EF5A85" w:rsidRDefault="00EF5A85" w:rsidP="00A540FA"/>
    <w:p w14:paraId="70A564FC" w14:textId="77777777" w:rsidR="00EF5A85" w:rsidRDefault="00EF5A85" w:rsidP="00A540FA"/>
    <w:p w14:paraId="14200CD0" w14:textId="77777777" w:rsidR="00EF5A85" w:rsidRDefault="00EF5A85" w:rsidP="00A540FA"/>
    <w:p w14:paraId="2C984561" w14:textId="77777777" w:rsidR="00EF5A85" w:rsidRDefault="00EF5A85" w:rsidP="00A540FA"/>
    <w:p w14:paraId="68AA6E75" w14:textId="77777777" w:rsidR="00EF5A85" w:rsidRDefault="00EF5A85"/>
  </w:endnote>
  <w:endnote w:type="continuationNotice" w:id="1">
    <w:p w14:paraId="0BA76EC8" w14:textId="77777777" w:rsidR="00EF5A85" w:rsidRDefault="00EF5A8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Myriad Pro">
    <w:altName w:val="Segoe UI"/>
    <w:panose1 w:val="020B0503030403020204"/>
    <w:charset w:val="00"/>
    <w:family w:val="swiss"/>
    <w:notTrueType/>
    <w:pitch w:val="variable"/>
    <w:sig w:usb0="A00002AF" w:usb1="5000204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Helv">
    <w:panose1 w:val="020B060402020203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Layout w:type="fixed"/>
      <w:tblLook w:val="06A0" w:firstRow="1" w:lastRow="0" w:firstColumn="1" w:lastColumn="0" w:noHBand="1" w:noVBand="1"/>
    </w:tblPr>
    <w:tblGrid>
      <w:gridCol w:w="3020"/>
      <w:gridCol w:w="3020"/>
      <w:gridCol w:w="3020"/>
    </w:tblGrid>
    <w:tr w:rsidR="00EF5A85" w14:paraId="7294C7DA" w14:textId="77777777" w:rsidTr="00C34DFA">
      <w:tc>
        <w:tcPr>
          <w:tcW w:w="3020" w:type="dxa"/>
        </w:tcPr>
        <w:p w14:paraId="5C377AAC" w14:textId="04D8E655" w:rsidR="00EF5A85" w:rsidRDefault="00EF5A85" w:rsidP="00C34DFA"/>
      </w:tc>
      <w:tc>
        <w:tcPr>
          <w:tcW w:w="3020" w:type="dxa"/>
        </w:tcPr>
        <w:p w14:paraId="4C831154" w14:textId="0447A256" w:rsidR="00EF5A85" w:rsidRDefault="00EF5A85" w:rsidP="00C34DFA"/>
      </w:tc>
      <w:tc>
        <w:tcPr>
          <w:tcW w:w="3020" w:type="dxa"/>
        </w:tcPr>
        <w:p w14:paraId="2353F34A" w14:textId="34978128" w:rsidR="00EF5A85" w:rsidRDefault="00EF5A85" w:rsidP="00C34DFA"/>
      </w:tc>
    </w:tr>
  </w:tbl>
  <w:p w14:paraId="44E16B36" w14:textId="3CBF8E26" w:rsidR="00EF5A85" w:rsidRDefault="00EF5A85" w:rsidP="00547F7F">
    <w:pPr>
      <w:pStyle w:val="Footer"/>
      <w:framePr w:wrap="aroun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20"/>
      <w:gridCol w:w="3020"/>
      <w:gridCol w:w="3020"/>
    </w:tblGrid>
    <w:tr w:rsidR="00EF5A85" w14:paraId="18AECA76" w14:textId="77777777" w:rsidTr="001027F9">
      <w:tc>
        <w:tcPr>
          <w:tcW w:w="3020" w:type="dxa"/>
        </w:tcPr>
        <w:p w14:paraId="18CDCB3D" w14:textId="6E3710DC" w:rsidR="00EF5A85" w:rsidRDefault="00EF5A85" w:rsidP="001027F9">
          <w:pPr>
            <w:pStyle w:val="Header"/>
            <w:ind w:left="-115"/>
            <w:jc w:val="left"/>
          </w:pPr>
        </w:p>
      </w:tc>
      <w:tc>
        <w:tcPr>
          <w:tcW w:w="3020" w:type="dxa"/>
        </w:tcPr>
        <w:p w14:paraId="30F01620" w14:textId="2D4A789A" w:rsidR="00EF5A85" w:rsidRDefault="00EF5A85" w:rsidP="001027F9">
          <w:pPr>
            <w:pStyle w:val="Header"/>
            <w:jc w:val="center"/>
          </w:pPr>
        </w:p>
      </w:tc>
      <w:tc>
        <w:tcPr>
          <w:tcW w:w="3020" w:type="dxa"/>
        </w:tcPr>
        <w:p w14:paraId="408212BC" w14:textId="05F3FCEB" w:rsidR="00EF5A85" w:rsidRDefault="00EF5A85" w:rsidP="001027F9">
          <w:pPr>
            <w:pStyle w:val="Header"/>
            <w:ind w:right="-115"/>
            <w:jc w:val="right"/>
          </w:pPr>
        </w:p>
      </w:tc>
    </w:tr>
  </w:tbl>
  <w:p w14:paraId="2E4F3F19" w14:textId="248D615C" w:rsidR="00EF5A85" w:rsidRDefault="00EF5A85" w:rsidP="00547F7F">
    <w:pPr>
      <w:pStyle w:val="Footer"/>
      <w:framePr w:wrap="aroun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E2E844" w14:textId="77777777" w:rsidR="00EF5A85" w:rsidRPr="009B56EE" w:rsidRDefault="00EF5A85" w:rsidP="00F534DD">
      <w:pPr>
        <w:pStyle w:val="BesediloNAPOVED"/>
        <w:spacing w:line="240" w:lineRule="auto"/>
      </w:pPr>
      <w:r w:rsidRPr="009B56EE">
        <w:separator/>
      </w:r>
    </w:p>
  </w:footnote>
  <w:footnote w:type="continuationSeparator" w:id="0">
    <w:p w14:paraId="59CA726D" w14:textId="77777777" w:rsidR="00EF5A85" w:rsidRDefault="00EF5A85">
      <w:r>
        <w:separator/>
      </w:r>
    </w:p>
  </w:footnote>
  <w:footnote w:type="continuationNotice" w:id="1">
    <w:p w14:paraId="4CCC7B00" w14:textId="77777777" w:rsidR="00EF5A85" w:rsidRDefault="00EF5A85">
      <w:pPr>
        <w:spacing w:line="240" w:lineRule="auto"/>
      </w:pPr>
    </w:p>
  </w:footnote>
  <w:footnote w:id="2">
    <w:p w14:paraId="21E1199B" w14:textId="77777777" w:rsidR="00EF5A85" w:rsidRPr="00742CCA" w:rsidRDefault="00EF5A85" w:rsidP="00591356">
      <w:pPr>
        <w:pStyle w:val="FootnoteText"/>
      </w:pPr>
      <w:r w:rsidRPr="00742CCA">
        <w:rPr>
          <w:rStyle w:val="FootnoteReference"/>
          <w:rFonts w:cs="Times New Roman"/>
        </w:rPr>
        <w:footnoteRef/>
      </w:r>
      <w:r w:rsidRPr="00742CCA">
        <w:t xml:space="preserve"> Predpostavka cene nafte je narejena na podlagi povprečnih vrednosti terminskih pogodb i</w:t>
      </w:r>
      <w:r>
        <w:t>n vrednosti tečaja USD/EUR med 2. in 16. avgustom 2021</w:t>
      </w:r>
      <w:r w:rsidRPr="00742CCA">
        <w:t xml:space="preserve">. Predpostavka cen </w:t>
      </w:r>
      <w:proofErr w:type="spellStart"/>
      <w:r w:rsidRPr="00742CCA">
        <w:t>neenergetskih</w:t>
      </w:r>
      <w:proofErr w:type="spellEnd"/>
      <w:r w:rsidRPr="00742CCA">
        <w:t xml:space="preserve"> surovin je narejena na podlagi podatkov ECB</w:t>
      </w:r>
      <w:r>
        <w:t>, ki so bili razpoložljivi do 16. avgusta 2021</w:t>
      </w:r>
      <w:r w:rsidRPr="00742CCA">
        <w:t>.</w:t>
      </w:r>
    </w:p>
  </w:footnote>
  <w:footnote w:id="3">
    <w:p w14:paraId="53A01A76" w14:textId="77777777" w:rsidR="00EF5A85" w:rsidRDefault="00EF5A85" w:rsidP="00591356">
      <w:pPr>
        <w:pStyle w:val="FootnoteText"/>
      </w:pPr>
      <w:r w:rsidRPr="00742CCA">
        <w:rPr>
          <w:rStyle w:val="FootnoteReference"/>
          <w:rFonts w:cs="Times New Roman"/>
        </w:rPr>
        <w:footnoteRef/>
      </w:r>
      <w:r w:rsidRPr="00742CCA">
        <w:t xml:space="preserve"> Predpostavljena vrednost</w:t>
      </w:r>
      <w:r>
        <w:t xml:space="preserve"> tečaja USD/EUR za obdobje po 16. avgustu</w:t>
      </w:r>
      <w:r w:rsidRPr="00742CCA">
        <w:t xml:space="preserve"> j</w:t>
      </w:r>
      <w:r>
        <w:t>e enaka povprečnemu tečaju med 2. in 16. avgustom 2021</w:t>
      </w:r>
      <w:r w:rsidRPr="00742CCA">
        <w:t>.</w:t>
      </w:r>
    </w:p>
  </w:footnote>
  <w:footnote w:id="4">
    <w:p w14:paraId="0022DD23" w14:textId="5CEB7B08" w:rsidR="00EF5A85" w:rsidRDefault="00EF5A85">
      <w:pPr>
        <w:pStyle w:val="FootnoteText"/>
      </w:pPr>
      <w:r>
        <w:rPr>
          <w:rStyle w:val="FootnoteReference"/>
        </w:rPr>
        <w:footnoteRef/>
      </w:r>
      <w:r>
        <w:t xml:space="preserve"> PCT pogoj morajo od začetka septembra izpolnjevati vse osebe, ki pri opravljanju dela prihajajo v neposreden stik z drugimi osebami oziroma so udeležene v okoljih ali dejavnostih, kjer obstaja neposredna nevarnost za izbruh okužbe in širjenje okužb. To velja za zaposlene v zdravstvu, vzgoji in izobraževanju ter v kulturnih dejavnostih, v dejavnostih ponujanja in prodaje blaga in storitev, v dejavnostih povezanih s športom in rekreacijo, v javni upravi, v dejavnosti taksi in žičniških prevozov, za policiste, občinske redarje in varnostnike, za osebe, ki delajo v zaporih, za izvajalce socialnovarstvenih storitev in osebne asistence ter za inšpektorje oziroma nadzornike. Pogoj morajo izpolnjevati tudi uporabniki teh storitev.</w:t>
      </w:r>
    </w:p>
  </w:footnote>
  <w:footnote w:id="5">
    <w:p w14:paraId="402401D3" w14:textId="77777777" w:rsidR="00EF5A85" w:rsidRPr="00E67FA2" w:rsidRDefault="00EF5A85" w:rsidP="00591356">
      <w:pPr>
        <w:pStyle w:val="FootnoteText"/>
      </w:pPr>
      <w:r w:rsidRPr="00E67FA2">
        <w:rPr>
          <w:rStyle w:val="FootnoteReference"/>
        </w:rPr>
        <w:footnoteRef/>
      </w:r>
      <w:r w:rsidRPr="00E67FA2">
        <w:t xml:space="preserve"> https://www.gov.si/teme/koronavirus-sars-cov-2/ukrepi-za-zajezitev-sirjenja-okuzb/.</w:t>
      </w:r>
    </w:p>
  </w:footnote>
  <w:footnote w:id="6">
    <w:p w14:paraId="4066D724" w14:textId="28793716" w:rsidR="00EF5A85" w:rsidRPr="00E67FA2" w:rsidRDefault="00EF5A85" w:rsidP="00591356">
      <w:pPr>
        <w:pStyle w:val="FootnoteText"/>
      </w:pPr>
      <w:r w:rsidRPr="00E67FA2">
        <w:rPr>
          <w:rStyle w:val="FootnoteReference"/>
        </w:rPr>
        <w:footnoteRef/>
      </w:r>
      <w:r w:rsidRPr="00E67FA2">
        <w:rPr>
          <w:vertAlign w:val="superscript"/>
        </w:rPr>
        <w:t xml:space="preserve"> </w:t>
      </w:r>
      <w:r w:rsidRPr="00E67FA2">
        <w:t>Za podrobnejšo vsebino preteklih ukrepov glej</w:t>
      </w:r>
      <w:r>
        <w:t xml:space="preserve"> Pomladansko napoved</w:t>
      </w:r>
      <w:r w:rsidRPr="00E67FA2">
        <w:t xml:space="preserve"> </w:t>
      </w:r>
      <w:r w:rsidRPr="00E67FA2">
        <w:rPr>
          <w:color w:val="2B579A"/>
          <w:shd w:val="clear" w:color="auto" w:fill="E6E6E6"/>
        </w:rPr>
        <w:fldChar w:fldCharType="begin"/>
      </w:r>
      <w:r>
        <w:instrText xml:space="preserve"> ADDIN ZOTERO_ITEM CSL_CITATION {"citationID":"KVLv78xo","properties":{"formattedCitation":"(UMAR, 2021a)","plainCitation":"(UMAR, 2021a)","noteIndex":5},"citationItems":[{"id":387,"uris":["http://zotero.org/groups/4141114/items/JA6YGIA7"],"uri":["http://zotero.org/groups/4141114/items/JA6YGIA7"],"itemData":{"id":387,"type":"report","event-place":"Ljubljana","publisher":"Urad za makroekonomske analize in razvoj RS","publisher-place":"Ljubljana","title":"Pomladanska napoved gospodarskih gibanj 2021","URL":"https://www.umar.gov.si/fileadmin/user_upload/napovedi/pomlad/pomladanska_2021/Pomladanska_napoved_2021-splet_01.pdf","author":[{"family":"UMAR","given":""}],"issued":{"date-parts":[["2021"]]}}}],"schema":"https://github.com/citation-style-language/schema/raw/master/csl-citation.json"} </w:instrText>
      </w:r>
      <w:r w:rsidRPr="00E67FA2">
        <w:rPr>
          <w:color w:val="2B579A"/>
          <w:shd w:val="clear" w:color="auto" w:fill="E6E6E6"/>
        </w:rPr>
        <w:fldChar w:fldCharType="separate"/>
      </w:r>
      <w:r w:rsidRPr="00E67FA2">
        <w:rPr>
          <w:rFonts w:ascii="Arial" w:hAnsi="Arial" w:cs="Arial"/>
        </w:rPr>
        <w:t>(UMAR, 2021a)</w:t>
      </w:r>
      <w:r w:rsidRPr="00E67FA2">
        <w:rPr>
          <w:color w:val="2B579A"/>
          <w:shd w:val="clear" w:color="auto" w:fill="E6E6E6"/>
        </w:rPr>
        <w:fldChar w:fldCharType="end"/>
      </w:r>
      <w:r w:rsidRPr="00E67FA2">
        <w:t xml:space="preserve">. </w:t>
      </w:r>
    </w:p>
  </w:footnote>
  <w:footnote w:id="7">
    <w:p w14:paraId="4458519A" w14:textId="7E59276E" w:rsidR="00EF5A85" w:rsidRPr="00E67FA2" w:rsidRDefault="00EF5A85" w:rsidP="00591356">
      <w:pPr>
        <w:pStyle w:val="FootnoteText"/>
      </w:pPr>
      <w:r w:rsidRPr="00E67FA2">
        <w:rPr>
          <w:rStyle w:val="FootnoteReference"/>
        </w:rPr>
        <w:footnoteRef/>
      </w:r>
      <w:r w:rsidRPr="00E67FA2">
        <w:t xml:space="preserve"> </w:t>
      </w:r>
      <w:r w:rsidRPr="00E67FA2">
        <w:t xml:space="preserve">Zakon o dodatnih ukrepih za omilitev posledic </w:t>
      </w:r>
      <w:ins w:id="46" w:author="Nataša Todorović Jemec" w:date="2021-09-13T14:42:00Z">
        <w:r>
          <w:t>COVID</w:t>
        </w:r>
      </w:ins>
      <w:del w:id="47" w:author="Nataša Todorović Jemec" w:date="2021-09-13T14:42:00Z">
        <w:r w:rsidDel="00F95F4E">
          <w:delText>covida</w:delText>
        </w:r>
      </w:del>
      <w:r w:rsidRPr="00E67FA2">
        <w:t xml:space="preserve">-19 </w:t>
      </w:r>
      <w:r w:rsidRPr="00E67FA2">
        <w:rPr>
          <w:color w:val="2B579A"/>
          <w:shd w:val="clear" w:color="auto" w:fill="E6E6E6"/>
        </w:rPr>
        <w:fldChar w:fldCharType="begin"/>
      </w:r>
      <w:r>
        <w:instrText xml:space="preserve"> ADDIN ZOTERO_ITEM CSL_CITATION {"citationID":"uZedY0yE","properties":{"formattedCitation":"(ZDUOP, 2021)","plainCitation":"(ZDUOP, 2021)","noteIndex":6},"citationItems":[{"id":388,"uris":["http://zotero.org/groups/4141114/items/BN3RXARQ"],"uri":["http://zotero.org/groups/4141114/items/BN3RXARQ"],"itemData":{"id":388,"type":"legislation","number":"15/21 in 112/21","title":"Zakon o dodatnih ukrepih za omilitev posledic COVID-19","title-short":"ZDUOP","URL":"http://www.pisrs.si/Pis.web/pregledPredpisa?id=ZAKO8321","issued":{"date-parts":[["2021",2,3]]}}}],"schema":"https://github.com/citation-style-language/schema/raw/master/csl-citation.json"} </w:instrText>
      </w:r>
      <w:r w:rsidRPr="00E67FA2">
        <w:rPr>
          <w:color w:val="2B579A"/>
          <w:shd w:val="clear" w:color="auto" w:fill="E6E6E6"/>
        </w:rPr>
        <w:fldChar w:fldCharType="separate"/>
      </w:r>
      <w:r w:rsidRPr="00E67FA2">
        <w:rPr>
          <w:rFonts w:ascii="Arial" w:hAnsi="Arial" w:cs="Arial"/>
        </w:rPr>
        <w:t>(ZDUOP, 2021)</w:t>
      </w:r>
      <w:r w:rsidRPr="00E67FA2">
        <w:rPr>
          <w:color w:val="2B579A"/>
          <w:shd w:val="clear" w:color="auto" w:fill="E6E6E6"/>
        </w:rPr>
        <w:fldChar w:fldCharType="end"/>
      </w:r>
      <w:r w:rsidRPr="00E67FA2">
        <w:t>.</w:t>
      </w:r>
    </w:p>
  </w:footnote>
  <w:footnote w:id="8">
    <w:p w14:paraId="0B3F4C67" w14:textId="56316C5F" w:rsidR="00EF5A85" w:rsidRPr="00E67FA2" w:rsidRDefault="00EF5A85" w:rsidP="00591356">
      <w:pPr>
        <w:pStyle w:val="FootnoteText"/>
      </w:pPr>
      <w:r w:rsidRPr="00E67FA2">
        <w:rPr>
          <w:rStyle w:val="FootnoteReference"/>
        </w:rPr>
        <w:footnoteRef/>
      </w:r>
      <w:r w:rsidRPr="00E67FA2">
        <w:t xml:space="preserve"> </w:t>
      </w:r>
      <w:r w:rsidRPr="00E67FA2">
        <w:t xml:space="preserve">Zakon o začasnih ukrepih za omilitev in odpravo posledic </w:t>
      </w:r>
      <w:ins w:id="48" w:author="Nataša Todorović Jemec" w:date="2021-09-13T14:43:00Z">
        <w:r>
          <w:t>COVID</w:t>
        </w:r>
      </w:ins>
      <w:del w:id="49" w:author="Nataša Todorović Jemec" w:date="2021-09-13T14:43:00Z">
        <w:r w:rsidDel="00F95F4E">
          <w:delText>co</w:delText>
        </w:r>
      </w:del>
      <w:del w:id="50" w:author="Nataša Todorović Jemec" w:date="2021-09-13T14:42:00Z">
        <w:r w:rsidDel="00F95F4E">
          <w:delText>vida</w:delText>
        </w:r>
      </w:del>
      <w:r w:rsidRPr="00E67FA2">
        <w:t xml:space="preserve">-19 </w:t>
      </w:r>
      <w:r w:rsidRPr="00E67FA2">
        <w:rPr>
          <w:color w:val="2B579A"/>
          <w:shd w:val="clear" w:color="auto" w:fill="E6E6E6"/>
        </w:rPr>
        <w:fldChar w:fldCharType="begin"/>
      </w:r>
      <w:r>
        <w:instrText xml:space="preserve"> ADDIN ZOTERO_ITEM CSL_CITATION {"citationID":"xNA5DHxz","properties":{"formattedCitation":"(ZZUOOP, 2020)","plainCitation":"(ZZUOOP, 2020)","noteIndex":7},"citationItems":[{"id":389,"uris":["http://zotero.org/groups/4141114/items/J2CZEI7B"],"uri":["http://zotero.org/groups/4141114/items/J2CZEI7B"],"itemData":{"id":389,"type":"legislation","number":"152/20, 175/20 – ZIUOPDVE, 82/21 – ZNB-C in 112/21 – ZNUPZ","title":"Zakon o začasnih ukrepih za omilitev in odpravo posledic COVID-19","title-short":"ZZUOOP","URL":"http://www.pisrs.si/Pis.web/pregledPredpisa?id=ZAKO8254","issued":{"date-parts":[["2020",10,15]]}}}],"schema":"https://github.com/citation-style-language/schema/raw/master/csl-citation.json"} </w:instrText>
      </w:r>
      <w:r w:rsidRPr="00E67FA2">
        <w:rPr>
          <w:color w:val="2B579A"/>
          <w:shd w:val="clear" w:color="auto" w:fill="E6E6E6"/>
        </w:rPr>
        <w:fldChar w:fldCharType="separate"/>
      </w:r>
      <w:r w:rsidRPr="00E67FA2">
        <w:rPr>
          <w:rFonts w:ascii="Arial" w:hAnsi="Arial" w:cs="Arial"/>
        </w:rPr>
        <w:t>(ZZUOOP, 2020)</w:t>
      </w:r>
      <w:r w:rsidRPr="00E67FA2">
        <w:rPr>
          <w:color w:val="2B579A"/>
          <w:shd w:val="clear" w:color="auto" w:fill="E6E6E6"/>
        </w:rPr>
        <w:fldChar w:fldCharType="end"/>
      </w:r>
      <w:r w:rsidRPr="00E67FA2">
        <w:t>.</w:t>
      </w:r>
    </w:p>
  </w:footnote>
  <w:footnote w:id="9">
    <w:p w14:paraId="1662BB86" w14:textId="496A5B1B" w:rsidR="00EF5A85" w:rsidRPr="00E67FA2" w:rsidRDefault="00EF5A85" w:rsidP="00591356">
      <w:pPr>
        <w:pStyle w:val="FootnoteText"/>
      </w:pPr>
      <w:r w:rsidRPr="00E67FA2">
        <w:rPr>
          <w:rStyle w:val="FootnoteReference"/>
        </w:rPr>
        <w:footnoteRef/>
      </w:r>
      <w:r w:rsidRPr="00E67FA2">
        <w:t xml:space="preserve"> </w:t>
      </w:r>
      <w:r w:rsidRPr="00E67FA2">
        <w:t xml:space="preserve">Zakon o interventnih ukrepih za pomoč pri omilitvi posledic drugega vala epidemije </w:t>
      </w:r>
      <w:r w:rsidRPr="00E67FA2">
        <w:rPr>
          <w:color w:val="2B579A"/>
          <w:shd w:val="clear" w:color="auto" w:fill="E6E6E6"/>
        </w:rPr>
        <w:fldChar w:fldCharType="begin"/>
      </w:r>
      <w:r>
        <w:instrText xml:space="preserve"> ADDIN ZOTERO_ITEM CSL_CITATION {"citationID":"FHNmfmcc","properties":{"formattedCitation":"(ZIUPOPDVE, 2021)","plainCitation":"(ZIUPOPDVE, 2021)","noteIndex":8},"citationItems":[{"id":390,"uris":["http://zotero.org/groups/4141114/items/P9YJSI9Z"],"uri":["http://zotero.org/groups/4141114/items/P9YJSI9Z"],"itemData":{"id":390,"type":"legislation","number":"203/20, 15/21 – ZDUOP, 82/21 – ZNB-C in 112/21 – ZNUPZ","title":"Zakon o interventnih ukrepih za pomoč pri omilitvi posledic drugega vala epidemije","title-short":"ZIUPOPDVE","URL":"http://www.pisrs.si/Pis.web/pregledPredpisa?id=ZAKO8304","issued":{"date-parts":[["2021",12,29]]}}}],"schema":"https://github.com/citation-style-language/schema/raw/master/csl-citation.json"} </w:instrText>
      </w:r>
      <w:r w:rsidRPr="00E67FA2">
        <w:rPr>
          <w:color w:val="2B579A"/>
          <w:shd w:val="clear" w:color="auto" w:fill="E6E6E6"/>
        </w:rPr>
        <w:fldChar w:fldCharType="separate"/>
      </w:r>
      <w:r w:rsidRPr="00E67FA2">
        <w:rPr>
          <w:rFonts w:ascii="Arial" w:hAnsi="Arial" w:cs="Arial"/>
        </w:rPr>
        <w:t>(ZIUPOPDVE, 2021)</w:t>
      </w:r>
      <w:r w:rsidRPr="00E67FA2">
        <w:rPr>
          <w:color w:val="2B579A"/>
          <w:shd w:val="clear" w:color="auto" w:fill="E6E6E6"/>
        </w:rPr>
        <w:fldChar w:fldCharType="end"/>
      </w:r>
      <w:r w:rsidRPr="00E67FA2">
        <w:t>.</w:t>
      </w:r>
    </w:p>
  </w:footnote>
  <w:footnote w:id="10">
    <w:p w14:paraId="64C0CEAE" w14:textId="550FAFC5" w:rsidR="00EF5A85" w:rsidRPr="00E67FA2" w:rsidRDefault="00EF5A85" w:rsidP="00591356">
      <w:pPr>
        <w:pStyle w:val="FootnoteText"/>
      </w:pPr>
      <w:r w:rsidRPr="00E67FA2">
        <w:rPr>
          <w:rStyle w:val="FootnoteReference"/>
        </w:rPr>
        <w:footnoteRef/>
      </w:r>
      <w:r w:rsidRPr="00E67FA2">
        <w:t xml:space="preserve"> Sem spadajo poleg izplačil dodatkov upokojencem, študentom</w:t>
      </w:r>
      <w:r>
        <w:t>, kmetom</w:t>
      </w:r>
      <w:r w:rsidRPr="00E67FA2">
        <w:t xml:space="preserve"> in družinam tudi dodatek zaposlenim katerih mesečna plača ne presega dvakratnika minimalne plače, ki so k decembrski plači prejeli 200 evrov dodatka. </w:t>
      </w:r>
    </w:p>
  </w:footnote>
  <w:footnote w:id="11">
    <w:p w14:paraId="53C5E298" w14:textId="38D2C8B2" w:rsidR="00EF5A85" w:rsidRPr="00E67FA2" w:rsidRDefault="00EF5A85" w:rsidP="00591356">
      <w:pPr>
        <w:pStyle w:val="FootnoteText"/>
      </w:pPr>
      <w:r w:rsidRPr="00E67FA2">
        <w:rPr>
          <w:rStyle w:val="FootnoteReference"/>
        </w:rPr>
        <w:footnoteRef/>
      </w:r>
      <w:r w:rsidRPr="00E67FA2">
        <w:t xml:space="preserve"> </w:t>
      </w:r>
      <w:r w:rsidRPr="00E67FA2">
        <w:t xml:space="preserve">Zakon o interventnih ukrepih za omilitev posledic drugega vala epidemije </w:t>
      </w:r>
      <w:ins w:id="51" w:author="Nataša Todorović Jemec" w:date="2021-09-13T14:43:00Z">
        <w:r>
          <w:t>COVID</w:t>
        </w:r>
      </w:ins>
      <w:del w:id="52" w:author="Nataša Todorović Jemec" w:date="2021-09-13T14:43:00Z">
        <w:r w:rsidDel="00F95F4E">
          <w:delText>covida</w:delText>
        </w:r>
      </w:del>
      <w:r w:rsidRPr="00E67FA2">
        <w:t xml:space="preserve">-19 </w:t>
      </w:r>
      <w:r w:rsidRPr="00E67FA2">
        <w:rPr>
          <w:color w:val="2B579A"/>
          <w:shd w:val="clear" w:color="auto" w:fill="E6E6E6"/>
        </w:rPr>
        <w:fldChar w:fldCharType="begin"/>
      </w:r>
      <w:r>
        <w:instrText xml:space="preserve"> ADDIN ZOTERO_ITEM CSL_CITATION {"citationID":"KxM6c16t","properties":{"formattedCitation":"(ZIUOPDVE, 2020)","plainCitation":"(ZIUOPDVE, 2020)","noteIndex":10},"citationItems":[{"id":391,"uris":["http://zotero.org/groups/4141114/items/WBPX4IA8"],"uri":["http://zotero.org/groups/4141114/items/WBPX4IA8"],"itemData":{"id":391,"type":"legislation","number":"175/20, 203/20 – ZIUPOPDVE, 15/21 – ZDUOP, 51/21 – ZZVZZ-O, 57/21 – odl. US in 112/21 – ZIUPGT","title":"Zakon o interventnih ukrepih za omilitev posledic drugega vala epidemije COVID-19","title-short":"ZIUOPDVE","URL":"http://www.pisrs.si/Pis.web/pregledPredpisa?id=ZAKO8272","issued":{"date-parts":[["2020",11,25]]}}}],"schema":"https://github.com/citation-style-language/schema/raw/master/csl-citation.json"} </w:instrText>
      </w:r>
      <w:r w:rsidRPr="00E67FA2">
        <w:rPr>
          <w:color w:val="2B579A"/>
          <w:shd w:val="clear" w:color="auto" w:fill="E6E6E6"/>
        </w:rPr>
        <w:fldChar w:fldCharType="separate"/>
      </w:r>
      <w:r w:rsidRPr="00E67FA2">
        <w:rPr>
          <w:rFonts w:ascii="Arial" w:hAnsi="Arial" w:cs="Arial"/>
        </w:rPr>
        <w:t>(ZIUOPDVE, 2020)</w:t>
      </w:r>
      <w:r w:rsidRPr="00E67FA2">
        <w:rPr>
          <w:color w:val="2B579A"/>
          <w:shd w:val="clear" w:color="auto" w:fill="E6E6E6"/>
        </w:rPr>
        <w:fldChar w:fldCharType="end"/>
      </w:r>
      <w:r w:rsidRPr="00E67FA2">
        <w:t>.</w:t>
      </w:r>
    </w:p>
  </w:footnote>
  <w:footnote w:id="12">
    <w:p w14:paraId="6992C4F2" w14:textId="18A0EA58" w:rsidR="00EF5A85" w:rsidRDefault="00EF5A85" w:rsidP="00591356">
      <w:pPr>
        <w:pStyle w:val="FootnoteText"/>
      </w:pPr>
      <w:r w:rsidRPr="00E67FA2">
        <w:rPr>
          <w:rStyle w:val="FootnoteReference"/>
        </w:rPr>
        <w:footnoteRef/>
      </w:r>
      <w:r w:rsidRPr="00E67FA2">
        <w:t xml:space="preserve"> </w:t>
      </w:r>
      <w:r w:rsidRPr="00E67FA2">
        <w:t xml:space="preserve">Zakon o interventnih ukrepih za pomoč gospodarstvu in turizmu pri omilitvi posledic epidemije </w:t>
      </w:r>
      <w:ins w:id="53" w:author="Nataša Todorović Jemec" w:date="2021-09-13T14:45:00Z">
        <w:r>
          <w:t>COVID</w:t>
        </w:r>
      </w:ins>
      <w:del w:id="54" w:author="Nataša Todorović Jemec" w:date="2021-09-13T14:45:00Z">
        <w:r w:rsidDel="0058753C">
          <w:delText>covida</w:delText>
        </w:r>
      </w:del>
      <w:r w:rsidRPr="00E67FA2">
        <w:t xml:space="preserve">-19 </w:t>
      </w:r>
      <w:r w:rsidRPr="00E67FA2">
        <w:rPr>
          <w:color w:val="2B579A"/>
          <w:shd w:val="clear" w:color="auto" w:fill="E6E6E6"/>
        </w:rPr>
        <w:fldChar w:fldCharType="begin"/>
      </w:r>
      <w:r>
        <w:instrText xml:space="preserve"> ADDIN ZOTERO_ITEM CSL_CITATION {"citationID":"ayzG1KHU","properties":{"formattedCitation":"(ZIUPGT, 2021)","plainCitation":"(ZIUPGT, 2021)","noteIndex":11},"citationItems":[{"id":393,"uris":["http://zotero.org/groups/4141114/items/A8KIWDUF"],"uri":["http://zotero.org/groups/4141114/items/A8KIWDUF"],"itemData":{"id":393,"type":"legislation","number":"112/21","title":"Zakon o interventnih ukrepih za pomoč gospodarstvu in turizmu pri omilitvi posledic epidemije COVID-19","title-short":"ZIUPGT","URL":"http://www.pisrs.si/Pis.web/pregledPredpisa?id=ZAKO8389","issued":{"date-parts":[["2021",7,7]]}}}],"schema":"https://github.com/citation-style-language/schema/raw/master/csl-citation.json"} </w:instrText>
      </w:r>
      <w:r w:rsidRPr="00E67FA2">
        <w:rPr>
          <w:color w:val="2B579A"/>
          <w:shd w:val="clear" w:color="auto" w:fill="E6E6E6"/>
        </w:rPr>
        <w:fldChar w:fldCharType="separate"/>
      </w:r>
      <w:r w:rsidRPr="00E67FA2">
        <w:rPr>
          <w:rFonts w:ascii="Arial" w:hAnsi="Arial" w:cs="Arial"/>
        </w:rPr>
        <w:t>(ZIUPGT, 2021)</w:t>
      </w:r>
      <w:r w:rsidRPr="00E67FA2">
        <w:rPr>
          <w:color w:val="2B579A"/>
          <w:shd w:val="clear" w:color="auto" w:fill="E6E6E6"/>
        </w:rPr>
        <w:fldChar w:fldCharType="end"/>
      </w:r>
      <w:r w:rsidRPr="00E67FA2">
        <w:t xml:space="preserve"> in Zakon o nujnih ukrepih na področju zdravstva </w:t>
      </w:r>
      <w:r w:rsidRPr="00E67FA2">
        <w:rPr>
          <w:color w:val="2B579A"/>
          <w:shd w:val="clear" w:color="auto" w:fill="E6E6E6"/>
        </w:rPr>
        <w:fldChar w:fldCharType="begin"/>
      </w:r>
      <w:r>
        <w:instrText xml:space="preserve"> ADDIN ZOTERO_ITEM CSL_CITATION {"citationID":"58PK0QdH","properties":{"formattedCitation":"(ZNUPZ, 2021)","plainCitation":"(ZNUPZ, 2021)","noteIndex":11},"citationItems":[{"id":394,"uris":["http://zotero.org/groups/4141114/items/5UN97ERB"],"uri":["http://zotero.org/groups/4141114/items/5UN97ERB"],"itemData":{"id":394,"type":"legislation","number":"112/21","title":"Zakon o nujnih ukrepih na področju zdravstva","title-short":"ZNUPZ","URL":"http://www.pisrs.si/Pis.web/pregledPredpisa?id=ZAKO8360","issued":{"date-parts":[["2021",7,7]]}}}],"schema":"https://github.com/citation-style-language/schema/raw/master/csl-citation.json"} </w:instrText>
      </w:r>
      <w:r w:rsidRPr="00E67FA2">
        <w:rPr>
          <w:color w:val="2B579A"/>
          <w:shd w:val="clear" w:color="auto" w:fill="E6E6E6"/>
        </w:rPr>
        <w:fldChar w:fldCharType="separate"/>
      </w:r>
      <w:r w:rsidRPr="00E67FA2">
        <w:rPr>
          <w:rFonts w:ascii="Arial" w:hAnsi="Arial" w:cs="Arial"/>
        </w:rPr>
        <w:t>(ZNUPZ, 2021)</w:t>
      </w:r>
      <w:r w:rsidRPr="00E67FA2">
        <w:rPr>
          <w:color w:val="2B579A"/>
          <w:shd w:val="clear" w:color="auto" w:fill="E6E6E6"/>
        </w:rPr>
        <w:fldChar w:fldCharType="end"/>
      </w:r>
      <w:r w:rsidRPr="00E67FA2">
        <w:t>.</w:t>
      </w:r>
    </w:p>
  </w:footnote>
  <w:footnote w:id="13">
    <w:p w14:paraId="3E9A6F0D" w14:textId="77777777" w:rsidR="00EF5A85" w:rsidRPr="00264E13" w:rsidRDefault="00EF5A85" w:rsidP="00591356">
      <w:pPr>
        <w:pStyle w:val="FootnoteText"/>
      </w:pPr>
      <w:r w:rsidRPr="00264E13">
        <w:rPr>
          <w:rStyle w:val="FootnoteReference"/>
        </w:rPr>
        <w:footnoteRef/>
      </w:r>
      <w:r w:rsidRPr="00264E13">
        <w:t xml:space="preserve"> Kot so na primer nakupi zaščitne opreme, izboljšanje dostopnosti do zdravstvenih storitev in zagotavljanje sredstev zaradi izpada programa.</w:t>
      </w:r>
    </w:p>
  </w:footnote>
  <w:footnote w:id="14">
    <w:p w14:paraId="45A31838" w14:textId="77777777" w:rsidR="00EF5A85" w:rsidRPr="00264E13" w:rsidRDefault="00EF5A85" w:rsidP="00591356">
      <w:pPr>
        <w:pStyle w:val="FootnoteText"/>
      </w:pPr>
      <w:r w:rsidRPr="00264E13">
        <w:rPr>
          <w:rStyle w:val="FootnoteReference"/>
        </w:rPr>
        <w:footnoteRef/>
      </w:r>
      <w:r w:rsidRPr="00264E13">
        <w:t xml:space="preserve"> S kritjem izpada prihodkov socialnovarstvenim zavodom.</w:t>
      </w:r>
    </w:p>
  </w:footnote>
  <w:footnote w:id="15">
    <w:p w14:paraId="1CE4F5A9" w14:textId="79955B6A" w:rsidR="00EF5A85" w:rsidRPr="00264E13" w:rsidRDefault="00EF5A85" w:rsidP="00591356">
      <w:pPr>
        <w:pStyle w:val="FootnoteText"/>
      </w:pPr>
      <w:r w:rsidRPr="00264E13">
        <w:rPr>
          <w:rStyle w:val="FootnoteReference"/>
        </w:rPr>
        <w:footnoteRef/>
      </w:r>
      <w:r w:rsidRPr="00264E13">
        <w:t xml:space="preserve">  </w:t>
      </w:r>
      <w:r>
        <w:t>S su</w:t>
      </w:r>
      <w:r w:rsidRPr="00264E13">
        <w:t>bvencioniranjem medicinskih pripomočkov.</w:t>
      </w:r>
    </w:p>
  </w:footnote>
  <w:footnote w:id="16">
    <w:p w14:paraId="16B11BA7" w14:textId="77777777" w:rsidR="00EF5A85" w:rsidRDefault="00EF5A85" w:rsidP="00591356">
      <w:pPr>
        <w:pStyle w:val="FootnoteText"/>
      </w:pPr>
      <w:r>
        <w:rPr>
          <w:rStyle w:val="FootnoteReference"/>
        </w:rPr>
        <w:footnoteRef/>
      </w:r>
      <w:r>
        <w:t xml:space="preserve"> Direktorjem v javnem sektorju v dejavnosti vzgoje, izobraževanja, visokega šolstva in v raziskovalni dejavnosti ter funkcionarjem v lokalnih skupnostih in občinskih upravah.  </w:t>
      </w:r>
    </w:p>
  </w:footnote>
  <w:footnote w:id="17">
    <w:p w14:paraId="237EA58B" w14:textId="77777777" w:rsidR="00EF5A85" w:rsidRDefault="00EF5A85" w:rsidP="00591356">
      <w:pPr>
        <w:pStyle w:val="FootnoteText"/>
      </w:pPr>
      <w:r>
        <w:rPr>
          <w:rStyle w:val="FootnoteReference"/>
        </w:rPr>
        <w:footnoteRef/>
      </w:r>
      <w:r>
        <w:t xml:space="preserve"> Gre za stroške organizacije srečanj in dogodkov, stroške za produkcijo filmov in avdiovizualnih del ter stroške žičniških naprav.</w:t>
      </w:r>
    </w:p>
  </w:footnote>
  <w:footnote w:id="18">
    <w:p w14:paraId="4CA19119" w14:textId="7D996D7D" w:rsidR="00EF5A85" w:rsidRDefault="00EF5A85" w:rsidP="00591356">
      <w:pPr>
        <w:pStyle w:val="FootnoteText"/>
      </w:pPr>
      <w:r>
        <w:rPr>
          <w:rStyle w:val="FootnoteReference"/>
        </w:rPr>
        <w:footnoteRef/>
      </w:r>
      <w:r>
        <w:t xml:space="preserve"> </w:t>
      </w:r>
      <w:r>
        <w:t xml:space="preserve">Gre za </w:t>
      </w:r>
      <w:r w:rsidRPr="001518F1">
        <w:rPr>
          <w:iCs/>
        </w:rPr>
        <w:t>Sklep o podaljšanju ukrepov na področju postopkov zaradi insolventnosti</w:t>
      </w:r>
      <w:r>
        <w:t xml:space="preserve"> </w:t>
      </w:r>
      <w:r w:rsidRPr="00E67FA2">
        <w:rPr>
          <w:color w:val="2B579A"/>
          <w:shd w:val="clear" w:color="auto" w:fill="E6E6E6"/>
        </w:rPr>
        <w:fldChar w:fldCharType="begin"/>
      </w:r>
      <w:r>
        <w:instrText xml:space="preserve"> ADDIN ZOTERO_ITEM CSL_CITATION {"citationID":"fzl2SZtv","properties":{"formattedCitation":"(2021)","plainCitation":"(2021)","noteIndex":17},"citationItems":[{"id":395,"uris":["http://zotero.org/groups/4141114/items/CZ2NKUY7"],"uri":["http://zotero.org/groups/4141114/items/CZ2NKUY7"],"itemData":{"id":395,"type":"legislation","number":"43/21 in 101/21","title":"Sklep o podaljšanju ukrepov na področju postopkov zaradi insolventnosti","URL":"http://www.pisrs.si/Pis.web/pregledPredpisa?id=SKLE12375","issued":{"date-parts":[["2021",3,24]]}},"suppress-author":true}],"schema":"https://github.com/citation-style-language/schema/raw/master/csl-citation.json"} </w:instrText>
      </w:r>
      <w:r w:rsidRPr="00E67FA2">
        <w:rPr>
          <w:color w:val="2B579A"/>
          <w:shd w:val="clear" w:color="auto" w:fill="E6E6E6"/>
        </w:rPr>
        <w:fldChar w:fldCharType="separate"/>
      </w:r>
      <w:r w:rsidRPr="0015254A">
        <w:rPr>
          <w:rFonts w:ascii="Arial" w:hAnsi="Arial" w:cs="Arial"/>
        </w:rPr>
        <w:t>(2021)</w:t>
      </w:r>
      <w:r w:rsidRPr="00E67FA2">
        <w:rPr>
          <w:color w:val="2B579A"/>
          <w:shd w:val="clear" w:color="auto" w:fill="E6E6E6"/>
        </w:rPr>
        <w:fldChar w:fldCharType="end"/>
      </w:r>
      <w:r w:rsidRPr="00E67FA2">
        <w:t>.</w:t>
      </w:r>
    </w:p>
  </w:footnote>
  <w:footnote w:id="19">
    <w:p w14:paraId="6D48507C" w14:textId="77777777" w:rsidR="00EF5A85" w:rsidRDefault="00EF5A85" w:rsidP="00591356">
      <w:pPr>
        <w:pStyle w:val="FootnoteText"/>
      </w:pPr>
      <w:r>
        <w:rPr>
          <w:rStyle w:val="FootnoteReference"/>
          <w:rFonts w:cs="Times New Roman"/>
        </w:rPr>
        <w:footnoteRef/>
      </w:r>
      <w:r>
        <w:t xml:space="preserve"> Tudi preko sprostitve nerazporejenih sredstev in sredstev kohezijske politike (iz strukturnih in naložbenih skladov) – t. i. naložbena pobuda kot odziv na </w:t>
      </w:r>
      <w:proofErr w:type="spellStart"/>
      <w:r>
        <w:t>koronavirus</w:t>
      </w:r>
      <w:proofErr w:type="spellEnd"/>
      <w:r>
        <w:t xml:space="preserve"> za podporo zdravstvu, malim in srednje velikim podjetjem in trgu dela.</w:t>
      </w:r>
    </w:p>
  </w:footnote>
  <w:footnote w:id="20">
    <w:p w14:paraId="0A448E2D" w14:textId="77777777" w:rsidR="00EF5A85" w:rsidRDefault="00EF5A85" w:rsidP="00591356">
      <w:pPr>
        <w:pStyle w:val="FootnoteText"/>
      </w:pPr>
      <w:r>
        <w:rPr>
          <w:rStyle w:val="FootnoteReference"/>
          <w:rFonts w:cs="Times New Roman"/>
        </w:rPr>
        <w:footnoteRef/>
      </w:r>
      <w:r>
        <w:t xml:space="preserve"> Od tega je 240 mrd EUR previdnostnih posojil iz Evropskega mehanizma za stabilnost (ESM) namenjenih podpori držav članic pri odzivu na </w:t>
      </w:r>
      <w:proofErr w:type="spellStart"/>
      <w:r>
        <w:t>pandemsko</w:t>
      </w:r>
      <w:proofErr w:type="spellEnd"/>
      <w:r>
        <w:t xml:space="preserve"> krizo, 200 mrd EUR predstavljajo garancije vseevropskega jamstvenega sklada Evropske investicijske banke (EIB) za posojila podjetjem (predvsem malim in srednje velikim), 100 mrd EUR ugodnih posojil iz vseevropske sheme za krajši delovni čas (SURE) pa je namenjenih za preprečevanje odpuščanj.</w:t>
      </w:r>
    </w:p>
  </w:footnote>
  <w:footnote w:id="21">
    <w:p w14:paraId="030F01D5" w14:textId="77777777" w:rsidR="00EF5A85" w:rsidRDefault="00EF5A85" w:rsidP="00591356">
      <w:pPr>
        <w:pStyle w:val="FootnoteText"/>
      </w:pPr>
      <w:r>
        <w:rPr>
          <w:rStyle w:val="FootnoteReference"/>
          <w:rFonts w:cs="Times New Roman"/>
        </w:rPr>
        <w:footnoteRef/>
      </w:r>
      <w:r>
        <w:t xml:space="preserve"> V času pisanja Jesenske napovedi, začetek septembra, so bili na ravni EU potrjeni načrti 18-ih držav članic. </w:t>
      </w:r>
    </w:p>
  </w:footnote>
  <w:footnote w:id="22">
    <w:p w14:paraId="71C605AB" w14:textId="77777777" w:rsidR="00EF5A85" w:rsidRDefault="00EF5A85" w:rsidP="00591356">
      <w:pPr>
        <w:pStyle w:val="FootnoteText"/>
      </w:pPr>
      <w:r>
        <w:rPr>
          <w:rStyle w:val="FootnoteReference"/>
          <w:rFonts w:cs="Times New Roman"/>
        </w:rPr>
        <w:footnoteRef/>
      </w:r>
      <w:r>
        <w:t xml:space="preserve"> Novi viri lastnih sredstev bodo temeljili na mehanizmu za </w:t>
      </w:r>
      <w:proofErr w:type="spellStart"/>
      <w:r>
        <w:t>ogljično</w:t>
      </w:r>
      <w:proofErr w:type="spellEnd"/>
      <w:r>
        <w:t xml:space="preserve"> prilagoditev na mejah (CBAM) in digitalnih dajatvah (predvidena uvedba 2023).</w:t>
      </w:r>
    </w:p>
  </w:footnote>
  <w:footnote w:id="23">
    <w:p w14:paraId="54D4614A" w14:textId="77777777" w:rsidR="00EF5A85" w:rsidRDefault="00EF5A85" w:rsidP="00591356">
      <w:pPr>
        <w:pStyle w:val="FootnoteText"/>
      </w:pPr>
      <w:r>
        <w:rPr>
          <w:rStyle w:val="FootnoteReference"/>
          <w:rFonts w:cs="Times New Roman"/>
        </w:rPr>
        <w:footnoteRef/>
      </w:r>
      <w:r>
        <w:t xml:space="preserve"> Sklad »Naslednja generacija EU« sestavljajo štirje programi: Mehanizem za okrevanje in odpornost (1.589 mio nepovratnih sredstev za Slovenijo, namenjen za investicije in reforme, ki so ključne za dolgoročno okrevanje, izboljšanje odpornosti držav članic ter zeleno in digitalno tranzicijo), </w:t>
      </w:r>
      <w:proofErr w:type="spellStart"/>
      <w:r>
        <w:t>React</w:t>
      </w:r>
      <w:proofErr w:type="spellEnd"/>
      <w:r>
        <w:t xml:space="preserve"> EU (312 mio, namenjen investicijam za obnovo trga dela tudi s pomočjo malim in srednje velikim podjetjem), Sklad za pravičen prehod (129 mio, namenjen regijam, ki imajo/bodo imele večje stroške zaradi prestrukturiranja iz fosilno-intenzivnih panog na </w:t>
      </w:r>
      <w:proofErr w:type="spellStart"/>
      <w:r>
        <w:t>nizkoogljično</w:t>
      </w:r>
      <w:proofErr w:type="spellEnd"/>
      <w:r>
        <w:t xml:space="preserve"> gospodarstvo in družbo do leta 2050) in Razvoj podeželja (68 mio).</w:t>
      </w:r>
    </w:p>
  </w:footnote>
  <w:footnote w:id="24">
    <w:p w14:paraId="72A54180" w14:textId="04AD501E" w:rsidR="00EF5A85" w:rsidRDefault="00EF5A85" w:rsidP="00591356">
      <w:pPr>
        <w:pStyle w:val="FootnoteText"/>
      </w:pPr>
      <w:r>
        <w:rPr>
          <w:rStyle w:val="FootnoteReference"/>
        </w:rPr>
        <w:footnoteRef/>
      </w:r>
      <w:r>
        <w:t xml:space="preserve"> </w:t>
      </w:r>
      <w:r w:rsidRPr="006F1279">
        <w:t xml:space="preserve">To smo ocenili na podlagi multiplikatorja, pri čemer smo upoštevali le iz državnega proračuna izplačane odhodke (brez odlogov, obročnih odplačil in likvidnostnih kreditov). </w:t>
      </w:r>
      <w:r w:rsidRPr="006F1279">
        <w:t xml:space="preserve">Po letu 2009 so se ocene multiplikatorjev povečale </w:t>
      </w:r>
      <w:r>
        <w:rPr>
          <w:color w:val="2B579A"/>
          <w:shd w:val="clear" w:color="auto" w:fill="E6E6E6"/>
        </w:rPr>
        <w:fldChar w:fldCharType="begin"/>
      </w:r>
      <w:r>
        <w:instrText xml:space="preserve"> ADDIN ZOTERO_ITEM CSL_CITATION {"citationID":"3pUPTjZc","properties":{"formattedCitation":"(glej na primer Blanchard in Leigh, 2013)","plainCitation":"(glej na primer Blanchard in Leigh, 2013)","noteIndex":23},"citationItems":[{"id":406,"uris":["http://zotero.org/groups/4141114/items/9XHA9JN5"],"uri":["http://zotero.org/groups/4141114/items/9XHA9JN5"],"itemData":{"id":406,"type":"article-journal","container-title":"American Economic Review","issue":"3","page":"117–20","source":"Google Scholar","title":"Growth forecast errors and fiscal multipliers","volume":"103","author":[{"family":"Blanchard","given":"Olivier J."},{"family":"Leigh","given":"Daniel"}],"issued":{"date-parts":[["2013"]]}},"prefix":"glej na primer"}],"schema":"https://github.com/citation-style-language/schema/raw/master/csl-citation.json"} </w:instrText>
      </w:r>
      <w:r>
        <w:rPr>
          <w:color w:val="2B579A"/>
          <w:shd w:val="clear" w:color="auto" w:fill="E6E6E6"/>
        </w:rPr>
        <w:fldChar w:fldCharType="separate"/>
      </w:r>
      <w:r w:rsidRPr="00D604C3">
        <w:rPr>
          <w:rFonts w:ascii="Arial" w:hAnsi="Arial" w:cs="Arial"/>
        </w:rPr>
        <w:t>(glej na primer Blanchard in Leigh, 2013)</w:t>
      </w:r>
      <w:r>
        <w:rPr>
          <w:color w:val="2B579A"/>
          <w:shd w:val="clear" w:color="auto" w:fill="E6E6E6"/>
        </w:rPr>
        <w:fldChar w:fldCharType="end"/>
      </w:r>
      <w:r w:rsidRPr="006F1279">
        <w:t xml:space="preserve"> pogosto znatno nad 1. Naša ocena je, da je multiplikator za tekoče leto okoli 0,8. Na zmanjšanje delujeta dva dejavnika: (i) ukrepi in zaščitno ravnanje spreminjata obnašanje potrošnikov ("prisilno varčevanje") in (ii) dejstvo, da so se nekatere fiskalne vzpodbude izvedle v drugi polovici lanskega leta (in bodo tako dodatno pozitivno delovale še letos).</w:t>
      </w:r>
    </w:p>
  </w:footnote>
  <w:footnote w:id="25">
    <w:p w14:paraId="48CEC1BD" w14:textId="77777777" w:rsidR="00EF5A85" w:rsidRDefault="00EF5A85" w:rsidP="00591356">
      <w:pPr>
        <w:pStyle w:val="FootnoteText"/>
      </w:pPr>
      <w:r>
        <w:rPr>
          <w:rStyle w:val="FootnoteReference"/>
        </w:rPr>
        <w:footnoteRef/>
      </w:r>
      <w:r>
        <w:t xml:space="preserve"> Prvič večinoma že februarja, drugič po delnem zaprtju na začetku aprila.</w:t>
      </w:r>
    </w:p>
  </w:footnote>
  <w:footnote w:id="26">
    <w:p w14:paraId="3EEB3B6A" w14:textId="77777777" w:rsidR="00EF5A85" w:rsidRPr="006E559A" w:rsidRDefault="00EF5A85" w:rsidP="00591356">
      <w:pPr>
        <w:pStyle w:val="FootnoteText"/>
      </w:pPr>
      <w:r>
        <w:rPr>
          <w:rStyle w:val="FootnoteReference"/>
        </w:rPr>
        <w:footnoteRef/>
      </w:r>
      <w:r>
        <w:t xml:space="preserve"> </w:t>
      </w:r>
      <w:r w:rsidRPr="006E559A">
        <w:t xml:space="preserve">Povprečje 20 let do leta 2020 je </w:t>
      </w:r>
      <w:r>
        <w:t xml:space="preserve">znašalo </w:t>
      </w:r>
      <w:r w:rsidRPr="006E559A">
        <w:t>13,6 %.</w:t>
      </w:r>
      <w:r>
        <w:t xml:space="preserve"> Po reviziji podatkov o zasebni potrošnji v letu 2020 in popravkih pri sredstvih za zaposlene bo prišlo tudi do revizije podatkov stopnje varčevanja, ki pa bodo objavljeni šele 30. 9. 2021. Ocenjujemo, da bo stopnja varčevanja v letu 2020 nekoliko nižja kot je trenutno veljavna, vendar bo povprečje zadnjih 20 let še vedno presegla za okoli 10 o. t. </w:t>
      </w:r>
    </w:p>
  </w:footnote>
  <w:footnote w:id="27">
    <w:p w14:paraId="61531D7C" w14:textId="5EE0BC5A" w:rsidR="00EF5A85" w:rsidRPr="00BE249E" w:rsidRDefault="00EF5A85" w:rsidP="00591356">
      <w:pPr>
        <w:pStyle w:val="FootnoteText"/>
        <w:rPr>
          <w:sz w:val="20"/>
        </w:rPr>
      </w:pPr>
      <w:r w:rsidRPr="00BE249E">
        <w:rPr>
          <w:rStyle w:val="FootnoteReference"/>
          <w:sz w:val="20"/>
        </w:rPr>
        <w:footnoteRef/>
      </w:r>
      <w:r w:rsidRPr="00BE249E">
        <w:rPr>
          <w:sz w:val="20"/>
        </w:rPr>
        <w:t xml:space="preserve"> </w:t>
      </w:r>
      <w:r w:rsidRPr="002D1021">
        <w:t>Stroški gradbenega materiala so bili julija za 17,3 % višj</w:t>
      </w:r>
      <w:r>
        <w:t>i</w:t>
      </w:r>
      <w:r w:rsidRPr="002D1021">
        <w:t xml:space="preserve"> kot julija lani. Po podatkih poslovnih tendenc je julija 19</w:t>
      </w:r>
      <w:r w:rsidRPr="002C449E">
        <w:t> </w:t>
      </w:r>
      <w:r w:rsidRPr="002D1021">
        <w:t>% podjetij v gradbeništvu pomanjkanje materialov omenjalo kot omejitvenih dejav</w:t>
      </w:r>
      <w:r>
        <w:t>n</w:t>
      </w:r>
      <w:r w:rsidRPr="002D1021">
        <w:t>ik; pred izbruhom epidemije so le redka podjetja navajala pomanjkanje materi</w:t>
      </w:r>
      <w:r>
        <w:t>a</w:t>
      </w:r>
      <w:r w:rsidRPr="002D1021">
        <w:t>la kot omejitveni dejavnik (najvišja vrednost tega kazalnika je bila 4</w:t>
      </w:r>
      <w:ins w:id="79" w:author="Nataša Todorović Jemec" w:date="2021-09-13T14:54:00Z">
        <w:r w:rsidRPr="002C449E">
          <w:t> </w:t>
        </w:r>
      </w:ins>
      <w:r w:rsidRPr="002D1021">
        <w:t>%).</w:t>
      </w:r>
    </w:p>
  </w:footnote>
  <w:footnote w:id="28">
    <w:p w14:paraId="4C9EFEEE" w14:textId="77777777" w:rsidR="00EF5A85" w:rsidRPr="00BE249E" w:rsidRDefault="00EF5A85" w:rsidP="00591356">
      <w:pPr>
        <w:pStyle w:val="FootnoteText"/>
        <w:rPr>
          <w:sz w:val="20"/>
        </w:rPr>
      </w:pPr>
      <w:r w:rsidRPr="00BE249E">
        <w:rPr>
          <w:rStyle w:val="FootnoteReference"/>
          <w:sz w:val="20"/>
        </w:rPr>
        <w:footnoteRef/>
      </w:r>
      <w:r w:rsidRPr="00BE249E">
        <w:rPr>
          <w:sz w:val="20"/>
        </w:rPr>
        <w:t xml:space="preserve"> </w:t>
      </w:r>
      <w:r w:rsidRPr="002D1021">
        <w:t>Zaloge pogodb v gradbeništvu so se v zadnjih mesecih okrepile in bile na medletni ravni višje za 25</w:t>
      </w:r>
      <w:r w:rsidRPr="002C449E">
        <w:t> </w:t>
      </w:r>
      <w:r w:rsidRPr="002D1021">
        <w:t xml:space="preserve">%. V zadnjih mesecih so se okrepile tudi investicije države; junija in julija so investicijski odhodki po konsolidirani bilanci javnega financiranja </w:t>
      </w:r>
      <w:r>
        <w:t>za več kot polovico p</w:t>
      </w:r>
      <w:r w:rsidRPr="002D1021">
        <w:t>resegli rav</w:t>
      </w:r>
      <w:r>
        <w:t>e</w:t>
      </w:r>
      <w:r w:rsidRPr="002D1021">
        <w:t>n iz lanskega leta.</w:t>
      </w:r>
    </w:p>
  </w:footnote>
  <w:footnote w:id="29">
    <w:p w14:paraId="0AA6C4FC" w14:textId="77777777" w:rsidR="00EF5A85" w:rsidRPr="00C45149" w:rsidRDefault="00EF5A85" w:rsidP="00591356">
      <w:pPr>
        <w:pStyle w:val="FootnoteText"/>
      </w:pPr>
      <w:r w:rsidRPr="00C45149">
        <w:rPr>
          <w:rStyle w:val="FootnoteReference"/>
        </w:rPr>
        <w:footnoteRef/>
      </w:r>
      <w:r w:rsidRPr="00C45149">
        <w:t xml:space="preserve"> Merjenega kot tehtana rast uvoza trgovinskih partneric.</w:t>
      </w:r>
    </w:p>
  </w:footnote>
  <w:footnote w:id="30">
    <w:p w14:paraId="36033993" w14:textId="77777777" w:rsidR="00EF5A85" w:rsidRDefault="00EF5A85" w:rsidP="008F7103">
      <w:pPr>
        <w:pStyle w:val="FootnoteText"/>
      </w:pPr>
      <w:r>
        <w:rPr>
          <w:rStyle w:val="FootnoteReference"/>
        </w:rPr>
        <w:footnoteRef/>
      </w:r>
      <w:r>
        <w:t xml:space="preserve"> </w:t>
      </w:r>
      <w:r w:rsidRPr="00B41728">
        <w:t>Za gospodinjstva in nepridobitne institucije, ki opravljajo storitve za gospodinjstva (NPISG)</w:t>
      </w:r>
      <w:r>
        <w:t>.</w:t>
      </w:r>
    </w:p>
  </w:footnote>
  <w:footnote w:id="31">
    <w:p w14:paraId="310FDE18" w14:textId="77777777" w:rsidR="00EF5A85" w:rsidRDefault="00EF5A85" w:rsidP="00591356">
      <w:pPr>
        <w:pStyle w:val="FootnoteText"/>
      </w:pPr>
      <w:r>
        <w:rPr>
          <w:rStyle w:val="FootnoteReference"/>
        </w:rPr>
        <w:footnoteRef/>
      </w:r>
      <w:r>
        <w:t xml:space="preserve"> Po reviziji podatkov o zasebni potrošnji za leto 2020, objavljeni 31. 8. 2021, in popravkih pri sredstvih za zaposlene bo prišlo tudi do revizije podatkov stopnje varčevanja, ki pa bodo objavljeni po naši objavi (30. 9. 2021). Ocenjujemo, da bo stopnja varčevanja v letu 2020 nekoliko nižja kot je trenutno veljavna.</w:t>
      </w:r>
    </w:p>
  </w:footnote>
  <w:footnote w:id="32">
    <w:p w14:paraId="51EF962D" w14:textId="77777777" w:rsidR="00EF5A85" w:rsidRDefault="00EF5A85" w:rsidP="00591356">
      <w:pPr>
        <w:pStyle w:val="FootnoteText"/>
      </w:pPr>
      <w:r>
        <w:rPr>
          <w:rStyle w:val="FootnoteReference"/>
        </w:rPr>
        <w:footnoteRef/>
      </w:r>
      <w:r>
        <w:t xml:space="preserve"> Po trenutno veljavnih podatkih, ki pa se bodo z objavo nefinančnih sektorskih računov za leto 2020, ki bo 30. 9. 2021,  spremenili.</w:t>
      </w:r>
    </w:p>
  </w:footnote>
  <w:footnote w:id="33">
    <w:p w14:paraId="311A6149" w14:textId="6F811C32" w:rsidR="00EF5A85" w:rsidRDefault="00EF5A85" w:rsidP="005C2A11">
      <w:pPr>
        <w:pStyle w:val="FootnoteText"/>
        <w:rPr>
          <w:ins w:id="94" w:author="Nataša Todorović Jemec" w:date="2021-09-14T07:56:00Z"/>
        </w:rPr>
      </w:pPr>
      <w:ins w:id="95" w:author="Nataša Todorović Jemec" w:date="2021-09-14T07:56:00Z">
        <w:r>
          <w:rPr>
            <w:rStyle w:val="FootnoteReference"/>
          </w:rPr>
          <w:footnoteRef/>
        </w:r>
        <w:r>
          <w:t xml:space="preserve"> Bruto varčevanje je tisti del razpoložljivega dohodka, ki se ne porabi za končno potrošnjo. </w:t>
        </w:r>
      </w:ins>
      <w:ins w:id="96" w:author="Nataša Todorović Jemec" w:date="2021-09-14T07:58:00Z">
        <w:r>
          <w:t xml:space="preserve">Sem torej spadajo tudi obroki kreditov, </w:t>
        </w:r>
      </w:ins>
      <w:ins w:id="97" w:author="Nataša Todorović Jemec" w:date="2021-09-14T07:59:00Z">
        <w:r>
          <w:t>nakupi stanovanjskih nepremičnin ipd.</w:t>
        </w:r>
      </w:ins>
    </w:p>
  </w:footnote>
  <w:footnote w:id="34">
    <w:p w14:paraId="3F68B75D" w14:textId="77777777" w:rsidR="00EF5A85" w:rsidRDefault="00EF5A85" w:rsidP="00591356">
      <w:pPr>
        <w:pStyle w:val="FootnoteText"/>
      </w:pPr>
      <w:r>
        <w:rPr>
          <w:rStyle w:val="FootnoteReference"/>
        </w:rPr>
        <w:footnoteRef/>
      </w:r>
      <w:r>
        <w:t xml:space="preserve"> Kjer sicer še ostajajo nekatere omejitve pri poslovanju (pogoj PCT za obiskovalce, zasedenost sedišč, omejitev pri največjem številu udeležencev, omejitev delovnega časa…).</w:t>
      </w:r>
    </w:p>
  </w:footnote>
  <w:footnote w:id="35">
    <w:p w14:paraId="2F4F3BEF" w14:textId="77777777" w:rsidR="00EF5A85" w:rsidRPr="0044764F" w:rsidRDefault="00EF5A85" w:rsidP="0008205A">
      <w:pPr>
        <w:pStyle w:val="FootnoteText"/>
      </w:pPr>
      <w:r w:rsidRPr="00C91B3D">
        <w:rPr>
          <w:rStyle w:val="FootnoteReference"/>
        </w:rPr>
        <w:footnoteRef/>
      </w:r>
      <w:r w:rsidRPr="00C91B3D">
        <w:t xml:space="preserve"> V teh dejavnostih</w:t>
      </w:r>
      <w:r>
        <w:t xml:space="preserve"> se je v prvi polovici letošnjega leta nadaljevalo zaposlovanje s ciljem odpravljanja pomanjkanja zdravstvenih delavcev. Zaposlovanje je bilo najvišje v dejavnosti socialnega varstva, kjer je PKP4 zagotovil dodatna sredstva, in osebne asistence v oskrbi na domu. Visoka rast se bo nadaljevala letos in v prihodnjih letih zaradi odprtja novih domov za ostarele in nadaljnjega povečanja osebne asistence na domu, kjer močno primanjkuje zmogljivosti. Rast v teh dejavnostih bo podprta tudi z EU sredstvi, ki so namenjena blaženju povečanih potreb po storitvah povezanih s staranjem prebivalstva.</w:t>
      </w:r>
    </w:p>
  </w:footnote>
  <w:footnote w:id="36">
    <w:p w14:paraId="0DBB0ECD" w14:textId="77777777" w:rsidR="00EF5A85" w:rsidRDefault="00EF5A85" w:rsidP="00591356">
      <w:pPr>
        <w:pStyle w:val="FootnoteText"/>
      </w:pPr>
      <w:r>
        <w:rPr>
          <w:rStyle w:val="FootnoteReference"/>
        </w:rPr>
        <w:footnoteRef/>
      </w:r>
      <w:r>
        <w:t xml:space="preserve"> Proizvodi 8541 in 8542 po kombinirani nomenklaturi (KN). </w:t>
      </w:r>
    </w:p>
  </w:footnote>
  <w:footnote w:id="37">
    <w:p w14:paraId="5C33932E" w14:textId="77777777" w:rsidR="00EF5A85" w:rsidRDefault="00EF5A85" w:rsidP="004E7975">
      <w:pPr>
        <w:pStyle w:val="FootnoteText"/>
      </w:pPr>
      <w:r>
        <w:rPr>
          <w:rStyle w:val="FootnoteReference"/>
        </w:rPr>
        <w:footnoteRef/>
      </w:r>
      <w:r>
        <w:t xml:space="preserve"> Indeks cen </w:t>
      </w:r>
      <w:r w:rsidRPr="00D33BA1">
        <w:t xml:space="preserve">pri proizvajalcih elektronskih komponent ali plošč v </w:t>
      </w:r>
      <w:r>
        <w:t xml:space="preserve">EU in indeks cen v proizvodnji polprevodnikov in sorodnih naprav v ZDA. Za Slovenijo podrobni podatki niso na voljo. </w:t>
      </w:r>
    </w:p>
  </w:footnote>
  <w:footnote w:id="38">
    <w:p w14:paraId="41A23B34" w14:textId="77777777" w:rsidR="00EF5A85" w:rsidDel="00234F85" w:rsidRDefault="00EF5A85" w:rsidP="00591356">
      <w:pPr>
        <w:pStyle w:val="FootnoteText"/>
        <w:rPr>
          <w:del w:id="112" w:author="Nataša Todorović Jemec" w:date="2021-09-13T15:09:00Z"/>
        </w:rPr>
      </w:pPr>
      <w:del w:id="113" w:author="Nataša Todorović Jemec" w:date="2021-09-13T15:09:00Z">
        <w:r w:rsidDel="00234F85">
          <w:rPr>
            <w:rStyle w:val="FootnoteReference"/>
          </w:rPr>
          <w:footnoteRef/>
        </w:r>
        <w:r w:rsidDel="00234F85">
          <w:delText xml:space="preserve"> V EU je bila proizvodnja vozil v prvi polovici letošnjega leta za okoli petino manjša kot v enakem obdobju 2019, v Sloveniji pa za več kot desetino (C29 po standardni klasifikaciji dejavnosti).</w:delText>
        </w:r>
      </w:del>
    </w:p>
  </w:footnote>
  <w:footnote w:id="39">
    <w:p w14:paraId="65AA1171" w14:textId="77777777" w:rsidR="00EF5A85" w:rsidRDefault="00EF5A85" w:rsidP="00234F85">
      <w:pPr>
        <w:pStyle w:val="FootnoteText"/>
        <w:rPr>
          <w:ins w:id="115" w:author="Nataša Todorović Jemec" w:date="2021-09-13T15:09:00Z"/>
        </w:rPr>
      </w:pPr>
      <w:ins w:id="116" w:author="Nataša Todorović Jemec" w:date="2021-09-13T15:09:00Z">
        <w:r>
          <w:rPr>
            <w:rStyle w:val="FootnoteReference"/>
          </w:rPr>
          <w:footnoteRef/>
        </w:r>
        <w:r>
          <w:t xml:space="preserve"> V EU je bila proizvodnja vozil v prvi polovici letošnjega leta za okoli petino manjša kot v enakem obdobju 2019, v Sloveniji pa za več kot desetino (C29 po standardni klasifikaciji dejavnosti).</w:t>
        </w:r>
      </w:ins>
    </w:p>
  </w:footnote>
  <w:footnote w:id="40">
    <w:p w14:paraId="07C61E86" w14:textId="77777777" w:rsidR="00EF5A85" w:rsidRPr="009421C8" w:rsidRDefault="00EF5A85" w:rsidP="00591356">
      <w:pPr>
        <w:pStyle w:val="FootnoteText"/>
      </w:pPr>
      <w:r w:rsidRPr="009421C8">
        <w:rPr>
          <w:rStyle w:val="FootnoteReference"/>
          <w:rFonts w:cs="Arial"/>
        </w:rPr>
        <w:footnoteRef/>
      </w:r>
      <w:r w:rsidRPr="009421C8">
        <w:t xml:space="preserve"> </w:t>
      </w:r>
      <w:r>
        <w:t>P</w:t>
      </w:r>
      <w:r w:rsidRPr="009421C8">
        <w:t xml:space="preserve">omanjkanje surovin ob povečanem povpraševanju, večdnevno zaprtje Sueškega prekopa, itd. </w:t>
      </w:r>
    </w:p>
  </w:footnote>
  <w:footnote w:id="41">
    <w:p w14:paraId="568DABFB" w14:textId="77777777" w:rsidR="00EF5A85" w:rsidRPr="009421C8" w:rsidRDefault="00EF5A85" w:rsidP="00591356">
      <w:pPr>
        <w:pStyle w:val="FootnoteText"/>
      </w:pPr>
      <w:r w:rsidRPr="009421C8">
        <w:rPr>
          <w:rStyle w:val="FootnoteReference"/>
          <w:rFonts w:cs="Arial"/>
        </w:rPr>
        <w:footnoteRef/>
      </w:r>
      <w:r w:rsidRPr="009421C8">
        <w:t xml:space="preserve"> Delež menjave blaga in storitev v primerjavi z BDP je v preteklih petih letih v povprečju znašal 154 % BDP.</w:t>
      </w:r>
    </w:p>
  </w:footnote>
  <w:footnote w:id="42">
    <w:p w14:paraId="140BA9F5" w14:textId="380AEBAE" w:rsidR="00EF5A85" w:rsidRPr="008637CD" w:rsidRDefault="00EF5A85" w:rsidP="00591356">
      <w:pPr>
        <w:pStyle w:val="FootnoteText"/>
      </w:pPr>
      <w:r>
        <w:rPr>
          <w:rStyle w:val="FootnoteReference"/>
        </w:rPr>
        <w:footnoteRef/>
      </w:r>
      <w:r>
        <w:t xml:space="preserve"> Da </w:t>
      </w:r>
      <w:r w:rsidRPr="008637CD">
        <w:t xml:space="preserve">je bil odziv trga dela manjši kot pričakovano na podlagi preteklih dolgoročnih gibanj, kaže tudi analiza gibanja dejanske stopnje anketne brezposelnosti in njene </w:t>
      </w:r>
      <w:proofErr w:type="spellStart"/>
      <w:r w:rsidRPr="008637CD">
        <w:t>predikcije</w:t>
      </w:r>
      <w:proofErr w:type="spellEnd"/>
      <w:r w:rsidRPr="008637CD">
        <w:t xml:space="preserve">, ki izhaja iz Okunovega zakona, tj. </w:t>
      </w:r>
      <w:r w:rsidRPr="008637CD">
        <w:t xml:space="preserve">dolgoročne povezave med BDP in brezposelnostjo </w:t>
      </w:r>
      <w:r w:rsidRPr="008637CD">
        <w:rPr>
          <w:color w:val="2B579A"/>
          <w:shd w:val="clear" w:color="auto" w:fill="E6E6E6"/>
        </w:rPr>
        <w:fldChar w:fldCharType="begin"/>
      </w:r>
      <w:r>
        <w:instrText xml:space="preserve"> ADDIN ZOTERO_ITEM CSL_CITATION {"citationID":"rlqzcDDW","properties":{"formattedCitation":"(glej UMAR, 2021b, Poglavje 1.1)","plainCitation":"(glej UMAR, 2021b, Poglavje 1.1)","noteIndex":41},"citationItems":[{"id":199,"uris":["http://zotero.org/groups/4141114/items/XZXDTTNP"],"uri":["http://zotero.org/groups/4141114/items/XZXDTTNP"],"itemData":{"id":199,"type":"book","event-place":"Ljubljana","publisher":"Urad za makroekonomske analize in razvoj RS","publisher-place":"Ljubljana","title":"Poročilo o razvoju 2021","URL":"https://www.umar.gov.si/fileadmin/user_upload/razvoj_slovenije/2021/slovenski/POR2021_skupaj.pdf","author":[{"family":"UMAR","given":""}],"accessed":{"date-parts":[["2021",8,26]]},"issued":{"date-parts":[["2021"]]}},"locator":"1.1","label":"chapter","prefix":"glej "}],"schema":"https://github.com/citation-style-language/schema/raw/master/csl-citation.json"} </w:instrText>
      </w:r>
      <w:r w:rsidRPr="008637CD">
        <w:rPr>
          <w:color w:val="2B579A"/>
          <w:shd w:val="clear" w:color="auto" w:fill="E6E6E6"/>
        </w:rPr>
        <w:fldChar w:fldCharType="separate"/>
      </w:r>
      <w:r w:rsidRPr="0015254A">
        <w:rPr>
          <w:rFonts w:ascii="Arial" w:hAnsi="Arial" w:cs="Arial"/>
        </w:rPr>
        <w:t>(glej UMAR, 2021b, Poglavje 1.1)</w:t>
      </w:r>
      <w:r w:rsidRPr="008637CD">
        <w:rPr>
          <w:color w:val="2B579A"/>
          <w:shd w:val="clear" w:color="auto" w:fill="E6E6E6"/>
        </w:rPr>
        <w:fldChar w:fldCharType="end"/>
      </w:r>
      <w:r w:rsidRPr="008637CD">
        <w:t>.</w:t>
      </w:r>
    </w:p>
  </w:footnote>
  <w:footnote w:id="43">
    <w:p w14:paraId="1E83D374" w14:textId="77777777" w:rsidR="00EF5A85" w:rsidRPr="008637CD" w:rsidRDefault="00EF5A85" w:rsidP="00591356">
      <w:pPr>
        <w:pStyle w:val="FootnoteText"/>
      </w:pPr>
      <w:r w:rsidRPr="008637CD">
        <w:rPr>
          <w:rStyle w:val="FootnoteReference"/>
        </w:rPr>
        <w:footnoteRef/>
      </w:r>
      <w:r w:rsidRPr="008637CD">
        <w:t xml:space="preserve"> V nekaterih dejavnostih (npr. gradbeništvo, promet </w:t>
      </w:r>
      <w:r>
        <w:t>ter informacijske in komunikacijske dejavnosti</w:t>
      </w:r>
      <w:r w:rsidRPr="008637CD">
        <w:t>) je bila zaposlenost tudi večja kot v drugem četrtletju leta 2019.</w:t>
      </w:r>
    </w:p>
  </w:footnote>
  <w:footnote w:id="44">
    <w:p w14:paraId="4253CC80" w14:textId="77777777" w:rsidR="00EF5A85" w:rsidRDefault="00EF5A85" w:rsidP="00591356">
      <w:pPr>
        <w:pStyle w:val="FootnoteText"/>
      </w:pPr>
      <w:r w:rsidRPr="008637CD">
        <w:rPr>
          <w:rStyle w:val="FootnoteReference"/>
        </w:rPr>
        <w:footnoteRef/>
      </w:r>
      <w:r w:rsidRPr="008637CD">
        <w:t xml:space="preserve"> Po podatkih SRDAP.</w:t>
      </w:r>
    </w:p>
  </w:footnote>
  <w:footnote w:id="45">
    <w:p w14:paraId="23D92FA8" w14:textId="77777777" w:rsidR="00EF5A85" w:rsidRDefault="00EF5A85" w:rsidP="00591356">
      <w:pPr>
        <w:pStyle w:val="FootnoteText"/>
      </w:pPr>
      <w:r>
        <w:rPr>
          <w:rStyle w:val="FootnoteReference"/>
        </w:rPr>
        <w:footnoteRef/>
      </w:r>
      <w:r>
        <w:t xml:space="preserve"> Stopnja prostih delovnih mest je izračunana kot delež prostih delovnih mest od vseh delovnih mestih skupaj (prostih in zasedenih).</w:t>
      </w:r>
    </w:p>
  </w:footnote>
  <w:footnote w:id="46">
    <w:p w14:paraId="7E8CFA50" w14:textId="77777777" w:rsidR="00EF5A85" w:rsidRDefault="00EF5A85" w:rsidP="00D67E0A">
      <w:pPr>
        <w:pStyle w:val="FootnoteText"/>
      </w:pPr>
      <w:r>
        <w:rPr>
          <w:rStyle w:val="FootnoteReference"/>
        </w:rPr>
        <w:footnoteRef/>
      </w:r>
      <w:r>
        <w:t xml:space="preserve"> </w:t>
      </w:r>
      <w:r w:rsidRPr="008A2A2E">
        <w:t xml:space="preserve">Po visokem neto selitvenem prirastu (priliv minus odliv domačega in tujega prebivalstva) v letih 2018 in 2019 (v višini okoli 15 tisoč oseb na leto) se je ta v lanskem letu nekoliko znižal (na 10 tisoč oseb; prilagojeno za metodološko specifiko v Q3 2020) kot posledica ukrepov in omejitev povezanih s </w:t>
      </w:r>
      <w:proofErr w:type="spellStart"/>
      <w:r w:rsidRPr="008A2A2E">
        <w:t>koronakrizo</w:t>
      </w:r>
      <w:proofErr w:type="spellEnd"/>
      <w:r w:rsidRPr="008A2A2E">
        <w:t>. Upad se je ob daljšem obdobju zaprtja številnih dejavnosti v drugem valu epidemije in povečane negotovosti o njenem trajanju nadaljeval tudi v prvem četrtletju letos.</w:t>
      </w:r>
    </w:p>
  </w:footnote>
  <w:footnote w:id="47">
    <w:p w14:paraId="2697C5AD" w14:textId="55A33BFE" w:rsidR="00EF5A85" w:rsidRPr="00A85071" w:rsidRDefault="00EF5A85" w:rsidP="00591356">
      <w:pPr>
        <w:pStyle w:val="FootnoteText"/>
      </w:pPr>
      <w:r w:rsidRPr="00A85071">
        <w:rPr>
          <w:rStyle w:val="FootnoteReference"/>
        </w:rPr>
        <w:footnoteRef/>
      </w:r>
      <w:r w:rsidRPr="00A85071">
        <w:t xml:space="preserve"> Na prikazano maso plač je v večji meri vplival ukrep čakanja na delo, saj je bil uveden že v marcu</w:t>
      </w:r>
      <w:r>
        <w:t xml:space="preserve"> 2020</w:t>
      </w:r>
      <w:r w:rsidRPr="00A85071">
        <w:t xml:space="preserve">, ukrep skrajšanja polnega delovnega časa pa je bil uveden z </w:t>
      </w:r>
      <w:r>
        <w:t xml:space="preserve">lanskim </w:t>
      </w:r>
      <w:r w:rsidRPr="00A85071">
        <w:t>junijem. Prav tako je bilo število vključenih zaposlenih v ukrep čakanja precej večje kot v skrajšan delovni čas.</w:t>
      </w:r>
      <w:r>
        <w:t xml:space="preserve"> Osebe, vključene v ukrep čakanja na delo, so bile upravičene do 80-odstotnega nadomestila plače.</w:t>
      </w:r>
    </w:p>
  </w:footnote>
  <w:footnote w:id="48">
    <w:p w14:paraId="278737EB" w14:textId="77777777" w:rsidR="00EF5A85" w:rsidRPr="00A85071" w:rsidRDefault="00EF5A85" w:rsidP="00591356">
      <w:pPr>
        <w:pStyle w:val="FootnoteText"/>
      </w:pPr>
      <w:r w:rsidRPr="00A85071">
        <w:rPr>
          <w:rStyle w:val="FootnoteReference"/>
        </w:rPr>
        <w:footnoteRef/>
      </w:r>
      <w:r w:rsidRPr="00A85071">
        <w:t xml:space="preserve"> Začasna uvedba dodatka zaposlenim za delo za nevarnost in posebne obremenitve ter dodatek za delo v rizičnih razmerah (po kolektivni pogodbi) v javnem sektorju in izplačilo dodatka za delo v času epidemije v zasebnem sektorju.</w:t>
      </w:r>
    </w:p>
  </w:footnote>
  <w:footnote w:id="49">
    <w:p w14:paraId="09790372" w14:textId="77777777" w:rsidR="00EF5A85" w:rsidRPr="008B123B" w:rsidRDefault="00EF5A85" w:rsidP="00591356">
      <w:pPr>
        <w:pStyle w:val="FootnoteText"/>
      </w:pPr>
      <w:r w:rsidRPr="008B123B">
        <w:rPr>
          <w:rStyle w:val="FootnoteReference"/>
        </w:rPr>
        <w:footnoteRef/>
      </w:r>
      <w:r w:rsidRPr="008B123B">
        <w:t xml:space="preserve"> Povišanje minimalne plače se sicer </w:t>
      </w:r>
      <w:r>
        <w:t>ni</w:t>
      </w:r>
      <w:r w:rsidRPr="008B123B">
        <w:t xml:space="preserve"> v celoti odrazilo v statistično prikazani povprečni plači, saj PKP8 določa sofinanciranje povišanja minimalne plače v višini 50 eur v prvi polovici leta, kar zaradi metodološke specifike ne bo prikazano v povprečni bruto plači. V drugi polovici </w:t>
      </w:r>
      <w:r>
        <w:t>pa je</w:t>
      </w:r>
      <w:r w:rsidRPr="008B123B">
        <w:t xml:space="preserve"> država razbremenila delodajalce prispevkov za socialno varnost z znižanjem minimalne osnove za obračun prispevkov na raven minimalne plače. </w:t>
      </w:r>
    </w:p>
  </w:footnote>
  <w:footnote w:id="50">
    <w:p w14:paraId="0285F46D" w14:textId="77777777" w:rsidR="00EF5A85" w:rsidRDefault="00EF5A85" w:rsidP="00591356">
      <w:pPr>
        <w:pStyle w:val="FootnoteText"/>
      </w:pPr>
      <w:r>
        <w:rPr>
          <w:rStyle w:val="FootnoteReference"/>
        </w:rPr>
        <w:footnoteRef/>
      </w:r>
      <w:r>
        <w:t xml:space="preserve"> </w:t>
      </w:r>
      <w:r w:rsidRPr="00F926C7">
        <w:t>Pri pripravi napovedi bruto plač za leto 2021 in 2022 je bilo z upoštevanjem metodoloških posebnosti med drugim treba oceniti ali predpostaviti i) mesečno dinamiko števila zaposlenih, ki bodo vključeni v ukrep subvencioniranja skrajšanega polnega delovnega časa, ii) njihovo porazdelitev po posameznih dejavnostih in po višini bruto plače, iii) delež meseca, ko bodo zaposleni vključeni v ukrep, iv) število zaposlenih prejemnikov plač in njihovo maso plač, ki ne bo prikazana v statistiki plač ter v) znesek povrnjenega nadomestila plač s strani države.</w:t>
      </w:r>
    </w:p>
  </w:footnote>
  <w:footnote w:id="51">
    <w:p w14:paraId="2DB600EF" w14:textId="5D3A97FF" w:rsidR="00EF5A85" w:rsidRDefault="00EF5A85" w:rsidP="00591356">
      <w:pPr>
        <w:pStyle w:val="FootnoteText"/>
      </w:pPr>
      <w:r>
        <w:rPr>
          <w:rStyle w:val="FootnoteReference"/>
        </w:rPr>
        <w:footnoteRef/>
      </w:r>
      <w:r>
        <w:t xml:space="preserve"> Po podatkih konsolidirane bilance javnega financiranja je bila v prvi polovici letos rast prihodkov iz prispevkov za socialno varnost medletno višja za 14,9 %.</w:t>
      </w:r>
    </w:p>
  </w:footnote>
  <w:footnote w:id="52">
    <w:p w14:paraId="3A4EA99D" w14:textId="2E023095" w:rsidR="00EF5A85" w:rsidRDefault="00EF5A85" w:rsidP="00591356">
      <w:pPr>
        <w:pStyle w:val="FootnoteText"/>
      </w:pPr>
      <w:r>
        <w:rPr>
          <w:rStyle w:val="FootnoteReference"/>
        </w:rPr>
        <w:footnoteRef/>
      </w:r>
      <w:r>
        <w:t xml:space="preserve"> Povprečna medletna rast v prvih osmih mesecih, medletna rast avgusta je bila že 2,1 %.</w:t>
      </w:r>
    </w:p>
  </w:footnote>
  <w:footnote w:id="53">
    <w:p w14:paraId="76CDCF3D" w14:textId="77777777" w:rsidR="00EF5A85" w:rsidRDefault="00EF5A85" w:rsidP="00591356">
      <w:pPr>
        <w:pStyle w:val="FootnoteText"/>
      </w:pPr>
      <w:r>
        <w:rPr>
          <w:rStyle w:val="FootnoteReference"/>
        </w:rPr>
        <w:footnoteRef/>
      </w:r>
      <w:r>
        <w:t xml:space="preserve"> Takrat so ob padcu globalnega povpraševanja padle cene naftnih derivatov, znižale pa so se tudi cene električne energije, ki jih je Vlada z namenom blaženja posledic kriznih razmer znižala za gospodinjstva in malo gospodarstvo od začetka marca do konca maja. </w:t>
      </w:r>
    </w:p>
  </w:footnote>
  <w:footnote w:id="54">
    <w:p w14:paraId="509443E1" w14:textId="7A9FE051" w:rsidR="00EF5A85" w:rsidRDefault="00EF5A85" w:rsidP="00591356">
      <w:pPr>
        <w:pStyle w:val="FootnoteText"/>
      </w:pPr>
      <w:r>
        <w:rPr>
          <w:rStyle w:val="FootnoteReference"/>
        </w:rPr>
        <w:footnoteRef/>
      </w:r>
      <w:r>
        <w:t xml:space="preserve"> Cene pomorskega tovornega prometa so medletno višje za skoraj 130 %</w:t>
      </w:r>
      <w:ins w:id="157" w:author="Nataša Todorović Jemec" w:date="2021-09-13T15:16:00Z">
        <w:r>
          <w:t>.</w:t>
        </w:r>
      </w:ins>
    </w:p>
  </w:footnote>
  <w:footnote w:id="55">
    <w:p w14:paraId="0022720C" w14:textId="77777777" w:rsidR="00EF5A85" w:rsidRDefault="00EF5A85" w:rsidP="00E70047">
      <w:pPr>
        <w:pStyle w:val="FootnoteText"/>
      </w:pPr>
      <w:r w:rsidRPr="006C21A6">
        <w:rPr>
          <w:rStyle w:val="FootnoteReference"/>
        </w:rPr>
        <w:footnoteRef/>
      </w:r>
      <w:r>
        <w:t xml:space="preserve"> </w:t>
      </w:r>
      <w:r w:rsidRPr="006C21A6">
        <w:t>Zaradi spremenjene strukture trošenja, ki je povezana z epidemije</w:t>
      </w:r>
      <w:r>
        <w:t>,</w:t>
      </w:r>
      <w:r w:rsidRPr="006C21A6">
        <w:t xml:space="preserve"> so se v letu 2021 nekoliko izraziteje spremenile tudi uteži posameznih skupin v indeksu cen življenjskih potrebščin. Okrepil se je delež hrane, </w:t>
      </w:r>
      <w:r>
        <w:t xml:space="preserve">znižal pa </w:t>
      </w:r>
      <w:r w:rsidRPr="006C21A6">
        <w:t>delež energentov (predvsem naftnih derivatov) in storitev (najbolj počitnic v paketu).</w:t>
      </w:r>
    </w:p>
  </w:footnote>
  <w:footnote w:id="56">
    <w:p w14:paraId="1EAF2232" w14:textId="77777777" w:rsidR="00EF5A85" w:rsidRPr="0034232B" w:rsidRDefault="00EF5A85" w:rsidP="00591356">
      <w:pPr>
        <w:pStyle w:val="FootnoteText"/>
      </w:pPr>
      <w:r w:rsidRPr="006A5EE2">
        <w:rPr>
          <w:rStyle w:val="FootnoteReference"/>
        </w:rPr>
        <w:footnoteRef/>
      </w:r>
      <w:r w:rsidRPr="006A5EE2">
        <w:t xml:space="preserve"> V letih 2022 in 2023 pričakujemo nespremenjene pogoje menjave. Ob razmeroma</w:t>
      </w:r>
      <w:r w:rsidRPr="0034232B">
        <w:t xml:space="preserve"> majhni </w:t>
      </w:r>
      <w:proofErr w:type="spellStart"/>
      <w:r w:rsidRPr="0034232B">
        <w:t>volatilnosti</w:t>
      </w:r>
      <w:proofErr w:type="spellEnd"/>
      <w:r w:rsidRPr="0034232B">
        <w:t xml:space="preserve"> cen energentov in ostalih surovin, kot izhaja iz tehničnih predpostavk, bo namreč </w:t>
      </w:r>
      <w:r>
        <w:t xml:space="preserve">razmerje med </w:t>
      </w:r>
      <w:r w:rsidRPr="0034232B">
        <w:t>izvozni</w:t>
      </w:r>
      <w:r>
        <w:t>mi</w:t>
      </w:r>
      <w:r w:rsidRPr="0034232B">
        <w:t xml:space="preserve"> in uvozni</w:t>
      </w:r>
      <w:r>
        <w:t>mi</w:t>
      </w:r>
      <w:r w:rsidRPr="0034232B">
        <w:t xml:space="preserve"> cen</w:t>
      </w:r>
      <w:r>
        <w:t>ami</w:t>
      </w:r>
      <w:r w:rsidRPr="0034232B">
        <w:t xml:space="preserve"> </w:t>
      </w:r>
      <w:r>
        <w:t>stabilno</w:t>
      </w:r>
      <w:r w:rsidRPr="0034232B">
        <w:t>.</w:t>
      </w:r>
    </w:p>
  </w:footnote>
  <w:footnote w:id="57">
    <w:p w14:paraId="3E8D76E0" w14:textId="5A9B3861" w:rsidR="00EF5A85" w:rsidRPr="00260B5E" w:rsidRDefault="00EF5A85" w:rsidP="00833E44">
      <w:pPr>
        <w:jc w:val="both"/>
      </w:pPr>
      <w:r w:rsidRPr="00C81BEC">
        <w:rPr>
          <w:rStyle w:val="FootnoteReference"/>
        </w:rPr>
        <w:footnoteRef/>
      </w:r>
      <w:r w:rsidRPr="00260B5E">
        <w:rPr>
          <w:rStyle w:val="FootnoteReference"/>
        </w:rPr>
        <w:t xml:space="preserve"> </w:t>
      </w:r>
      <w:r w:rsidRPr="00260B5E">
        <w:rPr>
          <w:rStyle w:val="FootnoteTextChar"/>
        </w:rPr>
        <w:t>Sem spadajo vse storitve, razen potovanj in transporta. K rasti presežka v menjavi storitev bodo letos največ prispevale ostale poslovne storitve (storitve raziskav in razvoja ter tehnične, s trgovino povezane storitve).</w:t>
      </w:r>
    </w:p>
  </w:footnote>
  <w:footnote w:id="58">
    <w:p w14:paraId="3FBF8D97" w14:textId="77777777" w:rsidR="00EF5A85" w:rsidRPr="0034232B" w:rsidRDefault="00EF5A85" w:rsidP="00591356">
      <w:pPr>
        <w:pStyle w:val="FootnoteText"/>
      </w:pPr>
      <w:r w:rsidRPr="0034232B">
        <w:rPr>
          <w:rStyle w:val="FootnoteReference"/>
        </w:rPr>
        <w:footnoteRef/>
      </w:r>
      <w:r w:rsidRPr="0034232B">
        <w:t xml:space="preserve"> Država se je namreč zaradi ukrepov za blažitev posledic pandemije v letu 2020 občutno zadolžila do tujih </w:t>
      </w:r>
      <w:proofErr w:type="spellStart"/>
      <w:r w:rsidRPr="0034232B">
        <w:t>portfeljskih</w:t>
      </w:r>
      <w:proofErr w:type="spellEnd"/>
      <w:r w:rsidRPr="0034232B">
        <w:t xml:space="preserve"> vlagateljev z namenom financiranja proračunskega primanjkljaja ter odplačila glavnic državnega dolga.</w:t>
      </w:r>
    </w:p>
  </w:footnote>
  <w:footnote w:id="59">
    <w:p w14:paraId="32A7A0E3" w14:textId="77777777" w:rsidR="00EF5A85" w:rsidRPr="0034232B" w:rsidRDefault="00EF5A85" w:rsidP="00591356">
      <w:pPr>
        <w:pStyle w:val="FootnoteText"/>
      </w:pPr>
      <w:r w:rsidRPr="0034232B">
        <w:rPr>
          <w:rStyle w:val="FootnoteReference"/>
        </w:rPr>
        <w:footnoteRef/>
      </w:r>
      <w:r w:rsidRPr="0034232B">
        <w:t xml:space="preserve"> Večin</w:t>
      </w:r>
      <w:r>
        <w:t>o</w:t>
      </w:r>
      <w:r w:rsidRPr="0034232B">
        <w:t xml:space="preserve"> subvencij predstavljajo sredstva </w:t>
      </w:r>
      <w:r w:rsidRPr="0034232B">
        <w:rPr>
          <w:noProof/>
        </w:rPr>
        <w:t xml:space="preserve">za izvajanje skupne kmetijske in ribiške politike, del subvencij pa so sredstva iz mehanizma za okrevanje in odpornost. Pretežni del sredstev, ki jih bo Slovenija prejela iz proračuna EU pa predstavljajo investicijski transferi, ki se po plačilnobilančni statistiki izkazujejo na kapitalskem računu plačilne bilance. </w:t>
      </w:r>
    </w:p>
  </w:footnote>
  <w:footnote w:id="60">
    <w:p w14:paraId="63D405CB" w14:textId="77777777" w:rsidR="00EF5A85" w:rsidRDefault="00EF5A85" w:rsidP="00591356">
      <w:pPr>
        <w:pStyle w:val="FootnoteText"/>
      </w:pPr>
      <w:r w:rsidRPr="0034232B">
        <w:rPr>
          <w:rStyle w:val="FootnoteReference"/>
        </w:rPr>
        <w:footnoteRef/>
      </w:r>
      <w:r w:rsidRPr="0034232B">
        <w:t xml:space="preserve"> Iz Evropskega socialnega sklada so sredstva tekočega večletnega finančnega okvira večinoma že </w:t>
      </w:r>
      <w:proofErr w:type="spellStart"/>
      <w:r w:rsidRPr="0034232B">
        <w:t>počrpana</w:t>
      </w:r>
      <w:proofErr w:type="spellEnd"/>
      <w:r w:rsidRPr="0034232B">
        <w:t>.</w:t>
      </w:r>
      <w:r>
        <w:t xml:space="preserve"> </w:t>
      </w:r>
    </w:p>
  </w:footnote>
  <w:footnote w:id="61">
    <w:p w14:paraId="41CC4487" w14:textId="78CF300E" w:rsidR="00EF5A85" w:rsidRDefault="00EF5A85" w:rsidP="00B86810">
      <w:pPr>
        <w:pStyle w:val="FootnoteText"/>
      </w:pPr>
      <w:r w:rsidRPr="00AC0AF9">
        <w:rPr>
          <w:rStyle w:val="FootnoteReference"/>
        </w:rPr>
        <w:footnoteRef/>
      </w:r>
      <w:r w:rsidRPr="00AC0AF9">
        <w:t xml:space="preserve"> Potencialni bruto domači proizvod je makroekonomski indikator, ki kaže, kakšen obseg proizvodnje lahko gospodarstvo doseže, ne da bi tvorilo dodatne inflacijske pritiske (s »pregrevanjem«). Kadar se gospodarstvo (dejanski BDP) nahaja nad ravnijo potencialnega BDP, to povzroči naraščanje inflacije</w:t>
      </w:r>
      <w:r>
        <w:t xml:space="preserve"> (in obratno)</w:t>
      </w:r>
      <w:r w:rsidRPr="00AC0AF9">
        <w:t>. Razliko med dejanskim BDP in potencialnim BDP, izraženo v odstotkih potencialnega BDP, imenujemo proizvodna vrzel. Na UMAR izračun potencialnega BDP temelji na metodi proizvodne funkcije, ki se</w:t>
      </w:r>
      <w:r>
        <w:t xml:space="preserve"> ne </w:t>
      </w:r>
      <w:r w:rsidRPr="00AC0AF9">
        <w:t>razlikuje</w:t>
      </w:r>
      <w:r>
        <w:t xml:space="preserve"> bistveno</w:t>
      </w:r>
      <w:r w:rsidRPr="00AC0AF9">
        <w:t xml:space="preserve"> od metode, ki jo uporablja Evropska komisija. Metoda predpostavlja, da je potencialni BDP kombinacija proizvodnih dejavnikov </w:t>
      </w:r>
      <w:r w:rsidRPr="00AC0AF9">
        <w:rPr>
          <w:i/>
        </w:rPr>
        <w:t>potencialnega dela</w:t>
      </w:r>
      <w:r w:rsidRPr="00AC0AF9">
        <w:t xml:space="preserve"> (ta je odvisen od demografskih dejavnikov, stopnje aktivnosti</w:t>
      </w:r>
      <w:r>
        <w:t>, opravljenih ur</w:t>
      </w:r>
      <w:r w:rsidRPr="00AC0AF9">
        <w:t xml:space="preserve"> in naravne stopnje brezposelnosti) in </w:t>
      </w:r>
      <w:r w:rsidRPr="00AC0AF9">
        <w:rPr>
          <w:i/>
        </w:rPr>
        <w:t>kapitala</w:t>
      </w:r>
      <w:r w:rsidRPr="00AC0AF9">
        <w:t xml:space="preserve"> ter </w:t>
      </w:r>
      <w:r w:rsidRPr="00AC0AF9">
        <w:rPr>
          <w:i/>
        </w:rPr>
        <w:t>skupne faktorske produktivnosti</w:t>
      </w:r>
      <w:r w:rsidRPr="00AC0AF9">
        <w:t>. Razlike med izračuni potencialnega BDP oz. proizvodne vrzeli med UMAR in EK so predvsem posledica: i) različnega časovnega obdobja napovedi, ii) razlik v samih napovedih makroekonomskih kazalnikov in iii) nekaterih vhodnih podatkih (na UMAR uporabimo avgustovsko revizijo podatkov SURS, posodobljene</w:t>
      </w:r>
      <w:r>
        <w:t xml:space="preserve"> lastne</w:t>
      </w:r>
      <w:r w:rsidRPr="00AC0AF9">
        <w:t xml:space="preserve"> demografske projekcije, izračunane z </w:t>
      </w:r>
      <w:proofErr w:type="spellStart"/>
      <w:r w:rsidRPr="00AC0AF9">
        <w:t>mikrosimulacijskim</w:t>
      </w:r>
      <w:proofErr w:type="spellEnd"/>
      <w:r w:rsidRPr="00AC0AF9">
        <w:t xml:space="preserve"> modelom IER (vir: SURS), pri seriji zaposlenosti po statistiki nacionalnih računov upoštevamo</w:t>
      </w:r>
      <w:r>
        <w:t xml:space="preserve"> tudi</w:t>
      </w:r>
      <w:r w:rsidRPr="00AC0AF9">
        <w:t xml:space="preserve"> popravek zaradi preloma v seriji v letu 2002).</w:t>
      </w:r>
    </w:p>
  </w:footnote>
  <w:footnote w:id="62">
    <w:p w14:paraId="22B62E99" w14:textId="4B321A25" w:rsidR="00EF5A85" w:rsidRDefault="00EF5A85">
      <w:pPr>
        <w:pStyle w:val="FootnoteText"/>
      </w:pPr>
      <w:ins w:id="168" w:author="Nataša Todorović Jemec" w:date="2021-09-13T15:23:00Z">
        <w:r>
          <w:rPr>
            <w:rStyle w:val="FootnoteReference"/>
          </w:rPr>
          <w:footnoteRef/>
        </w:r>
        <w:r>
          <w:t xml:space="preserve"> </w:t>
        </w:r>
      </w:ins>
      <w:ins w:id="169" w:author="Nataša Todorović Jemec" w:date="2021-09-13T15:24:00Z">
        <w:r>
          <w:t>Prispevek kapitala k potencialni rasti BDP je v obdobju</w:t>
        </w:r>
      </w:ins>
      <w:ins w:id="170" w:author="Nataša Todorović Jemec" w:date="2021-09-13T15:25:00Z">
        <w:r>
          <w:t xml:space="preserve"> </w:t>
        </w:r>
        <w:r w:rsidRPr="00161858">
          <w:t>20</w:t>
        </w:r>
        <w:r>
          <w:t>00</w:t>
        </w:r>
        <w:r w:rsidRPr="00161858">
          <w:t>–</w:t>
        </w:r>
        <w:r>
          <w:t>2008, ko je bil razmeroma stabilen, v povprečju znašal 1,7 o. t.</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Layout w:type="fixed"/>
      <w:tblLook w:val="06A0" w:firstRow="1" w:lastRow="0" w:firstColumn="1" w:lastColumn="0" w:noHBand="1" w:noVBand="1"/>
    </w:tblPr>
    <w:tblGrid>
      <w:gridCol w:w="3020"/>
      <w:gridCol w:w="3020"/>
      <w:gridCol w:w="3020"/>
    </w:tblGrid>
    <w:tr w:rsidR="00EF5A85" w14:paraId="6861BD98" w14:textId="77777777" w:rsidTr="00C34DFA">
      <w:tc>
        <w:tcPr>
          <w:tcW w:w="3020" w:type="dxa"/>
        </w:tcPr>
        <w:p w14:paraId="2E9CA165" w14:textId="3FAE58F3" w:rsidR="00EF5A85" w:rsidRDefault="00EF5A85" w:rsidP="00C34DFA"/>
      </w:tc>
      <w:tc>
        <w:tcPr>
          <w:tcW w:w="3020" w:type="dxa"/>
        </w:tcPr>
        <w:p w14:paraId="3C2FDD69" w14:textId="59EAC3A4" w:rsidR="00EF5A85" w:rsidRDefault="00EF5A85" w:rsidP="00C34DFA"/>
      </w:tc>
      <w:tc>
        <w:tcPr>
          <w:tcW w:w="3020" w:type="dxa"/>
        </w:tcPr>
        <w:p w14:paraId="5555B4D0" w14:textId="7D50DA61" w:rsidR="00EF5A85" w:rsidRDefault="00EF5A85" w:rsidP="00C34DFA"/>
      </w:tc>
    </w:tr>
  </w:tbl>
  <w:p w14:paraId="4ED6FB4C" w14:textId="67161F78" w:rsidR="00EF5A85" w:rsidRDefault="00EF5A85" w:rsidP="00547F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72" w:type="dxa"/>
      <w:tblCellMar>
        <w:left w:w="0" w:type="dxa"/>
        <w:right w:w="0" w:type="dxa"/>
      </w:tblCellMar>
      <w:tblLook w:val="04A0" w:firstRow="1" w:lastRow="0" w:firstColumn="1" w:lastColumn="0" w:noHBand="0" w:noVBand="1"/>
    </w:tblPr>
    <w:tblGrid>
      <w:gridCol w:w="8276"/>
      <w:gridCol w:w="796"/>
    </w:tblGrid>
    <w:tr w:rsidR="00EF5A85" w:rsidRPr="00A540FA" w14:paraId="30DD25E4" w14:textId="77777777" w:rsidTr="00C16519">
      <w:trPr>
        <w:trHeight w:val="552"/>
      </w:trPr>
      <w:tc>
        <w:tcPr>
          <w:tcW w:w="8276" w:type="dxa"/>
          <w:shd w:val="clear" w:color="auto" w:fill="auto"/>
        </w:tcPr>
        <w:p w14:paraId="76093C5C" w14:textId="6F26EBC6" w:rsidR="00EF5A85" w:rsidRPr="00C93347" w:rsidRDefault="00EF5A85" w:rsidP="00812B40">
          <w:pPr>
            <w:pStyle w:val="Header"/>
            <w:tabs>
              <w:tab w:val="clear" w:pos="4536"/>
              <w:tab w:val="clear" w:pos="9072"/>
              <w:tab w:val="right" w:pos="8276"/>
            </w:tabs>
            <w:spacing w:line="240" w:lineRule="auto"/>
            <w:rPr>
              <w:rFonts w:cstheme="minorHAnsi"/>
              <w:bCs/>
            </w:rPr>
          </w:pPr>
          <w:r w:rsidRPr="00C93347">
            <w:rPr>
              <w:rFonts w:cstheme="minorHAnsi"/>
              <w:bCs/>
            </w:rPr>
            <w:t xml:space="preserve">UMAR  </w:t>
          </w:r>
          <w:r w:rsidRPr="00C93347">
            <w:rPr>
              <w:rFonts w:cstheme="minorHAnsi"/>
              <w:noProof/>
              <w:color w:val="2B579A"/>
              <w:shd w:val="clear" w:color="auto" w:fill="E6E6E6"/>
              <w:lang w:eastAsia="sl-SI"/>
            </w:rPr>
            <w:drawing>
              <wp:inline distT="0" distB="0" distL="0" distR="0" wp14:anchorId="2F257C91" wp14:editId="4C289473">
                <wp:extent cx="58825" cy="76332"/>
                <wp:effectExtent l="0" t="0" r="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059" cy="148005"/>
                        </a:xfrm>
                        <a:prstGeom prst="rect">
                          <a:avLst/>
                        </a:prstGeom>
                        <a:noFill/>
                        <a:ln>
                          <a:noFill/>
                        </a:ln>
                      </pic:spPr>
                    </pic:pic>
                  </a:graphicData>
                </a:graphic>
              </wp:inline>
            </w:drawing>
          </w:r>
          <w:r w:rsidRPr="00C93347">
            <w:rPr>
              <w:rFonts w:cstheme="minorHAnsi"/>
              <w:bCs/>
            </w:rPr>
            <w:t xml:space="preserve">  Jesenska napoved gospodarskih gibanj 2021</w:t>
          </w:r>
          <w:r w:rsidRPr="00C93347">
            <w:rPr>
              <w:rFonts w:cstheme="minorHAnsi"/>
              <w:bCs/>
            </w:rPr>
            <w:tab/>
          </w:r>
        </w:p>
      </w:tc>
      <w:tc>
        <w:tcPr>
          <w:tcW w:w="796" w:type="dxa"/>
          <w:shd w:val="clear" w:color="auto" w:fill="auto"/>
        </w:tcPr>
        <w:p w14:paraId="5B5D99AB" w14:textId="77777777" w:rsidR="00EF5A85" w:rsidRPr="00C93347" w:rsidRDefault="00EF5A85" w:rsidP="00812B40">
          <w:pPr>
            <w:pStyle w:val="Header"/>
            <w:tabs>
              <w:tab w:val="left" w:pos="332"/>
              <w:tab w:val="center" w:pos="398"/>
              <w:tab w:val="right" w:pos="511"/>
              <w:tab w:val="right" w:pos="796"/>
            </w:tabs>
            <w:jc w:val="right"/>
            <w:rPr>
              <w:rFonts w:cstheme="minorHAnsi"/>
              <w:b/>
              <w:szCs w:val="16"/>
            </w:rPr>
          </w:pPr>
          <w:r w:rsidRPr="00C93347">
            <w:rPr>
              <w:rFonts w:cstheme="minorHAnsi"/>
              <w:b/>
              <w:color w:val="2B579A"/>
              <w:szCs w:val="16"/>
              <w:shd w:val="clear" w:color="auto" w:fill="E6E6E6"/>
            </w:rPr>
            <w:fldChar w:fldCharType="begin"/>
          </w:r>
          <w:r w:rsidRPr="00C93347">
            <w:rPr>
              <w:rFonts w:cstheme="minorHAnsi"/>
              <w:b/>
              <w:szCs w:val="16"/>
            </w:rPr>
            <w:instrText xml:space="preserve"> PAGE  \* Arabic  \* MERGEFORMAT </w:instrText>
          </w:r>
          <w:r w:rsidRPr="00C93347">
            <w:rPr>
              <w:rFonts w:cstheme="minorHAnsi"/>
              <w:b/>
              <w:color w:val="2B579A"/>
              <w:szCs w:val="16"/>
              <w:shd w:val="clear" w:color="auto" w:fill="E6E6E6"/>
            </w:rPr>
            <w:fldChar w:fldCharType="separate"/>
          </w:r>
          <w:r w:rsidRPr="00C93347">
            <w:rPr>
              <w:rFonts w:cstheme="minorHAnsi"/>
              <w:b/>
              <w:noProof/>
              <w:szCs w:val="16"/>
            </w:rPr>
            <w:t>38</w:t>
          </w:r>
          <w:r w:rsidRPr="00C93347">
            <w:rPr>
              <w:rFonts w:cstheme="minorHAnsi"/>
              <w:b/>
              <w:color w:val="2B579A"/>
              <w:szCs w:val="16"/>
              <w:shd w:val="clear" w:color="auto" w:fill="E6E6E6"/>
            </w:rPr>
            <w:fldChar w:fldCharType="end"/>
          </w:r>
        </w:p>
      </w:tc>
    </w:tr>
  </w:tbl>
  <w:p w14:paraId="2F035D77" w14:textId="77777777" w:rsidR="00EF5A85" w:rsidRDefault="00EF5A8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129AC"/>
    <w:multiLevelType w:val="hybridMultilevel"/>
    <w:tmpl w:val="409ABE48"/>
    <w:lvl w:ilvl="0" w:tplc="4ABEB312">
      <w:start w:val="1"/>
      <w:numFmt w:val="decimal"/>
      <w:lvlText w:val="%1."/>
      <w:lvlJc w:val="left"/>
      <w:pPr>
        <w:ind w:left="360" w:hanging="360"/>
      </w:pPr>
      <w:rPr>
        <w:rFonts w:hint="default"/>
        <w:b/>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152F6580"/>
    <w:multiLevelType w:val="hybridMultilevel"/>
    <w:tmpl w:val="6302B74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15:restartNumberingAfterBreak="0">
    <w:nsid w:val="1C0F2798"/>
    <w:multiLevelType w:val="hybridMultilevel"/>
    <w:tmpl w:val="7DAEEB40"/>
    <w:lvl w:ilvl="0" w:tplc="D1426184">
      <w:start w:val="8"/>
      <w:numFmt w:val="upp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20CE2C76"/>
    <w:multiLevelType w:val="hybridMultilevel"/>
    <w:tmpl w:val="DDAE03A8"/>
    <w:lvl w:ilvl="0" w:tplc="BE60DF16">
      <w:start w:val="14"/>
      <w:numFmt w:val="bullet"/>
      <w:lvlText w:val="-"/>
      <w:lvlJc w:val="left"/>
      <w:pPr>
        <w:ind w:left="720" w:hanging="360"/>
      </w:pPr>
      <w:rPr>
        <w:rFonts w:ascii="Times New Roman" w:eastAsia="Times New Roman" w:hAnsi="Times New Roman" w:cs="Times New Roman"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218240A5"/>
    <w:multiLevelType w:val="hybridMultilevel"/>
    <w:tmpl w:val="6D3877C6"/>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27147356"/>
    <w:multiLevelType w:val="hybridMultilevel"/>
    <w:tmpl w:val="D1F2B814"/>
    <w:styleLink w:val="Numbered"/>
    <w:lvl w:ilvl="0" w:tplc="67664328">
      <w:start w:val="1"/>
      <w:numFmt w:val="decimal"/>
      <w:lvlText w:val="%1."/>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3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A7B07634">
      <w:start w:val="1"/>
      <w:numFmt w:val="decimal"/>
      <w:lvlText w:val="%2."/>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5257FE">
      <w:start w:val="1"/>
      <w:numFmt w:val="decimal"/>
      <w:lvlText w:val="%3."/>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0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1E725832">
      <w:start w:val="1"/>
      <w:numFmt w:val="decimal"/>
      <w:lvlText w:val="%4."/>
      <w:lvlJc w:val="left"/>
      <w:pPr>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9EA52B8">
      <w:start w:val="1"/>
      <w:numFmt w:val="decimal"/>
      <w:lvlText w:val="%5."/>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8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74AE0B2">
      <w:start w:val="1"/>
      <w:numFmt w:val="decimal"/>
      <w:lvlText w:val="%6."/>
      <w:lvlJc w:val="left"/>
      <w:pPr>
        <w:tabs>
          <w:tab w:val="left" w:pos="708"/>
          <w:tab w:val="left" w:pos="1416"/>
          <w:tab w:val="left" w:pos="2832"/>
          <w:tab w:val="left" w:pos="3540"/>
          <w:tab w:val="left" w:pos="4248"/>
          <w:tab w:val="left" w:pos="4956"/>
          <w:tab w:val="left" w:pos="5664"/>
          <w:tab w:val="left" w:pos="6372"/>
          <w:tab w:val="left" w:pos="7080"/>
          <w:tab w:val="left" w:pos="7788"/>
          <w:tab w:val="left" w:pos="8496"/>
          <w:tab w:val="left" w:pos="9204"/>
        </w:tabs>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BA5281E4">
      <w:start w:val="1"/>
      <w:numFmt w:val="decimal"/>
      <w:lvlText w:val="%7."/>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25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2A8F7EC">
      <w:start w:val="1"/>
      <w:numFmt w:val="decimal"/>
      <w:lvlText w:val="%8."/>
      <w:lvlJc w:val="left"/>
      <w:pPr>
        <w:tabs>
          <w:tab w:val="left" w:pos="708"/>
          <w:tab w:val="left" w:pos="1416"/>
          <w:tab w:val="left" w:pos="2124"/>
          <w:tab w:val="left" w:pos="3540"/>
          <w:tab w:val="left" w:pos="4248"/>
          <w:tab w:val="left" w:pos="4956"/>
          <w:tab w:val="left" w:pos="5664"/>
          <w:tab w:val="left" w:pos="6372"/>
          <w:tab w:val="left" w:pos="7080"/>
          <w:tab w:val="left" w:pos="7788"/>
          <w:tab w:val="left" w:pos="8496"/>
          <w:tab w:val="left" w:pos="9204"/>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46C07E8">
      <w:start w:val="1"/>
      <w:numFmt w:val="decimal"/>
      <w:lvlText w:val="%9."/>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32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 w15:restartNumberingAfterBreak="0">
    <w:nsid w:val="338E7EC6"/>
    <w:multiLevelType w:val="hybridMultilevel"/>
    <w:tmpl w:val="02607BC0"/>
    <w:lvl w:ilvl="0" w:tplc="E17261E6">
      <w:start w:val="1"/>
      <w:numFmt w:val="upperRoman"/>
      <w:pStyle w:val="BesediloalinejeNAPOVED"/>
      <w:lvlText w:val="%1."/>
      <w:lvlJc w:val="righ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3B060CD8"/>
    <w:multiLevelType w:val="multilevel"/>
    <w:tmpl w:val="3E04AC48"/>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40675E2E"/>
    <w:multiLevelType w:val="hybridMultilevel"/>
    <w:tmpl w:val="0018117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15:restartNumberingAfterBreak="0">
    <w:nsid w:val="42561E5A"/>
    <w:multiLevelType w:val="hybridMultilevel"/>
    <w:tmpl w:val="137CF0FE"/>
    <w:lvl w:ilvl="0" w:tplc="0424000F">
      <w:start w:val="1"/>
      <w:numFmt w:val="decimal"/>
      <w:lvlText w:val="%1."/>
      <w:lvlJc w:val="left"/>
      <w:pPr>
        <w:ind w:left="1440" w:hanging="360"/>
      </w:pPr>
    </w:lvl>
    <w:lvl w:ilvl="1" w:tplc="04240019" w:tentative="1">
      <w:start w:val="1"/>
      <w:numFmt w:val="lowerLetter"/>
      <w:lvlText w:val="%2."/>
      <w:lvlJc w:val="left"/>
      <w:pPr>
        <w:ind w:left="2160" w:hanging="360"/>
      </w:pPr>
    </w:lvl>
    <w:lvl w:ilvl="2" w:tplc="0424001B" w:tentative="1">
      <w:start w:val="1"/>
      <w:numFmt w:val="lowerRoman"/>
      <w:lvlText w:val="%3."/>
      <w:lvlJc w:val="right"/>
      <w:pPr>
        <w:ind w:left="2880" w:hanging="180"/>
      </w:pPr>
    </w:lvl>
    <w:lvl w:ilvl="3" w:tplc="0424000F" w:tentative="1">
      <w:start w:val="1"/>
      <w:numFmt w:val="decimal"/>
      <w:lvlText w:val="%4."/>
      <w:lvlJc w:val="left"/>
      <w:pPr>
        <w:ind w:left="3600" w:hanging="360"/>
      </w:pPr>
    </w:lvl>
    <w:lvl w:ilvl="4" w:tplc="04240019" w:tentative="1">
      <w:start w:val="1"/>
      <w:numFmt w:val="lowerLetter"/>
      <w:lvlText w:val="%5."/>
      <w:lvlJc w:val="left"/>
      <w:pPr>
        <w:ind w:left="4320" w:hanging="360"/>
      </w:pPr>
    </w:lvl>
    <w:lvl w:ilvl="5" w:tplc="0424001B" w:tentative="1">
      <w:start w:val="1"/>
      <w:numFmt w:val="lowerRoman"/>
      <w:lvlText w:val="%6."/>
      <w:lvlJc w:val="right"/>
      <w:pPr>
        <w:ind w:left="5040" w:hanging="180"/>
      </w:pPr>
    </w:lvl>
    <w:lvl w:ilvl="6" w:tplc="0424000F" w:tentative="1">
      <w:start w:val="1"/>
      <w:numFmt w:val="decimal"/>
      <w:lvlText w:val="%7."/>
      <w:lvlJc w:val="left"/>
      <w:pPr>
        <w:ind w:left="5760" w:hanging="360"/>
      </w:pPr>
    </w:lvl>
    <w:lvl w:ilvl="7" w:tplc="04240019" w:tentative="1">
      <w:start w:val="1"/>
      <w:numFmt w:val="lowerLetter"/>
      <w:lvlText w:val="%8."/>
      <w:lvlJc w:val="left"/>
      <w:pPr>
        <w:ind w:left="6480" w:hanging="360"/>
      </w:pPr>
    </w:lvl>
    <w:lvl w:ilvl="8" w:tplc="0424001B" w:tentative="1">
      <w:start w:val="1"/>
      <w:numFmt w:val="lowerRoman"/>
      <w:lvlText w:val="%9."/>
      <w:lvlJc w:val="right"/>
      <w:pPr>
        <w:ind w:left="7200" w:hanging="180"/>
      </w:pPr>
    </w:lvl>
  </w:abstractNum>
  <w:abstractNum w:abstractNumId="10" w15:restartNumberingAfterBreak="0">
    <w:nsid w:val="5B050C0A"/>
    <w:multiLevelType w:val="hybridMultilevel"/>
    <w:tmpl w:val="26D072E0"/>
    <w:lvl w:ilvl="0" w:tplc="76AC1A70">
      <w:start w:val="49"/>
      <w:numFmt w:val="bullet"/>
      <w:lvlText w:val=""/>
      <w:lvlJc w:val="left"/>
      <w:pPr>
        <w:ind w:left="720" w:hanging="360"/>
      </w:pPr>
      <w:rPr>
        <w:rFonts w:ascii="Symbol" w:eastAsia="Times New Roman" w:hAnsi="Symbol" w:cs="Times New Roman"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15:restartNumberingAfterBreak="0">
    <w:nsid w:val="5CB66A94"/>
    <w:multiLevelType w:val="singleLevel"/>
    <w:tmpl w:val="BEAEA458"/>
    <w:lvl w:ilvl="0">
      <w:start w:val="1"/>
      <w:numFmt w:val="decimal"/>
      <w:pStyle w:val="LiteraturaNAPOVED"/>
      <w:lvlText w:val="%1."/>
      <w:lvlJc w:val="left"/>
      <w:pPr>
        <w:tabs>
          <w:tab w:val="num" w:pos="360"/>
        </w:tabs>
        <w:ind w:left="360" w:hanging="360"/>
      </w:pPr>
      <w:rPr>
        <w:rFonts w:hint="default"/>
      </w:rPr>
    </w:lvl>
  </w:abstractNum>
  <w:abstractNum w:abstractNumId="12" w15:restartNumberingAfterBreak="0">
    <w:nsid w:val="5E202E6B"/>
    <w:multiLevelType w:val="hybridMultilevel"/>
    <w:tmpl w:val="500669D8"/>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3" w15:restartNumberingAfterBreak="0">
    <w:nsid w:val="66EC393B"/>
    <w:multiLevelType w:val="multilevel"/>
    <w:tmpl w:val="40EE65B8"/>
    <w:lvl w:ilvl="0">
      <w:start w:val="1"/>
      <w:numFmt w:val="decimal"/>
      <w:lvlText w:val="%1."/>
      <w:lvlJc w:val="left"/>
      <w:pPr>
        <w:ind w:left="720" w:hanging="360"/>
      </w:pPr>
    </w:lvl>
    <w:lvl w:ilvl="1">
      <w:start w:val="1"/>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2688" w:hanging="1800"/>
      </w:pPr>
      <w:rPr>
        <w:rFonts w:hint="default"/>
      </w:rPr>
    </w:lvl>
  </w:abstractNum>
  <w:abstractNum w:abstractNumId="14" w15:restartNumberingAfterBreak="0">
    <w:nsid w:val="67377FB1"/>
    <w:multiLevelType w:val="multilevel"/>
    <w:tmpl w:val="40EE65B8"/>
    <w:lvl w:ilvl="0">
      <w:start w:val="1"/>
      <w:numFmt w:val="decimal"/>
      <w:lvlText w:val="%1."/>
      <w:lvlJc w:val="left"/>
      <w:pPr>
        <w:ind w:left="720" w:hanging="360"/>
      </w:pPr>
    </w:lvl>
    <w:lvl w:ilvl="1">
      <w:start w:val="1"/>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2688" w:hanging="1800"/>
      </w:pPr>
      <w:rPr>
        <w:rFonts w:hint="default"/>
      </w:rPr>
    </w:lvl>
  </w:abstractNum>
  <w:abstractNum w:abstractNumId="15" w15:restartNumberingAfterBreak="0">
    <w:nsid w:val="68292E0F"/>
    <w:multiLevelType w:val="hybridMultilevel"/>
    <w:tmpl w:val="5F7804F6"/>
    <w:lvl w:ilvl="0" w:tplc="0000000D">
      <w:numFmt w:val="bullet"/>
      <w:lvlText w:val="-"/>
      <w:lvlJc w:val="left"/>
      <w:pPr>
        <w:ind w:left="720" w:hanging="360"/>
      </w:pPr>
      <w:rPr>
        <w:rFonts w:ascii="Arial" w:hAnsi="Arial" w:cs="Arial" w:hint="default"/>
        <w:b w:val="0"/>
        <w:color w:val="000000"/>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6" w15:restartNumberingAfterBreak="0">
    <w:nsid w:val="7ACA6C11"/>
    <w:multiLevelType w:val="hybridMultilevel"/>
    <w:tmpl w:val="89F0390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C923D11"/>
    <w:multiLevelType w:val="hybridMultilevel"/>
    <w:tmpl w:val="8AD46E6C"/>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abstractNumId w:val="11"/>
  </w:num>
  <w:num w:numId="2">
    <w:abstractNumId w:val="7"/>
  </w:num>
  <w:num w:numId="3">
    <w:abstractNumId w:val="0"/>
  </w:num>
  <w:num w:numId="4">
    <w:abstractNumId w:val="5"/>
  </w:num>
  <w:num w:numId="5">
    <w:abstractNumId w:val="6"/>
  </w:num>
  <w:num w:numId="6">
    <w:abstractNumId w:val="4"/>
  </w:num>
  <w:num w:numId="7">
    <w:abstractNumId w:val="9"/>
  </w:num>
  <w:num w:numId="8">
    <w:abstractNumId w:val="17"/>
  </w:num>
  <w:num w:numId="9">
    <w:abstractNumId w:val="2"/>
  </w:num>
  <w:num w:numId="10">
    <w:abstractNumId w:val="13"/>
  </w:num>
  <w:num w:numId="11">
    <w:abstractNumId w:val="7"/>
    <w:lvlOverride w:ilvl="0">
      <w:startOverride w:val="1"/>
    </w:lvlOverride>
    <w:lvlOverride w:ilvl="1">
      <w:startOverride w:val="1"/>
    </w:lvlOverride>
  </w:num>
  <w:num w:numId="12">
    <w:abstractNumId w:val="7"/>
    <w:lvlOverride w:ilvl="0">
      <w:startOverride w:val="1"/>
    </w:lvlOverride>
    <w:lvlOverride w:ilvl="1">
      <w:startOverride w:val="1"/>
    </w:lvlOverride>
  </w:num>
  <w:num w:numId="13">
    <w:abstractNumId w:val="7"/>
    <w:lvlOverride w:ilvl="0">
      <w:startOverride w:val="1"/>
    </w:lvlOverride>
    <w:lvlOverride w:ilvl="1">
      <w:startOverride w:val="1"/>
    </w:lvlOverride>
  </w:num>
  <w:num w:numId="14">
    <w:abstractNumId w:val="7"/>
    <w:lvlOverride w:ilvl="0">
      <w:startOverride w:val="1"/>
    </w:lvlOverride>
    <w:lvlOverride w:ilvl="1">
      <w:startOverride w:val="1"/>
    </w:lvlOverride>
  </w:num>
  <w:num w:numId="15">
    <w:abstractNumId w:val="7"/>
    <w:lvlOverride w:ilvl="0">
      <w:startOverride w:val="1"/>
    </w:lvlOverride>
    <w:lvlOverride w:ilvl="1">
      <w:startOverride w:val="1"/>
    </w:lvlOverride>
  </w:num>
  <w:num w:numId="16">
    <w:abstractNumId w:val="7"/>
    <w:lvlOverride w:ilvl="0">
      <w:startOverride w:val="1"/>
    </w:lvlOverride>
    <w:lvlOverride w:ilvl="1">
      <w:startOverride w:val="1"/>
    </w:lvlOverride>
  </w:num>
  <w:num w:numId="17">
    <w:abstractNumId w:val="7"/>
    <w:lvlOverride w:ilvl="0">
      <w:startOverride w:val="1"/>
    </w:lvlOverride>
    <w:lvlOverride w:ilvl="1">
      <w:startOverride w:val="1"/>
    </w:lvlOverride>
  </w:num>
  <w:num w:numId="18">
    <w:abstractNumId w:val="10"/>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3"/>
  </w:num>
  <w:num w:numId="22">
    <w:abstractNumId w:val="15"/>
  </w:num>
  <w:num w:numId="23">
    <w:abstractNumId w:val="12"/>
  </w:num>
  <w:num w:numId="24">
    <w:abstractNumId w:val="1"/>
  </w:num>
  <w:num w:numId="25">
    <w:abstractNumId w:val="14"/>
  </w:num>
  <w:num w:numId="26">
    <w:abstractNumId w:val="16"/>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ataša Todorović Jemec">
    <w15:presenceInfo w15:providerId="AD" w15:userId="S-1-5-21-3382292762-3243932745-2243462722-37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1433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3791"/>
    <w:rsid w:val="00000175"/>
    <w:rsid w:val="000009E7"/>
    <w:rsid w:val="00000B22"/>
    <w:rsid w:val="00000CD8"/>
    <w:rsid w:val="00000D55"/>
    <w:rsid w:val="00001033"/>
    <w:rsid w:val="00001151"/>
    <w:rsid w:val="0000162B"/>
    <w:rsid w:val="00001752"/>
    <w:rsid w:val="000019C4"/>
    <w:rsid w:val="00001A6C"/>
    <w:rsid w:val="000020D3"/>
    <w:rsid w:val="000025AC"/>
    <w:rsid w:val="000026EC"/>
    <w:rsid w:val="00002ADC"/>
    <w:rsid w:val="00002B3F"/>
    <w:rsid w:val="00002CAF"/>
    <w:rsid w:val="00002CE3"/>
    <w:rsid w:val="00002DBA"/>
    <w:rsid w:val="00002DF0"/>
    <w:rsid w:val="000030C5"/>
    <w:rsid w:val="000032F1"/>
    <w:rsid w:val="000034E0"/>
    <w:rsid w:val="0000353C"/>
    <w:rsid w:val="0000380A"/>
    <w:rsid w:val="00003E9D"/>
    <w:rsid w:val="0000431F"/>
    <w:rsid w:val="00004388"/>
    <w:rsid w:val="00004D21"/>
    <w:rsid w:val="00004DAC"/>
    <w:rsid w:val="00004DBA"/>
    <w:rsid w:val="0000527F"/>
    <w:rsid w:val="00005538"/>
    <w:rsid w:val="00005716"/>
    <w:rsid w:val="00005CE9"/>
    <w:rsid w:val="00005CF1"/>
    <w:rsid w:val="00005DAF"/>
    <w:rsid w:val="00005DB4"/>
    <w:rsid w:val="000060BA"/>
    <w:rsid w:val="00006326"/>
    <w:rsid w:val="0000637A"/>
    <w:rsid w:val="0000645B"/>
    <w:rsid w:val="000064A0"/>
    <w:rsid w:val="000064D7"/>
    <w:rsid w:val="00006657"/>
    <w:rsid w:val="00006697"/>
    <w:rsid w:val="00006975"/>
    <w:rsid w:val="00006A81"/>
    <w:rsid w:val="00006BC6"/>
    <w:rsid w:val="000070B0"/>
    <w:rsid w:val="000070C9"/>
    <w:rsid w:val="000071B5"/>
    <w:rsid w:val="000073D0"/>
    <w:rsid w:val="00007433"/>
    <w:rsid w:val="00007436"/>
    <w:rsid w:val="00007719"/>
    <w:rsid w:val="00007D93"/>
    <w:rsid w:val="00010559"/>
    <w:rsid w:val="00010B62"/>
    <w:rsid w:val="00010D0B"/>
    <w:rsid w:val="00010E81"/>
    <w:rsid w:val="000111C0"/>
    <w:rsid w:val="00011611"/>
    <w:rsid w:val="00011692"/>
    <w:rsid w:val="0001177A"/>
    <w:rsid w:val="00011BD7"/>
    <w:rsid w:val="00011EA0"/>
    <w:rsid w:val="0001223A"/>
    <w:rsid w:val="0001288B"/>
    <w:rsid w:val="00012DD1"/>
    <w:rsid w:val="00013166"/>
    <w:rsid w:val="000133FF"/>
    <w:rsid w:val="00013848"/>
    <w:rsid w:val="000141E1"/>
    <w:rsid w:val="00014391"/>
    <w:rsid w:val="00014486"/>
    <w:rsid w:val="000149BB"/>
    <w:rsid w:val="00014C8C"/>
    <w:rsid w:val="00014DA7"/>
    <w:rsid w:val="000152AC"/>
    <w:rsid w:val="00015417"/>
    <w:rsid w:val="00015793"/>
    <w:rsid w:val="000157D8"/>
    <w:rsid w:val="00015AE7"/>
    <w:rsid w:val="00015E08"/>
    <w:rsid w:val="00015FCF"/>
    <w:rsid w:val="000163F1"/>
    <w:rsid w:val="000166BE"/>
    <w:rsid w:val="00016A03"/>
    <w:rsid w:val="00016E82"/>
    <w:rsid w:val="00016F53"/>
    <w:rsid w:val="0001701B"/>
    <w:rsid w:val="000177C1"/>
    <w:rsid w:val="00017920"/>
    <w:rsid w:val="00017B99"/>
    <w:rsid w:val="00017F20"/>
    <w:rsid w:val="000204F1"/>
    <w:rsid w:val="00020751"/>
    <w:rsid w:val="00020AA8"/>
    <w:rsid w:val="00020C2B"/>
    <w:rsid w:val="00020FAD"/>
    <w:rsid w:val="00021509"/>
    <w:rsid w:val="00021818"/>
    <w:rsid w:val="00021914"/>
    <w:rsid w:val="00022040"/>
    <w:rsid w:val="00022170"/>
    <w:rsid w:val="00022923"/>
    <w:rsid w:val="00022E33"/>
    <w:rsid w:val="00022EAD"/>
    <w:rsid w:val="00023120"/>
    <w:rsid w:val="000237E7"/>
    <w:rsid w:val="00023A5C"/>
    <w:rsid w:val="00023F97"/>
    <w:rsid w:val="00023FFD"/>
    <w:rsid w:val="0002443B"/>
    <w:rsid w:val="0002452C"/>
    <w:rsid w:val="00024E2D"/>
    <w:rsid w:val="00024F7E"/>
    <w:rsid w:val="00024FA0"/>
    <w:rsid w:val="000250F0"/>
    <w:rsid w:val="000251D8"/>
    <w:rsid w:val="000252D7"/>
    <w:rsid w:val="00025352"/>
    <w:rsid w:val="0002549B"/>
    <w:rsid w:val="000266E0"/>
    <w:rsid w:val="000267E2"/>
    <w:rsid w:val="00026946"/>
    <w:rsid w:val="00026966"/>
    <w:rsid w:val="00026997"/>
    <w:rsid w:val="000269DC"/>
    <w:rsid w:val="00026ACB"/>
    <w:rsid w:val="00026B0A"/>
    <w:rsid w:val="00026F3D"/>
    <w:rsid w:val="00026F58"/>
    <w:rsid w:val="00027302"/>
    <w:rsid w:val="000277EB"/>
    <w:rsid w:val="00027861"/>
    <w:rsid w:val="0003011B"/>
    <w:rsid w:val="000304E3"/>
    <w:rsid w:val="000308FB"/>
    <w:rsid w:val="000309F9"/>
    <w:rsid w:val="00030B46"/>
    <w:rsid w:val="00030BBD"/>
    <w:rsid w:val="00031709"/>
    <w:rsid w:val="00031963"/>
    <w:rsid w:val="00031EAB"/>
    <w:rsid w:val="00032434"/>
    <w:rsid w:val="000324BB"/>
    <w:rsid w:val="00032893"/>
    <w:rsid w:val="000329C2"/>
    <w:rsid w:val="00032DCF"/>
    <w:rsid w:val="00032DD5"/>
    <w:rsid w:val="00032E07"/>
    <w:rsid w:val="00032E3B"/>
    <w:rsid w:val="000331AD"/>
    <w:rsid w:val="000337CE"/>
    <w:rsid w:val="000337E4"/>
    <w:rsid w:val="00033879"/>
    <w:rsid w:val="00033A93"/>
    <w:rsid w:val="00033FF7"/>
    <w:rsid w:val="0003482B"/>
    <w:rsid w:val="00034D71"/>
    <w:rsid w:val="000353A2"/>
    <w:rsid w:val="00035C5D"/>
    <w:rsid w:val="00035E2D"/>
    <w:rsid w:val="00035FB3"/>
    <w:rsid w:val="00035FBD"/>
    <w:rsid w:val="0003619C"/>
    <w:rsid w:val="000361B4"/>
    <w:rsid w:val="000365D0"/>
    <w:rsid w:val="00036650"/>
    <w:rsid w:val="000367CE"/>
    <w:rsid w:val="000367FF"/>
    <w:rsid w:val="000368B5"/>
    <w:rsid w:val="00036E1B"/>
    <w:rsid w:val="0003751E"/>
    <w:rsid w:val="00037727"/>
    <w:rsid w:val="00037DCD"/>
    <w:rsid w:val="00037DDD"/>
    <w:rsid w:val="00039CFC"/>
    <w:rsid w:val="00040386"/>
    <w:rsid w:val="00040BAE"/>
    <w:rsid w:val="00040C04"/>
    <w:rsid w:val="0004114D"/>
    <w:rsid w:val="000411CE"/>
    <w:rsid w:val="00041696"/>
    <w:rsid w:val="00041808"/>
    <w:rsid w:val="00041899"/>
    <w:rsid w:val="00041BCA"/>
    <w:rsid w:val="00041FA0"/>
    <w:rsid w:val="000422A1"/>
    <w:rsid w:val="0004231E"/>
    <w:rsid w:val="000424F0"/>
    <w:rsid w:val="000425B5"/>
    <w:rsid w:val="00042683"/>
    <w:rsid w:val="00042852"/>
    <w:rsid w:val="00042B8F"/>
    <w:rsid w:val="000432B6"/>
    <w:rsid w:val="000438D4"/>
    <w:rsid w:val="00043BE6"/>
    <w:rsid w:val="00043D1C"/>
    <w:rsid w:val="0004406E"/>
    <w:rsid w:val="00044379"/>
    <w:rsid w:val="00044B0D"/>
    <w:rsid w:val="00044BC1"/>
    <w:rsid w:val="00044D5E"/>
    <w:rsid w:val="00044F48"/>
    <w:rsid w:val="0004559C"/>
    <w:rsid w:val="00045620"/>
    <w:rsid w:val="00045A0E"/>
    <w:rsid w:val="00045B9C"/>
    <w:rsid w:val="0004617B"/>
    <w:rsid w:val="0004646E"/>
    <w:rsid w:val="00046623"/>
    <w:rsid w:val="00046C59"/>
    <w:rsid w:val="00046FD7"/>
    <w:rsid w:val="0004712B"/>
    <w:rsid w:val="0004785F"/>
    <w:rsid w:val="00047E3E"/>
    <w:rsid w:val="000501D4"/>
    <w:rsid w:val="000502D8"/>
    <w:rsid w:val="00050394"/>
    <w:rsid w:val="000516B9"/>
    <w:rsid w:val="00051AE0"/>
    <w:rsid w:val="00051D45"/>
    <w:rsid w:val="00051E19"/>
    <w:rsid w:val="00052584"/>
    <w:rsid w:val="0005277B"/>
    <w:rsid w:val="00052941"/>
    <w:rsid w:val="00052BED"/>
    <w:rsid w:val="00052DC3"/>
    <w:rsid w:val="00052E5F"/>
    <w:rsid w:val="00052F93"/>
    <w:rsid w:val="0005332D"/>
    <w:rsid w:val="0005346F"/>
    <w:rsid w:val="0005357D"/>
    <w:rsid w:val="000535FF"/>
    <w:rsid w:val="000536C4"/>
    <w:rsid w:val="00053E66"/>
    <w:rsid w:val="00053E97"/>
    <w:rsid w:val="00054105"/>
    <w:rsid w:val="00054645"/>
    <w:rsid w:val="0005466B"/>
    <w:rsid w:val="0005475A"/>
    <w:rsid w:val="000547F0"/>
    <w:rsid w:val="00054AE9"/>
    <w:rsid w:val="00054B43"/>
    <w:rsid w:val="00054E12"/>
    <w:rsid w:val="00055371"/>
    <w:rsid w:val="00055489"/>
    <w:rsid w:val="000555D7"/>
    <w:rsid w:val="00055623"/>
    <w:rsid w:val="00055F62"/>
    <w:rsid w:val="00055F74"/>
    <w:rsid w:val="00055FE9"/>
    <w:rsid w:val="000561C6"/>
    <w:rsid w:val="00056306"/>
    <w:rsid w:val="0005665A"/>
    <w:rsid w:val="000568E1"/>
    <w:rsid w:val="00056BD5"/>
    <w:rsid w:val="00056E0F"/>
    <w:rsid w:val="00056E3D"/>
    <w:rsid w:val="00056F39"/>
    <w:rsid w:val="0005727E"/>
    <w:rsid w:val="000572B9"/>
    <w:rsid w:val="00057346"/>
    <w:rsid w:val="0005754A"/>
    <w:rsid w:val="000576B7"/>
    <w:rsid w:val="00057815"/>
    <w:rsid w:val="00057C74"/>
    <w:rsid w:val="00057DEB"/>
    <w:rsid w:val="00060302"/>
    <w:rsid w:val="00060547"/>
    <w:rsid w:val="000605D3"/>
    <w:rsid w:val="0006082E"/>
    <w:rsid w:val="00060DDE"/>
    <w:rsid w:val="00060E22"/>
    <w:rsid w:val="00061703"/>
    <w:rsid w:val="00061B4B"/>
    <w:rsid w:val="00061E66"/>
    <w:rsid w:val="0006207B"/>
    <w:rsid w:val="000620AA"/>
    <w:rsid w:val="000620BA"/>
    <w:rsid w:val="000623FF"/>
    <w:rsid w:val="00062652"/>
    <w:rsid w:val="000628A4"/>
    <w:rsid w:val="00062F57"/>
    <w:rsid w:val="00063788"/>
    <w:rsid w:val="00063D53"/>
    <w:rsid w:val="00063FA6"/>
    <w:rsid w:val="00064676"/>
    <w:rsid w:val="00065656"/>
    <w:rsid w:val="00065E57"/>
    <w:rsid w:val="000660ED"/>
    <w:rsid w:val="0006653A"/>
    <w:rsid w:val="00066554"/>
    <w:rsid w:val="00066A45"/>
    <w:rsid w:val="00066AEF"/>
    <w:rsid w:val="00066AF2"/>
    <w:rsid w:val="000676BF"/>
    <w:rsid w:val="00067A15"/>
    <w:rsid w:val="0007025B"/>
    <w:rsid w:val="000704F7"/>
    <w:rsid w:val="00070533"/>
    <w:rsid w:val="000705B1"/>
    <w:rsid w:val="00070659"/>
    <w:rsid w:val="00070B55"/>
    <w:rsid w:val="00071527"/>
    <w:rsid w:val="00071544"/>
    <w:rsid w:val="0007155C"/>
    <w:rsid w:val="0007181A"/>
    <w:rsid w:val="00071A2C"/>
    <w:rsid w:val="00071F28"/>
    <w:rsid w:val="00072122"/>
    <w:rsid w:val="0007226C"/>
    <w:rsid w:val="000729C7"/>
    <w:rsid w:val="00072DD7"/>
    <w:rsid w:val="00072E0A"/>
    <w:rsid w:val="0007348C"/>
    <w:rsid w:val="0007354C"/>
    <w:rsid w:val="00073674"/>
    <w:rsid w:val="00073D37"/>
    <w:rsid w:val="00073E9C"/>
    <w:rsid w:val="00074129"/>
    <w:rsid w:val="00074211"/>
    <w:rsid w:val="00074324"/>
    <w:rsid w:val="000748F0"/>
    <w:rsid w:val="00074A65"/>
    <w:rsid w:val="00074BD8"/>
    <w:rsid w:val="00075650"/>
    <w:rsid w:val="000757DD"/>
    <w:rsid w:val="00075995"/>
    <w:rsid w:val="00075A7E"/>
    <w:rsid w:val="00075D73"/>
    <w:rsid w:val="00075D76"/>
    <w:rsid w:val="00075DD1"/>
    <w:rsid w:val="00075E76"/>
    <w:rsid w:val="0007613D"/>
    <w:rsid w:val="0007689F"/>
    <w:rsid w:val="000769C9"/>
    <w:rsid w:val="000774B0"/>
    <w:rsid w:val="00077993"/>
    <w:rsid w:val="00077BE3"/>
    <w:rsid w:val="00077C63"/>
    <w:rsid w:val="00077E9C"/>
    <w:rsid w:val="00077F0B"/>
    <w:rsid w:val="00080526"/>
    <w:rsid w:val="00080E3B"/>
    <w:rsid w:val="00080E90"/>
    <w:rsid w:val="0008109A"/>
    <w:rsid w:val="000810AC"/>
    <w:rsid w:val="0008144B"/>
    <w:rsid w:val="00081619"/>
    <w:rsid w:val="00081954"/>
    <w:rsid w:val="000819C0"/>
    <w:rsid w:val="00081CC4"/>
    <w:rsid w:val="00081EF9"/>
    <w:rsid w:val="00081F8C"/>
    <w:rsid w:val="0008205A"/>
    <w:rsid w:val="00082300"/>
    <w:rsid w:val="00082AED"/>
    <w:rsid w:val="00082DF6"/>
    <w:rsid w:val="000834C9"/>
    <w:rsid w:val="00083506"/>
    <w:rsid w:val="0008378B"/>
    <w:rsid w:val="00083A42"/>
    <w:rsid w:val="00083CDC"/>
    <w:rsid w:val="00083DC8"/>
    <w:rsid w:val="00083E22"/>
    <w:rsid w:val="00083E70"/>
    <w:rsid w:val="00084039"/>
    <w:rsid w:val="000840BC"/>
    <w:rsid w:val="00084484"/>
    <w:rsid w:val="0008476E"/>
    <w:rsid w:val="00084E73"/>
    <w:rsid w:val="0008519B"/>
    <w:rsid w:val="00085EA2"/>
    <w:rsid w:val="0008600B"/>
    <w:rsid w:val="0008615E"/>
    <w:rsid w:val="000864DC"/>
    <w:rsid w:val="000864ED"/>
    <w:rsid w:val="00086699"/>
    <w:rsid w:val="00086855"/>
    <w:rsid w:val="00086BC9"/>
    <w:rsid w:val="00086D3C"/>
    <w:rsid w:val="00086F3E"/>
    <w:rsid w:val="000876ED"/>
    <w:rsid w:val="00087875"/>
    <w:rsid w:val="00087FAC"/>
    <w:rsid w:val="0009057A"/>
    <w:rsid w:val="0009059B"/>
    <w:rsid w:val="000914EF"/>
    <w:rsid w:val="000918F3"/>
    <w:rsid w:val="000921A8"/>
    <w:rsid w:val="000921ED"/>
    <w:rsid w:val="000921FA"/>
    <w:rsid w:val="0009247A"/>
    <w:rsid w:val="000929C6"/>
    <w:rsid w:val="00092C91"/>
    <w:rsid w:val="00092DA8"/>
    <w:rsid w:val="00093138"/>
    <w:rsid w:val="000936DA"/>
    <w:rsid w:val="00093EBF"/>
    <w:rsid w:val="00094280"/>
    <w:rsid w:val="00094765"/>
    <w:rsid w:val="00094A98"/>
    <w:rsid w:val="00095135"/>
    <w:rsid w:val="0009518A"/>
    <w:rsid w:val="00095C8E"/>
    <w:rsid w:val="00096254"/>
    <w:rsid w:val="0009663E"/>
    <w:rsid w:val="0009672A"/>
    <w:rsid w:val="00096808"/>
    <w:rsid w:val="000968B4"/>
    <w:rsid w:val="000969D0"/>
    <w:rsid w:val="00096DB6"/>
    <w:rsid w:val="0009708C"/>
    <w:rsid w:val="0009727E"/>
    <w:rsid w:val="000975F8"/>
    <w:rsid w:val="000978C3"/>
    <w:rsid w:val="00097A6B"/>
    <w:rsid w:val="000A0036"/>
    <w:rsid w:val="000A010E"/>
    <w:rsid w:val="000A063D"/>
    <w:rsid w:val="000A0AA1"/>
    <w:rsid w:val="000A0AD0"/>
    <w:rsid w:val="000A0EBF"/>
    <w:rsid w:val="000A0EE6"/>
    <w:rsid w:val="000A0F84"/>
    <w:rsid w:val="000A1301"/>
    <w:rsid w:val="000A16C5"/>
    <w:rsid w:val="000A1C84"/>
    <w:rsid w:val="000A1CA9"/>
    <w:rsid w:val="000A1F5D"/>
    <w:rsid w:val="000A1F78"/>
    <w:rsid w:val="000A2745"/>
    <w:rsid w:val="000A2F69"/>
    <w:rsid w:val="000A3602"/>
    <w:rsid w:val="000A49AF"/>
    <w:rsid w:val="000A4B34"/>
    <w:rsid w:val="000A51D2"/>
    <w:rsid w:val="000A528A"/>
    <w:rsid w:val="000A52A6"/>
    <w:rsid w:val="000A53AB"/>
    <w:rsid w:val="000A5C3A"/>
    <w:rsid w:val="000A5C8E"/>
    <w:rsid w:val="000A61D0"/>
    <w:rsid w:val="000A65FC"/>
    <w:rsid w:val="000A661C"/>
    <w:rsid w:val="000A6A14"/>
    <w:rsid w:val="000A6BAC"/>
    <w:rsid w:val="000A6BEE"/>
    <w:rsid w:val="000A6E55"/>
    <w:rsid w:val="000A701D"/>
    <w:rsid w:val="000A73BB"/>
    <w:rsid w:val="000A78C0"/>
    <w:rsid w:val="000A7CEF"/>
    <w:rsid w:val="000A7CF7"/>
    <w:rsid w:val="000A7F31"/>
    <w:rsid w:val="000A7F3C"/>
    <w:rsid w:val="000B03F1"/>
    <w:rsid w:val="000B0B7D"/>
    <w:rsid w:val="000B0C7C"/>
    <w:rsid w:val="000B0DB9"/>
    <w:rsid w:val="000B0FF5"/>
    <w:rsid w:val="000B14C4"/>
    <w:rsid w:val="000B14D1"/>
    <w:rsid w:val="000B177F"/>
    <w:rsid w:val="000B1E80"/>
    <w:rsid w:val="000B1E8B"/>
    <w:rsid w:val="000B2247"/>
    <w:rsid w:val="000B2BCE"/>
    <w:rsid w:val="000B2CC4"/>
    <w:rsid w:val="000B2CFA"/>
    <w:rsid w:val="000B3619"/>
    <w:rsid w:val="000B36F7"/>
    <w:rsid w:val="000B3732"/>
    <w:rsid w:val="000B3AB6"/>
    <w:rsid w:val="000B3BAA"/>
    <w:rsid w:val="000B3E7B"/>
    <w:rsid w:val="000B43C3"/>
    <w:rsid w:val="000B48FF"/>
    <w:rsid w:val="000B495A"/>
    <w:rsid w:val="000B4C83"/>
    <w:rsid w:val="000B4D96"/>
    <w:rsid w:val="000B4F7A"/>
    <w:rsid w:val="000B562A"/>
    <w:rsid w:val="000B5676"/>
    <w:rsid w:val="000B5A1A"/>
    <w:rsid w:val="000B6195"/>
    <w:rsid w:val="000B6DE0"/>
    <w:rsid w:val="000B75F3"/>
    <w:rsid w:val="000B7919"/>
    <w:rsid w:val="000B79C0"/>
    <w:rsid w:val="000B7D59"/>
    <w:rsid w:val="000C0157"/>
    <w:rsid w:val="000C0453"/>
    <w:rsid w:val="000C0563"/>
    <w:rsid w:val="000C0A1D"/>
    <w:rsid w:val="000C0B97"/>
    <w:rsid w:val="000C1458"/>
    <w:rsid w:val="000C1A27"/>
    <w:rsid w:val="000C1B16"/>
    <w:rsid w:val="000C1C10"/>
    <w:rsid w:val="000C1C5A"/>
    <w:rsid w:val="000C2218"/>
    <w:rsid w:val="000C2CAF"/>
    <w:rsid w:val="000C2FEF"/>
    <w:rsid w:val="000C300F"/>
    <w:rsid w:val="000C31F4"/>
    <w:rsid w:val="000C3332"/>
    <w:rsid w:val="000C349B"/>
    <w:rsid w:val="000C3670"/>
    <w:rsid w:val="000C3A5E"/>
    <w:rsid w:val="000C3C0A"/>
    <w:rsid w:val="000C3D6D"/>
    <w:rsid w:val="000C43BF"/>
    <w:rsid w:val="000C43F9"/>
    <w:rsid w:val="000C457E"/>
    <w:rsid w:val="000C4830"/>
    <w:rsid w:val="000C49F3"/>
    <w:rsid w:val="000C4C5C"/>
    <w:rsid w:val="000C4E62"/>
    <w:rsid w:val="000C5063"/>
    <w:rsid w:val="000C507E"/>
    <w:rsid w:val="000C5C92"/>
    <w:rsid w:val="000C605F"/>
    <w:rsid w:val="000C631D"/>
    <w:rsid w:val="000C66F6"/>
    <w:rsid w:val="000C6CEF"/>
    <w:rsid w:val="000C6D8F"/>
    <w:rsid w:val="000C704F"/>
    <w:rsid w:val="000C7063"/>
    <w:rsid w:val="000C72FD"/>
    <w:rsid w:val="000C7A63"/>
    <w:rsid w:val="000C7B2C"/>
    <w:rsid w:val="000C7B3E"/>
    <w:rsid w:val="000C7BAC"/>
    <w:rsid w:val="000C7C4D"/>
    <w:rsid w:val="000D0086"/>
    <w:rsid w:val="000D030A"/>
    <w:rsid w:val="000D052C"/>
    <w:rsid w:val="000D0B28"/>
    <w:rsid w:val="000D0C8F"/>
    <w:rsid w:val="000D0EF0"/>
    <w:rsid w:val="000D120A"/>
    <w:rsid w:val="000D18AC"/>
    <w:rsid w:val="000D1BC7"/>
    <w:rsid w:val="000D1E72"/>
    <w:rsid w:val="000D209E"/>
    <w:rsid w:val="000D330B"/>
    <w:rsid w:val="000D3AE4"/>
    <w:rsid w:val="000D3B89"/>
    <w:rsid w:val="000D3EA0"/>
    <w:rsid w:val="000D411F"/>
    <w:rsid w:val="000D41A6"/>
    <w:rsid w:val="000D4654"/>
    <w:rsid w:val="000D495A"/>
    <w:rsid w:val="000D4CA8"/>
    <w:rsid w:val="000D51F2"/>
    <w:rsid w:val="000D5AEE"/>
    <w:rsid w:val="000D5E6E"/>
    <w:rsid w:val="000D6198"/>
    <w:rsid w:val="000D6313"/>
    <w:rsid w:val="000D6AD2"/>
    <w:rsid w:val="000D6CBE"/>
    <w:rsid w:val="000D6E90"/>
    <w:rsid w:val="000D6F0B"/>
    <w:rsid w:val="000D707A"/>
    <w:rsid w:val="000D7324"/>
    <w:rsid w:val="000D7476"/>
    <w:rsid w:val="000D75D7"/>
    <w:rsid w:val="000D78BC"/>
    <w:rsid w:val="000D7F1E"/>
    <w:rsid w:val="000D7FA4"/>
    <w:rsid w:val="000E008B"/>
    <w:rsid w:val="000E035B"/>
    <w:rsid w:val="000E061A"/>
    <w:rsid w:val="000E062C"/>
    <w:rsid w:val="000E06F5"/>
    <w:rsid w:val="000E099D"/>
    <w:rsid w:val="000E0B25"/>
    <w:rsid w:val="000E0D99"/>
    <w:rsid w:val="000E0FF6"/>
    <w:rsid w:val="000E1358"/>
    <w:rsid w:val="000E13C1"/>
    <w:rsid w:val="000E22C2"/>
    <w:rsid w:val="000E230E"/>
    <w:rsid w:val="000E2A24"/>
    <w:rsid w:val="000E2A3F"/>
    <w:rsid w:val="000E2A4D"/>
    <w:rsid w:val="000E2ED9"/>
    <w:rsid w:val="000E30F0"/>
    <w:rsid w:val="000E3368"/>
    <w:rsid w:val="000E35C6"/>
    <w:rsid w:val="000E3BBA"/>
    <w:rsid w:val="000E3BEC"/>
    <w:rsid w:val="000E3C27"/>
    <w:rsid w:val="000E3F9E"/>
    <w:rsid w:val="000E4FB7"/>
    <w:rsid w:val="000E509F"/>
    <w:rsid w:val="000E5707"/>
    <w:rsid w:val="000E57A0"/>
    <w:rsid w:val="000E59F3"/>
    <w:rsid w:val="000E5A3B"/>
    <w:rsid w:val="000E5A6E"/>
    <w:rsid w:val="000E64EF"/>
    <w:rsid w:val="000E6564"/>
    <w:rsid w:val="000E709B"/>
    <w:rsid w:val="000E70CE"/>
    <w:rsid w:val="000E71E2"/>
    <w:rsid w:val="000E72C1"/>
    <w:rsid w:val="000E734E"/>
    <w:rsid w:val="000E7793"/>
    <w:rsid w:val="000E77FD"/>
    <w:rsid w:val="000E7B27"/>
    <w:rsid w:val="000E7BCB"/>
    <w:rsid w:val="000F0410"/>
    <w:rsid w:val="000F0B06"/>
    <w:rsid w:val="000F0D63"/>
    <w:rsid w:val="000F0E10"/>
    <w:rsid w:val="000F14E3"/>
    <w:rsid w:val="000F1797"/>
    <w:rsid w:val="000F1D2C"/>
    <w:rsid w:val="000F23D6"/>
    <w:rsid w:val="000F2B1C"/>
    <w:rsid w:val="000F2C06"/>
    <w:rsid w:val="000F311F"/>
    <w:rsid w:val="000F35F6"/>
    <w:rsid w:val="000F36A4"/>
    <w:rsid w:val="000F3756"/>
    <w:rsid w:val="000F377E"/>
    <w:rsid w:val="000F37C8"/>
    <w:rsid w:val="000F398C"/>
    <w:rsid w:val="000F3CF8"/>
    <w:rsid w:val="000F430B"/>
    <w:rsid w:val="000F44D9"/>
    <w:rsid w:val="000F4732"/>
    <w:rsid w:val="000F491A"/>
    <w:rsid w:val="000F49DB"/>
    <w:rsid w:val="000F4AE7"/>
    <w:rsid w:val="000F4B06"/>
    <w:rsid w:val="000F4F0D"/>
    <w:rsid w:val="000F50B2"/>
    <w:rsid w:val="000F5377"/>
    <w:rsid w:val="000F5462"/>
    <w:rsid w:val="000F5483"/>
    <w:rsid w:val="000F5548"/>
    <w:rsid w:val="000F5833"/>
    <w:rsid w:val="000F5EB8"/>
    <w:rsid w:val="000F6078"/>
    <w:rsid w:val="000F60C2"/>
    <w:rsid w:val="000F60CE"/>
    <w:rsid w:val="000F62E0"/>
    <w:rsid w:val="000F6880"/>
    <w:rsid w:val="000F6D49"/>
    <w:rsid w:val="000F6F5D"/>
    <w:rsid w:val="000F715A"/>
    <w:rsid w:val="000F747B"/>
    <w:rsid w:val="000F7641"/>
    <w:rsid w:val="0010068D"/>
    <w:rsid w:val="00100DB9"/>
    <w:rsid w:val="0010109E"/>
    <w:rsid w:val="001010A9"/>
    <w:rsid w:val="0010175F"/>
    <w:rsid w:val="001017B5"/>
    <w:rsid w:val="001018D2"/>
    <w:rsid w:val="00101AD5"/>
    <w:rsid w:val="00101B1D"/>
    <w:rsid w:val="00101D15"/>
    <w:rsid w:val="00102126"/>
    <w:rsid w:val="001022AC"/>
    <w:rsid w:val="0010250F"/>
    <w:rsid w:val="001026A1"/>
    <w:rsid w:val="00102756"/>
    <w:rsid w:val="001027F9"/>
    <w:rsid w:val="00102B5F"/>
    <w:rsid w:val="00102C0A"/>
    <w:rsid w:val="00102F22"/>
    <w:rsid w:val="00103093"/>
    <w:rsid w:val="001030A7"/>
    <w:rsid w:val="0010366B"/>
    <w:rsid w:val="00104116"/>
    <w:rsid w:val="00104446"/>
    <w:rsid w:val="0010458E"/>
    <w:rsid w:val="00104E12"/>
    <w:rsid w:val="0010507E"/>
    <w:rsid w:val="00105493"/>
    <w:rsid w:val="0010553F"/>
    <w:rsid w:val="00105A87"/>
    <w:rsid w:val="00105D95"/>
    <w:rsid w:val="00105DBD"/>
    <w:rsid w:val="00106262"/>
    <w:rsid w:val="0010651B"/>
    <w:rsid w:val="00106B4D"/>
    <w:rsid w:val="00106BE5"/>
    <w:rsid w:val="001072F9"/>
    <w:rsid w:val="00107A6B"/>
    <w:rsid w:val="00107A7C"/>
    <w:rsid w:val="00110034"/>
    <w:rsid w:val="00110277"/>
    <w:rsid w:val="00110452"/>
    <w:rsid w:val="001109A6"/>
    <w:rsid w:val="00110C49"/>
    <w:rsid w:val="00110FEB"/>
    <w:rsid w:val="001112AE"/>
    <w:rsid w:val="001115DB"/>
    <w:rsid w:val="001115F7"/>
    <w:rsid w:val="001118E5"/>
    <w:rsid w:val="00111F27"/>
    <w:rsid w:val="00112284"/>
    <w:rsid w:val="00112504"/>
    <w:rsid w:val="00112677"/>
    <w:rsid w:val="00112842"/>
    <w:rsid w:val="00112BE7"/>
    <w:rsid w:val="00113405"/>
    <w:rsid w:val="00114219"/>
    <w:rsid w:val="001147D5"/>
    <w:rsid w:val="0011483F"/>
    <w:rsid w:val="00114CD0"/>
    <w:rsid w:val="00114D56"/>
    <w:rsid w:val="00114E7A"/>
    <w:rsid w:val="00115051"/>
    <w:rsid w:val="00115124"/>
    <w:rsid w:val="00115372"/>
    <w:rsid w:val="001153EC"/>
    <w:rsid w:val="0011551D"/>
    <w:rsid w:val="0011578D"/>
    <w:rsid w:val="00115CED"/>
    <w:rsid w:val="001161C9"/>
    <w:rsid w:val="00116570"/>
    <w:rsid w:val="001165E7"/>
    <w:rsid w:val="0011661F"/>
    <w:rsid w:val="0011677C"/>
    <w:rsid w:val="001168BC"/>
    <w:rsid w:val="001170C5"/>
    <w:rsid w:val="00117115"/>
    <w:rsid w:val="00117151"/>
    <w:rsid w:val="00117342"/>
    <w:rsid w:val="0011783D"/>
    <w:rsid w:val="00117D5B"/>
    <w:rsid w:val="00117F50"/>
    <w:rsid w:val="00120FD9"/>
    <w:rsid w:val="001210D5"/>
    <w:rsid w:val="001213EB"/>
    <w:rsid w:val="00121630"/>
    <w:rsid w:val="00121772"/>
    <w:rsid w:val="001219B1"/>
    <w:rsid w:val="0012201E"/>
    <w:rsid w:val="0012217A"/>
    <w:rsid w:val="00122458"/>
    <w:rsid w:val="00122B0D"/>
    <w:rsid w:val="00122B48"/>
    <w:rsid w:val="00122D19"/>
    <w:rsid w:val="00122E3C"/>
    <w:rsid w:val="00122F87"/>
    <w:rsid w:val="001234BC"/>
    <w:rsid w:val="001234EF"/>
    <w:rsid w:val="00123DAB"/>
    <w:rsid w:val="00124555"/>
    <w:rsid w:val="00124937"/>
    <w:rsid w:val="00124C9D"/>
    <w:rsid w:val="001250FC"/>
    <w:rsid w:val="00125343"/>
    <w:rsid w:val="001255D7"/>
    <w:rsid w:val="00125920"/>
    <w:rsid w:val="001259AF"/>
    <w:rsid w:val="00125B63"/>
    <w:rsid w:val="0012601B"/>
    <w:rsid w:val="00126741"/>
    <w:rsid w:val="00126996"/>
    <w:rsid w:val="001271FA"/>
    <w:rsid w:val="001275A1"/>
    <w:rsid w:val="001278C0"/>
    <w:rsid w:val="0012799E"/>
    <w:rsid w:val="001279F2"/>
    <w:rsid w:val="00127B1E"/>
    <w:rsid w:val="00127BD7"/>
    <w:rsid w:val="00130366"/>
    <w:rsid w:val="001305C3"/>
    <w:rsid w:val="0013064B"/>
    <w:rsid w:val="00130A1A"/>
    <w:rsid w:val="00130D65"/>
    <w:rsid w:val="00130E54"/>
    <w:rsid w:val="00131E88"/>
    <w:rsid w:val="00131FDC"/>
    <w:rsid w:val="00132229"/>
    <w:rsid w:val="00132F3E"/>
    <w:rsid w:val="0013312D"/>
    <w:rsid w:val="0013312E"/>
    <w:rsid w:val="0013397E"/>
    <w:rsid w:val="0013472A"/>
    <w:rsid w:val="0013482C"/>
    <w:rsid w:val="001349D4"/>
    <w:rsid w:val="0013548A"/>
    <w:rsid w:val="00135716"/>
    <w:rsid w:val="001357C8"/>
    <w:rsid w:val="001359C0"/>
    <w:rsid w:val="00135C5C"/>
    <w:rsid w:val="00135CBF"/>
    <w:rsid w:val="00135CF8"/>
    <w:rsid w:val="00136512"/>
    <w:rsid w:val="0013657C"/>
    <w:rsid w:val="001367D8"/>
    <w:rsid w:val="0013688A"/>
    <w:rsid w:val="001368BF"/>
    <w:rsid w:val="001369C7"/>
    <w:rsid w:val="00136BF7"/>
    <w:rsid w:val="00136DC8"/>
    <w:rsid w:val="00137A60"/>
    <w:rsid w:val="00137A9F"/>
    <w:rsid w:val="00137AB5"/>
    <w:rsid w:val="00137E0E"/>
    <w:rsid w:val="00140257"/>
    <w:rsid w:val="0014034F"/>
    <w:rsid w:val="001406F5"/>
    <w:rsid w:val="00140706"/>
    <w:rsid w:val="00140B38"/>
    <w:rsid w:val="00140C2A"/>
    <w:rsid w:val="00140ED2"/>
    <w:rsid w:val="0014107C"/>
    <w:rsid w:val="00141747"/>
    <w:rsid w:val="0014182E"/>
    <w:rsid w:val="00141B10"/>
    <w:rsid w:val="00141BB2"/>
    <w:rsid w:val="00141C80"/>
    <w:rsid w:val="00141E1A"/>
    <w:rsid w:val="0014218A"/>
    <w:rsid w:val="0014265C"/>
    <w:rsid w:val="0014299E"/>
    <w:rsid w:val="00142ADB"/>
    <w:rsid w:val="00142C52"/>
    <w:rsid w:val="001431FE"/>
    <w:rsid w:val="00143525"/>
    <w:rsid w:val="00143804"/>
    <w:rsid w:val="00143CF9"/>
    <w:rsid w:val="00143E75"/>
    <w:rsid w:val="00143E7F"/>
    <w:rsid w:val="00144946"/>
    <w:rsid w:val="00144B05"/>
    <w:rsid w:val="00144C75"/>
    <w:rsid w:val="00145292"/>
    <w:rsid w:val="001455D8"/>
    <w:rsid w:val="001458DC"/>
    <w:rsid w:val="00145ECD"/>
    <w:rsid w:val="0014628A"/>
    <w:rsid w:val="0014646D"/>
    <w:rsid w:val="001464E4"/>
    <w:rsid w:val="0014662A"/>
    <w:rsid w:val="00146780"/>
    <w:rsid w:val="0014724F"/>
    <w:rsid w:val="00147683"/>
    <w:rsid w:val="00147913"/>
    <w:rsid w:val="00147969"/>
    <w:rsid w:val="00147CE2"/>
    <w:rsid w:val="0015044D"/>
    <w:rsid w:val="00150E9F"/>
    <w:rsid w:val="00151020"/>
    <w:rsid w:val="001510B5"/>
    <w:rsid w:val="00151232"/>
    <w:rsid w:val="00151462"/>
    <w:rsid w:val="001518F1"/>
    <w:rsid w:val="00151A46"/>
    <w:rsid w:val="00151D19"/>
    <w:rsid w:val="00152267"/>
    <w:rsid w:val="001523D6"/>
    <w:rsid w:val="0015254A"/>
    <w:rsid w:val="0015262E"/>
    <w:rsid w:val="00152B9E"/>
    <w:rsid w:val="0015325D"/>
    <w:rsid w:val="0015333B"/>
    <w:rsid w:val="0015356B"/>
    <w:rsid w:val="00153ABF"/>
    <w:rsid w:val="00153E12"/>
    <w:rsid w:val="00154923"/>
    <w:rsid w:val="001549C5"/>
    <w:rsid w:val="00154B09"/>
    <w:rsid w:val="00154BD7"/>
    <w:rsid w:val="00154DD9"/>
    <w:rsid w:val="0015528E"/>
    <w:rsid w:val="001554CF"/>
    <w:rsid w:val="00155DB1"/>
    <w:rsid w:val="00156078"/>
    <w:rsid w:val="00156518"/>
    <w:rsid w:val="0015669B"/>
    <w:rsid w:val="00157120"/>
    <w:rsid w:val="00157171"/>
    <w:rsid w:val="00157184"/>
    <w:rsid w:val="001574F4"/>
    <w:rsid w:val="001577DC"/>
    <w:rsid w:val="00157872"/>
    <w:rsid w:val="001578B9"/>
    <w:rsid w:val="00157A84"/>
    <w:rsid w:val="00157AE3"/>
    <w:rsid w:val="00157B1B"/>
    <w:rsid w:val="00157CB9"/>
    <w:rsid w:val="00157CDE"/>
    <w:rsid w:val="001606C0"/>
    <w:rsid w:val="00160850"/>
    <w:rsid w:val="0016105E"/>
    <w:rsid w:val="001612F5"/>
    <w:rsid w:val="00161445"/>
    <w:rsid w:val="00161611"/>
    <w:rsid w:val="0016173F"/>
    <w:rsid w:val="00161858"/>
    <w:rsid w:val="00161A69"/>
    <w:rsid w:val="00161DD7"/>
    <w:rsid w:val="00162561"/>
    <w:rsid w:val="00162DEE"/>
    <w:rsid w:val="00162FF5"/>
    <w:rsid w:val="00163111"/>
    <w:rsid w:val="00163B6C"/>
    <w:rsid w:val="001644B5"/>
    <w:rsid w:val="00164D76"/>
    <w:rsid w:val="00165374"/>
    <w:rsid w:val="001656D1"/>
    <w:rsid w:val="00165810"/>
    <w:rsid w:val="0016581B"/>
    <w:rsid w:val="00165901"/>
    <w:rsid w:val="00165968"/>
    <w:rsid w:val="00165EEA"/>
    <w:rsid w:val="0016603D"/>
    <w:rsid w:val="001661E6"/>
    <w:rsid w:val="001664D5"/>
    <w:rsid w:val="00166544"/>
    <w:rsid w:val="001667A9"/>
    <w:rsid w:val="00166B3C"/>
    <w:rsid w:val="00166D00"/>
    <w:rsid w:val="001673B5"/>
    <w:rsid w:val="001673FC"/>
    <w:rsid w:val="0016749C"/>
    <w:rsid w:val="001675AC"/>
    <w:rsid w:val="001677F6"/>
    <w:rsid w:val="001678BD"/>
    <w:rsid w:val="001678C9"/>
    <w:rsid w:val="00167A10"/>
    <w:rsid w:val="00167B9D"/>
    <w:rsid w:val="001709CB"/>
    <w:rsid w:val="00170CB7"/>
    <w:rsid w:val="00171296"/>
    <w:rsid w:val="0017192F"/>
    <w:rsid w:val="00171A21"/>
    <w:rsid w:val="00171AEB"/>
    <w:rsid w:val="001720F1"/>
    <w:rsid w:val="0017232A"/>
    <w:rsid w:val="001727A5"/>
    <w:rsid w:val="00172D0F"/>
    <w:rsid w:val="00173793"/>
    <w:rsid w:val="00173820"/>
    <w:rsid w:val="0017396A"/>
    <w:rsid w:val="00173B3A"/>
    <w:rsid w:val="00173C3E"/>
    <w:rsid w:val="00173E34"/>
    <w:rsid w:val="0017452C"/>
    <w:rsid w:val="00174F4C"/>
    <w:rsid w:val="00175219"/>
    <w:rsid w:val="00175875"/>
    <w:rsid w:val="00175A42"/>
    <w:rsid w:val="00175B8D"/>
    <w:rsid w:val="00175C53"/>
    <w:rsid w:val="00175D93"/>
    <w:rsid w:val="001760B7"/>
    <w:rsid w:val="00176106"/>
    <w:rsid w:val="001764AB"/>
    <w:rsid w:val="00176947"/>
    <w:rsid w:val="001770F0"/>
    <w:rsid w:val="00177144"/>
    <w:rsid w:val="0017728E"/>
    <w:rsid w:val="00177D87"/>
    <w:rsid w:val="00177DDA"/>
    <w:rsid w:val="00177DF0"/>
    <w:rsid w:val="001800CD"/>
    <w:rsid w:val="0018021A"/>
    <w:rsid w:val="00180262"/>
    <w:rsid w:val="0018034F"/>
    <w:rsid w:val="001803E8"/>
    <w:rsid w:val="001804DB"/>
    <w:rsid w:val="00180753"/>
    <w:rsid w:val="001809D9"/>
    <w:rsid w:val="00180B09"/>
    <w:rsid w:val="00180BFF"/>
    <w:rsid w:val="00180DD4"/>
    <w:rsid w:val="00180F6B"/>
    <w:rsid w:val="001814F6"/>
    <w:rsid w:val="00181502"/>
    <w:rsid w:val="00181CCA"/>
    <w:rsid w:val="00181F47"/>
    <w:rsid w:val="001822E9"/>
    <w:rsid w:val="00182455"/>
    <w:rsid w:val="0018257D"/>
    <w:rsid w:val="00182C50"/>
    <w:rsid w:val="0018304D"/>
    <w:rsid w:val="001831C5"/>
    <w:rsid w:val="00183775"/>
    <w:rsid w:val="001839DF"/>
    <w:rsid w:val="00183D47"/>
    <w:rsid w:val="00184271"/>
    <w:rsid w:val="001846B5"/>
    <w:rsid w:val="00184AF9"/>
    <w:rsid w:val="00184B0A"/>
    <w:rsid w:val="0018519C"/>
    <w:rsid w:val="00185325"/>
    <w:rsid w:val="001861BC"/>
    <w:rsid w:val="0018624C"/>
    <w:rsid w:val="00186B04"/>
    <w:rsid w:val="0018755F"/>
    <w:rsid w:val="00187634"/>
    <w:rsid w:val="00187DEA"/>
    <w:rsid w:val="00187E27"/>
    <w:rsid w:val="00187EB4"/>
    <w:rsid w:val="0019011D"/>
    <w:rsid w:val="00190229"/>
    <w:rsid w:val="0019033C"/>
    <w:rsid w:val="001908FD"/>
    <w:rsid w:val="00190D4E"/>
    <w:rsid w:val="001910C2"/>
    <w:rsid w:val="00191196"/>
    <w:rsid w:val="00191510"/>
    <w:rsid w:val="001917B6"/>
    <w:rsid w:val="001918F5"/>
    <w:rsid w:val="00191943"/>
    <w:rsid w:val="00191BA8"/>
    <w:rsid w:val="00192148"/>
    <w:rsid w:val="0019258C"/>
    <w:rsid w:val="0019292D"/>
    <w:rsid w:val="00192B16"/>
    <w:rsid w:val="001934D9"/>
    <w:rsid w:val="00193D31"/>
    <w:rsid w:val="00193EA1"/>
    <w:rsid w:val="00193FF9"/>
    <w:rsid w:val="00194153"/>
    <w:rsid w:val="0019451E"/>
    <w:rsid w:val="0019480A"/>
    <w:rsid w:val="00194A3C"/>
    <w:rsid w:val="00194D25"/>
    <w:rsid w:val="00194EF3"/>
    <w:rsid w:val="001952E1"/>
    <w:rsid w:val="00195394"/>
    <w:rsid w:val="00195585"/>
    <w:rsid w:val="001958EE"/>
    <w:rsid w:val="00195D6F"/>
    <w:rsid w:val="00195F97"/>
    <w:rsid w:val="001966D2"/>
    <w:rsid w:val="00196AB8"/>
    <w:rsid w:val="00196D27"/>
    <w:rsid w:val="00196DEB"/>
    <w:rsid w:val="0019720D"/>
    <w:rsid w:val="00197375"/>
    <w:rsid w:val="00197458"/>
    <w:rsid w:val="001974E0"/>
    <w:rsid w:val="00197631"/>
    <w:rsid w:val="00197846"/>
    <w:rsid w:val="00197AB8"/>
    <w:rsid w:val="0019C06D"/>
    <w:rsid w:val="001A035F"/>
    <w:rsid w:val="001A07C2"/>
    <w:rsid w:val="001A0885"/>
    <w:rsid w:val="001A0A0A"/>
    <w:rsid w:val="001A0AB9"/>
    <w:rsid w:val="001A0B31"/>
    <w:rsid w:val="001A0BDC"/>
    <w:rsid w:val="001A1574"/>
    <w:rsid w:val="001A1629"/>
    <w:rsid w:val="001A162A"/>
    <w:rsid w:val="001A1668"/>
    <w:rsid w:val="001A183F"/>
    <w:rsid w:val="001A1EB0"/>
    <w:rsid w:val="001A2893"/>
    <w:rsid w:val="001A3366"/>
    <w:rsid w:val="001A4063"/>
    <w:rsid w:val="001A43D2"/>
    <w:rsid w:val="001A474B"/>
    <w:rsid w:val="001A48F6"/>
    <w:rsid w:val="001A4D9F"/>
    <w:rsid w:val="001A540C"/>
    <w:rsid w:val="001A54A4"/>
    <w:rsid w:val="001A5975"/>
    <w:rsid w:val="001A5F98"/>
    <w:rsid w:val="001A62E1"/>
    <w:rsid w:val="001A66E9"/>
    <w:rsid w:val="001A67DC"/>
    <w:rsid w:val="001A698F"/>
    <w:rsid w:val="001A6C1E"/>
    <w:rsid w:val="001A71D5"/>
    <w:rsid w:val="001A764B"/>
    <w:rsid w:val="001A780D"/>
    <w:rsid w:val="001A78EF"/>
    <w:rsid w:val="001A7D35"/>
    <w:rsid w:val="001A7D6D"/>
    <w:rsid w:val="001A7F22"/>
    <w:rsid w:val="001B0054"/>
    <w:rsid w:val="001B0962"/>
    <w:rsid w:val="001B0B0B"/>
    <w:rsid w:val="001B0BB9"/>
    <w:rsid w:val="001B1189"/>
    <w:rsid w:val="001B12C6"/>
    <w:rsid w:val="001B13C4"/>
    <w:rsid w:val="001B13C8"/>
    <w:rsid w:val="001B1401"/>
    <w:rsid w:val="001B19AB"/>
    <w:rsid w:val="001B1B1D"/>
    <w:rsid w:val="001B1DE6"/>
    <w:rsid w:val="001B1F29"/>
    <w:rsid w:val="001B2352"/>
    <w:rsid w:val="001B23EE"/>
    <w:rsid w:val="001B24AC"/>
    <w:rsid w:val="001B2503"/>
    <w:rsid w:val="001B26E1"/>
    <w:rsid w:val="001B2949"/>
    <w:rsid w:val="001B2F40"/>
    <w:rsid w:val="001B3874"/>
    <w:rsid w:val="001B3971"/>
    <w:rsid w:val="001B3A3F"/>
    <w:rsid w:val="001B3D71"/>
    <w:rsid w:val="001B42E2"/>
    <w:rsid w:val="001B44CD"/>
    <w:rsid w:val="001B44DC"/>
    <w:rsid w:val="001B49B0"/>
    <w:rsid w:val="001B4C45"/>
    <w:rsid w:val="001B4D68"/>
    <w:rsid w:val="001B5081"/>
    <w:rsid w:val="001B50B1"/>
    <w:rsid w:val="001B53CA"/>
    <w:rsid w:val="001B5F14"/>
    <w:rsid w:val="001B6112"/>
    <w:rsid w:val="001B62DD"/>
    <w:rsid w:val="001B6322"/>
    <w:rsid w:val="001B6398"/>
    <w:rsid w:val="001B63DB"/>
    <w:rsid w:val="001B6543"/>
    <w:rsid w:val="001B66E2"/>
    <w:rsid w:val="001B6838"/>
    <w:rsid w:val="001B6B64"/>
    <w:rsid w:val="001B7177"/>
    <w:rsid w:val="001B7432"/>
    <w:rsid w:val="001B7BC1"/>
    <w:rsid w:val="001B7EBE"/>
    <w:rsid w:val="001C04BC"/>
    <w:rsid w:val="001C09DA"/>
    <w:rsid w:val="001C10D5"/>
    <w:rsid w:val="001C13F5"/>
    <w:rsid w:val="001C20AD"/>
    <w:rsid w:val="001C20B3"/>
    <w:rsid w:val="001C2454"/>
    <w:rsid w:val="001C2772"/>
    <w:rsid w:val="001C2923"/>
    <w:rsid w:val="001C3481"/>
    <w:rsid w:val="001C3A0A"/>
    <w:rsid w:val="001C3BB1"/>
    <w:rsid w:val="001C3F06"/>
    <w:rsid w:val="001C41CA"/>
    <w:rsid w:val="001C42D9"/>
    <w:rsid w:val="001C4475"/>
    <w:rsid w:val="001C453E"/>
    <w:rsid w:val="001C487D"/>
    <w:rsid w:val="001C4CBA"/>
    <w:rsid w:val="001C4D46"/>
    <w:rsid w:val="001C5165"/>
    <w:rsid w:val="001C543C"/>
    <w:rsid w:val="001C5820"/>
    <w:rsid w:val="001C5AF2"/>
    <w:rsid w:val="001C5EB2"/>
    <w:rsid w:val="001C63CC"/>
    <w:rsid w:val="001C6A04"/>
    <w:rsid w:val="001C7581"/>
    <w:rsid w:val="001C7EFB"/>
    <w:rsid w:val="001D0961"/>
    <w:rsid w:val="001D0A6E"/>
    <w:rsid w:val="001D0B2F"/>
    <w:rsid w:val="001D0B90"/>
    <w:rsid w:val="001D0F71"/>
    <w:rsid w:val="001D15B2"/>
    <w:rsid w:val="001D1624"/>
    <w:rsid w:val="001D17FE"/>
    <w:rsid w:val="001D1834"/>
    <w:rsid w:val="001D20F5"/>
    <w:rsid w:val="001D33BC"/>
    <w:rsid w:val="001D35A4"/>
    <w:rsid w:val="001D37DB"/>
    <w:rsid w:val="001D3823"/>
    <w:rsid w:val="001D3849"/>
    <w:rsid w:val="001D3A3F"/>
    <w:rsid w:val="001D3C6E"/>
    <w:rsid w:val="001D3EE3"/>
    <w:rsid w:val="001D41B6"/>
    <w:rsid w:val="001D4345"/>
    <w:rsid w:val="001D45B4"/>
    <w:rsid w:val="001D45E2"/>
    <w:rsid w:val="001D473D"/>
    <w:rsid w:val="001D496D"/>
    <w:rsid w:val="001D4AEA"/>
    <w:rsid w:val="001D4D20"/>
    <w:rsid w:val="001D4D8D"/>
    <w:rsid w:val="001D5685"/>
    <w:rsid w:val="001D5991"/>
    <w:rsid w:val="001D5BBE"/>
    <w:rsid w:val="001D5BEF"/>
    <w:rsid w:val="001D61A1"/>
    <w:rsid w:val="001D65E7"/>
    <w:rsid w:val="001D663D"/>
    <w:rsid w:val="001D66B7"/>
    <w:rsid w:val="001D6BC0"/>
    <w:rsid w:val="001D732F"/>
    <w:rsid w:val="001D7A13"/>
    <w:rsid w:val="001D7AFD"/>
    <w:rsid w:val="001D7E29"/>
    <w:rsid w:val="001D7EAC"/>
    <w:rsid w:val="001E001D"/>
    <w:rsid w:val="001E07FD"/>
    <w:rsid w:val="001E0960"/>
    <w:rsid w:val="001E0B65"/>
    <w:rsid w:val="001E0F4B"/>
    <w:rsid w:val="001E1015"/>
    <w:rsid w:val="001E159F"/>
    <w:rsid w:val="001E16EE"/>
    <w:rsid w:val="001E199F"/>
    <w:rsid w:val="001E19FE"/>
    <w:rsid w:val="001E1AFE"/>
    <w:rsid w:val="001E1CA0"/>
    <w:rsid w:val="001E22A9"/>
    <w:rsid w:val="001E24E3"/>
    <w:rsid w:val="001E2563"/>
    <w:rsid w:val="001E2D0C"/>
    <w:rsid w:val="001E2D44"/>
    <w:rsid w:val="001E34CB"/>
    <w:rsid w:val="001E3745"/>
    <w:rsid w:val="001E3900"/>
    <w:rsid w:val="001E3E60"/>
    <w:rsid w:val="001E3FF0"/>
    <w:rsid w:val="001E4346"/>
    <w:rsid w:val="001E46DA"/>
    <w:rsid w:val="001E498C"/>
    <w:rsid w:val="001E4DCB"/>
    <w:rsid w:val="001E50A0"/>
    <w:rsid w:val="001E50AB"/>
    <w:rsid w:val="001E5301"/>
    <w:rsid w:val="001E53E6"/>
    <w:rsid w:val="001E5B5F"/>
    <w:rsid w:val="001E5C55"/>
    <w:rsid w:val="001E6143"/>
    <w:rsid w:val="001E6184"/>
    <w:rsid w:val="001E63AB"/>
    <w:rsid w:val="001E658B"/>
    <w:rsid w:val="001E6C41"/>
    <w:rsid w:val="001E7BEE"/>
    <w:rsid w:val="001E7EFD"/>
    <w:rsid w:val="001F013E"/>
    <w:rsid w:val="001F0482"/>
    <w:rsid w:val="001F09E3"/>
    <w:rsid w:val="001F0B05"/>
    <w:rsid w:val="001F0D86"/>
    <w:rsid w:val="001F1385"/>
    <w:rsid w:val="001F1439"/>
    <w:rsid w:val="001F1537"/>
    <w:rsid w:val="001F15E9"/>
    <w:rsid w:val="001F166C"/>
    <w:rsid w:val="001F18D3"/>
    <w:rsid w:val="001F1D85"/>
    <w:rsid w:val="001F1F26"/>
    <w:rsid w:val="001F21D1"/>
    <w:rsid w:val="001F2368"/>
    <w:rsid w:val="001F28D9"/>
    <w:rsid w:val="001F2BD5"/>
    <w:rsid w:val="001F2C89"/>
    <w:rsid w:val="001F2E2B"/>
    <w:rsid w:val="001F2EA5"/>
    <w:rsid w:val="001F3795"/>
    <w:rsid w:val="001F379C"/>
    <w:rsid w:val="001F3BF7"/>
    <w:rsid w:val="001F3CFD"/>
    <w:rsid w:val="001F3D79"/>
    <w:rsid w:val="001F3EB1"/>
    <w:rsid w:val="001F40E5"/>
    <w:rsid w:val="001F4669"/>
    <w:rsid w:val="001F4697"/>
    <w:rsid w:val="001F46FF"/>
    <w:rsid w:val="001F497F"/>
    <w:rsid w:val="001F4B0B"/>
    <w:rsid w:val="001F511E"/>
    <w:rsid w:val="001F5510"/>
    <w:rsid w:val="001F55D7"/>
    <w:rsid w:val="001F55E0"/>
    <w:rsid w:val="001F5635"/>
    <w:rsid w:val="001F5999"/>
    <w:rsid w:val="001F5C7D"/>
    <w:rsid w:val="001F5EB6"/>
    <w:rsid w:val="001F5FF5"/>
    <w:rsid w:val="001F60CF"/>
    <w:rsid w:val="001F62CF"/>
    <w:rsid w:val="001F63B6"/>
    <w:rsid w:val="001F641B"/>
    <w:rsid w:val="001F68E0"/>
    <w:rsid w:val="001F6B4C"/>
    <w:rsid w:val="001F784F"/>
    <w:rsid w:val="001F7ABE"/>
    <w:rsid w:val="001F7AFC"/>
    <w:rsid w:val="001F7B4B"/>
    <w:rsid w:val="001F7DA0"/>
    <w:rsid w:val="00200129"/>
    <w:rsid w:val="002001F1"/>
    <w:rsid w:val="00200497"/>
    <w:rsid w:val="00200770"/>
    <w:rsid w:val="00200815"/>
    <w:rsid w:val="00201217"/>
    <w:rsid w:val="0020198B"/>
    <w:rsid w:val="00201AA4"/>
    <w:rsid w:val="00201DEC"/>
    <w:rsid w:val="00201EE3"/>
    <w:rsid w:val="002027AE"/>
    <w:rsid w:val="00202A5C"/>
    <w:rsid w:val="00203BDD"/>
    <w:rsid w:val="00203C04"/>
    <w:rsid w:val="00204191"/>
    <w:rsid w:val="002047C6"/>
    <w:rsid w:val="00204917"/>
    <w:rsid w:val="00204CAB"/>
    <w:rsid w:val="00204EBF"/>
    <w:rsid w:val="00204EE6"/>
    <w:rsid w:val="00204F6D"/>
    <w:rsid w:val="00205616"/>
    <w:rsid w:val="00205C6B"/>
    <w:rsid w:val="00205DB7"/>
    <w:rsid w:val="00205E06"/>
    <w:rsid w:val="00205F18"/>
    <w:rsid w:val="00206136"/>
    <w:rsid w:val="00206315"/>
    <w:rsid w:val="002063E1"/>
    <w:rsid w:val="002067AF"/>
    <w:rsid w:val="00206A47"/>
    <w:rsid w:val="00206B46"/>
    <w:rsid w:val="00206F5A"/>
    <w:rsid w:val="002071C7"/>
    <w:rsid w:val="0020747D"/>
    <w:rsid w:val="002076A1"/>
    <w:rsid w:val="0020779B"/>
    <w:rsid w:val="00207A74"/>
    <w:rsid w:val="0021030B"/>
    <w:rsid w:val="00210DF0"/>
    <w:rsid w:val="00211158"/>
    <w:rsid w:val="002111FC"/>
    <w:rsid w:val="00211991"/>
    <w:rsid w:val="00211A4F"/>
    <w:rsid w:val="00212029"/>
    <w:rsid w:val="0021236B"/>
    <w:rsid w:val="00212487"/>
    <w:rsid w:val="00212697"/>
    <w:rsid w:val="002132A1"/>
    <w:rsid w:val="00213C11"/>
    <w:rsid w:val="00213CCB"/>
    <w:rsid w:val="00213D23"/>
    <w:rsid w:val="00213D62"/>
    <w:rsid w:val="00213D68"/>
    <w:rsid w:val="00213D97"/>
    <w:rsid w:val="00214084"/>
    <w:rsid w:val="002143AF"/>
    <w:rsid w:val="0021461A"/>
    <w:rsid w:val="0021486E"/>
    <w:rsid w:val="00214A8B"/>
    <w:rsid w:val="00214D10"/>
    <w:rsid w:val="00214EB1"/>
    <w:rsid w:val="00215F37"/>
    <w:rsid w:val="00215F7D"/>
    <w:rsid w:val="00215FEC"/>
    <w:rsid w:val="002165D2"/>
    <w:rsid w:val="00216600"/>
    <w:rsid w:val="0021687D"/>
    <w:rsid w:val="00216B07"/>
    <w:rsid w:val="00216EB7"/>
    <w:rsid w:val="00216FB9"/>
    <w:rsid w:val="0021704B"/>
    <w:rsid w:val="002171CF"/>
    <w:rsid w:val="0021759B"/>
    <w:rsid w:val="00217913"/>
    <w:rsid w:val="0021799E"/>
    <w:rsid w:val="00217E32"/>
    <w:rsid w:val="002200CE"/>
    <w:rsid w:val="0022020F"/>
    <w:rsid w:val="00220351"/>
    <w:rsid w:val="002203B3"/>
    <w:rsid w:val="002205A9"/>
    <w:rsid w:val="002207EC"/>
    <w:rsid w:val="00220A86"/>
    <w:rsid w:val="00220D75"/>
    <w:rsid w:val="00220E84"/>
    <w:rsid w:val="00221204"/>
    <w:rsid w:val="00221B3C"/>
    <w:rsid w:val="00221F3D"/>
    <w:rsid w:val="002225D3"/>
    <w:rsid w:val="002225D9"/>
    <w:rsid w:val="002226FC"/>
    <w:rsid w:val="00222773"/>
    <w:rsid w:val="0022296F"/>
    <w:rsid w:val="00222A40"/>
    <w:rsid w:val="00222E24"/>
    <w:rsid w:val="00223345"/>
    <w:rsid w:val="002233EA"/>
    <w:rsid w:val="00223402"/>
    <w:rsid w:val="0022399D"/>
    <w:rsid w:val="00223E7B"/>
    <w:rsid w:val="00224A94"/>
    <w:rsid w:val="00224B9C"/>
    <w:rsid w:val="00224BF8"/>
    <w:rsid w:val="00224DA4"/>
    <w:rsid w:val="00224E73"/>
    <w:rsid w:val="00225004"/>
    <w:rsid w:val="00225170"/>
    <w:rsid w:val="00225327"/>
    <w:rsid w:val="0022533F"/>
    <w:rsid w:val="0022559E"/>
    <w:rsid w:val="00225660"/>
    <w:rsid w:val="00225675"/>
    <w:rsid w:val="002257A9"/>
    <w:rsid w:val="0022592B"/>
    <w:rsid w:val="00225D77"/>
    <w:rsid w:val="0022685B"/>
    <w:rsid w:val="002268BD"/>
    <w:rsid w:val="00226D8F"/>
    <w:rsid w:val="0022760B"/>
    <w:rsid w:val="00227770"/>
    <w:rsid w:val="00227BEE"/>
    <w:rsid w:val="00227D61"/>
    <w:rsid w:val="00227F03"/>
    <w:rsid w:val="002300D2"/>
    <w:rsid w:val="00230288"/>
    <w:rsid w:val="00230D01"/>
    <w:rsid w:val="00230DE5"/>
    <w:rsid w:val="00230E58"/>
    <w:rsid w:val="00231124"/>
    <w:rsid w:val="00231168"/>
    <w:rsid w:val="002311F2"/>
    <w:rsid w:val="00231731"/>
    <w:rsid w:val="00231792"/>
    <w:rsid w:val="00231A36"/>
    <w:rsid w:val="00231BF3"/>
    <w:rsid w:val="00231CC8"/>
    <w:rsid w:val="00231D7A"/>
    <w:rsid w:val="002325E3"/>
    <w:rsid w:val="00232666"/>
    <w:rsid w:val="00232945"/>
    <w:rsid w:val="00232BBE"/>
    <w:rsid w:val="00232BC7"/>
    <w:rsid w:val="00232C9D"/>
    <w:rsid w:val="00232E9F"/>
    <w:rsid w:val="00233462"/>
    <w:rsid w:val="0023374A"/>
    <w:rsid w:val="00233920"/>
    <w:rsid w:val="00234020"/>
    <w:rsid w:val="00234634"/>
    <w:rsid w:val="00234CFA"/>
    <w:rsid w:val="00234DFD"/>
    <w:rsid w:val="00234F85"/>
    <w:rsid w:val="002355A9"/>
    <w:rsid w:val="00235BE6"/>
    <w:rsid w:val="00235C03"/>
    <w:rsid w:val="00235E12"/>
    <w:rsid w:val="0023640B"/>
    <w:rsid w:val="00236C44"/>
    <w:rsid w:val="00236F32"/>
    <w:rsid w:val="002371DD"/>
    <w:rsid w:val="002375C7"/>
    <w:rsid w:val="002376A6"/>
    <w:rsid w:val="0023771E"/>
    <w:rsid w:val="00237B9F"/>
    <w:rsid w:val="00237BDC"/>
    <w:rsid w:val="0023A966"/>
    <w:rsid w:val="00240276"/>
    <w:rsid w:val="002406A0"/>
    <w:rsid w:val="00240A7B"/>
    <w:rsid w:val="00241181"/>
    <w:rsid w:val="00241358"/>
    <w:rsid w:val="002413C8"/>
    <w:rsid w:val="002413DC"/>
    <w:rsid w:val="00241760"/>
    <w:rsid w:val="002417F3"/>
    <w:rsid w:val="0024184A"/>
    <w:rsid w:val="00241A38"/>
    <w:rsid w:val="00241D61"/>
    <w:rsid w:val="0024201E"/>
    <w:rsid w:val="00242614"/>
    <w:rsid w:val="00242EBD"/>
    <w:rsid w:val="00242F73"/>
    <w:rsid w:val="002438CC"/>
    <w:rsid w:val="00243CCF"/>
    <w:rsid w:val="00243D25"/>
    <w:rsid w:val="00243D27"/>
    <w:rsid w:val="00243F60"/>
    <w:rsid w:val="00244204"/>
    <w:rsid w:val="00244290"/>
    <w:rsid w:val="00244362"/>
    <w:rsid w:val="0024446B"/>
    <w:rsid w:val="0024457B"/>
    <w:rsid w:val="0024493A"/>
    <w:rsid w:val="00244A18"/>
    <w:rsid w:val="00244DB9"/>
    <w:rsid w:val="00244E0B"/>
    <w:rsid w:val="00244ECE"/>
    <w:rsid w:val="00244F38"/>
    <w:rsid w:val="00244F6C"/>
    <w:rsid w:val="00246255"/>
    <w:rsid w:val="00246269"/>
    <w:rsid w:val="00246433"/>
    <w:rsid w:val="00246B64"/>
    <w:rsid w:val="00246DD6"/>
    <w:rsid w:val="002471C0"/>
    <w:rsid w:val="002475CC"/>
    <w:rsid w:val="00247E6B"/>
    <w:rsid w:val="00247EA0"/>
    <w:rsid w:val="00247EDA"/>
    <w:rsid w:val="0025010A"/>
    <w:rsid w:val="002504DF"/>
    <w:rsid w:val="0025059D"/>
    <w:rsid w:val="0025077F"/>
    <w:rsid w:val="00250B99"/>
    <w:rsid w:val="00250D91"/>
    <w:rsid w:val="00250E74"/>
    <w:rsid w:val="0025103D"/>
    <w:rsid w:val="002510C7"/>
    <w:rsid w:val="002511B8"/>
    <w:rsid w:val="002512F5"/>
    <w:rsid w:val="002513DD"/>
    <w:rsid w:val="00251792"/>
    <w:rsid w:val="0025179B"/>
    <w:rsid w:val="00252487"/>
    <w:rsid w:val="00252660"/>
    <w:rsid w:val="002529B7"/>
    <w:rsid w:val="00252F81"/>
    <w:rsid w:val="002531D4"/>
    <w:rsid w:val="00253467"/>
    <w:rsid w:val="00253497"/>
    <w:rsid w:val="00253561"/>
    <w:rsid w:val="00253567"/>
    <w:rsid w:val="0025356A"/>
    <w:rsid w:val="00253684"/>
    <w:rsid w:val="002537E0"/>
    <w:rsid w:val="00253D32"/>
    <w:rsid w:val="00253FFE"/>
    <w:rsid w:val="0025431F"/>
    <w:rsid w:val="00254BEF"/>
    <w:rsid w:val="00254C37"/>
    <w:rsid w:val="00254FEF"/>
    <w:rsid w:val="00255045"/>
    <w:rsid w:val="00255440"/>
    <w:rsid w:val="0025558D"/>
    <w:rsid w:val="00255AF7"/>
    <w:rsid w:val="0025633D"/>
    <w:rsid w:val="002564D9"/>
    <w:rsid w:val="00256590"/>
    <w:rsid w:val="00256A6E"/>
    <w:rsid w:val="00256AD9"/>
    <w:rsid w:val="00256EC5"/>
    <w:rsid w:val="00257110"/>
    <w:rsid w:val="002572F0"/>
    <w:rsid w:val="002574F7"/>
    <w:rsid w:val="002577FF"/>
    <w:rsid w:val="0026046D"/>
    <w:rsid w:val="00260B5E"/>
    <w:rsid w:val="00261369"/>
    <w:rsid w:val="002614D2"/>
    <w:rsid w:val="00261558"/>
    <w:rsid w:val="00261DAD"/>
    <w:rsid w:val="00261EDD"/>
    <w:rsid w:val="002623FD"/>
    <w:rsid w:val="002628DA"/>
    <w:rsid w:val="00262E45"/>
    <w:rsid w:val="00262FAE"/>
    <w:rsid w:val="002633C1"/>
    <w:rsid w:val="002633CE"/>
    <w:rsid w:val="00263450"/>
    <w:rsid w:val="00263552"/>
    <w:rsid w:val="0026369B"/>
    <w:rsid w:val="002637BF"/>
    <w:rsid w:val="00263A0C"/>
    <w:rsid w:val="00263E3D"/>
    <w:rsid w:val="002640E5"/>
    <w:rsid w:val="00264923"/>
    <w:rsid w:val="002649A8"/>
    <w:rsid w:val="00264ADD"/>
    <w:rsid w:val="00264BA9"/>
    <w:rsid w:val="00264D4C"/>
    <w:rsid w:val="00264EBA"/>
    <w:rsid w:val="00264FBA"/>
    <w:rsid w:val="0026514B"/>
    <w:rsid w:val="00265611"/>
    <w:rsid w:val="0026579A"/>
    <w:rsid w:val="002659B1"/>
    <w:rsid w:val="00265B02"/>
    <w:rsid w:val="00265CCC"/>
    <w:rsid w:val="00265E7B"/>
    <w:rsid w:val="00265EA2"/>
    <w:rsid w:val="00266585"/>
    <w:rsid w:val="00266B89"/>
    <w:rsid w:val="00266EAD"/>
    <w:rsid w:val="00267B26"/>
    <w:rsid w:val="00267B83"/>
    <w:rsid w:val="00267BF4"/>
    <w:rsid w:val="002700ED"/>
    <w:rsid w:val="002703ED"/>
    <w:rsid w:val="0027080E"/>
    <w:rsid w:val="00270DB6"/>
    <w:rsid w:val="00270EBE"/>
    <w:rsid w:val="00270FC6"/>
    <w:rsid w:val="00271469"/>
    <w:rsid w:val="002716A3"/>
    <w:rsid w:val="00271C01"/>
    <w:rsid w:val="00271EBD"/>
    <w:rsid w:val="00272C68"/>
    <w:rsid w:val="00272FD7"/>
    <w:rsid w:val="00273239"/>
    <w:rsid w:val="0027350C"/>
    <w:rsid w:val="0027380A"/>
    <w:rsid w:val="00273AD8"/>
    <w:rsid w:val="00273B91"/>
    <w:rsid w:val="00273D84"/>
    <w:rsid w:val="00273F19"/>
    <w:rsid w:val="00274A2B"/>
    <w:rsid w:val="00274A6B"/>
    <w:rsid w:val="00274B4D"/>
    <w:rsid w:val="00274BDC"/>
    <w:rsid w:val="00274E69"/>
    <w:rsid w:val="002750B5"/>
    <w:rsid w:val="0027515D"/>
    <w:rsid w:val="0027546E"/>
    <w:rsid w:val="00275776"/>
    <w:rsid w:val="00275C8C"/>
    <w:rsid w:val="00275CAC"/>
    <w:rsid w:val="00275D62"/>
    <w:rsid w:val="00275E68"/>
    <w:rsid w:val="00276197"/>
    <w:rsid w:val="00276293"/>
    <w:rsid w:val="00276762"/>
    <w:rsid w:val="002767CE"/>
    <w:rsid w:val="002767E7"/>
    <w:rsid w:val="00276A2B"/>
    <w:rsid w:val="00276D4D"/>
    <w:rsid w:val="00277199"/>
    <w:rsid w:val="00277459"/>
    <w:rsid w:val="00277C0C"/>
    <w:rsid w:val="00277D6F"/>
    <w:rsid w:val="0028002E"/>
    <w:rsid w:val="002800D2"/>
    <w:rsid w:val="00280AE7"/>
    <w:rsid w:val="00280CEF"/>
    <w:rsid w:val="00281246"/>
    <w:rsid w:val="00281355"/>
    <w:rsid w:val="0028157F"/>
    <w:rsid w:val="002815EB"/>
    <w:rsid w:val="0028175A"/>
    <w:rsid w:val="00281A65"/>
    <w:rsid w:val="00281BC0"/>
    <w:rsid w:val="0028216D"/>
    <w:rsid w:val="00282A01"/>
    <w:rsid w:val="00282B36"/>
    <w:rsid w:val="00282FBD"/>
    <w:rsid w:val="00283167"/>
    <w:rsid w:val="00283C73"/>
    <w:rsid w:val="00283D4A"/>
    <w:rsid w:val="00283FB6"/>
    <w:rsid w:val="002841DF"/>
    <w:rsid w:val="0028457D"/>
    <w:rsid w:val="00284871"/>
    <w:rsid w:val="00284FA2"/>
    <w:rsid w:val="00284FAE"/>
    <w:rsid w:val="00285203"/>
    <w:rsid w:val="00285998"/>
    <w:rsid w:val="00285AF2"/>
    <w:rsid w:val="00285E42"/>
    <w:rsid w:val="00286244"/>
    <w:rsid w:val="002862F3"/>
    <w:rsid w:val="0028691A"/>
    <w:rsid w:val="00286DA4"/>
    <w:rsid w:val="00286E3E"/>
    <w:rsid w:val="00286FA1"/>
    <w:rsid w:val="00287145"/>
    <w:rsid w:val="00287AF5"/>
    <w:rsid w:val="00287C4E"/>
    <w:rsid w:val="00287F7A"/>
    <w:rsid w:val="002900F9"/>
    <w:rsid w:val="002901C9"/>
    <w:rsid w:val="00290255"/>
    <w:rsid w:val="0029040E"/>
    <w:rsid w:val="0029092F"/>
    <w:rsid w:val="00290AAC"/>
    <w:rsid w:val="00291052"/>
    <w:rsid w:val="002912BA"/>
    <w:rsid w:val="00291315"/>
    <w:rsid w:val="0029151C"/>
    <w:rsid w:val="002915D2"/>
    <w:rsid w:val="00291A53"/>
    <w:rsid w:val="00291B55"/>
    <w:rsid w:val="00291CA4"/>
    <w:rsid w:val="00291D16"/>
    <w:rsid w:val="00291F23"/>
    <w:rsid w:val="0029204B"/>
    <w:rsid w:val="0029254A"/>
    <w:rsid w:val="00293020"/>
    <w:rsid w:val="00293232"/>
    <w:rsid w:val="00293638"/>
    <w:rsid w:val="00293BA1"/>
    <w:rsid w:val="002943FF"/>
    <w:rsid w:val="00294C0C"/>
    <w:rsid w:val="00295428"/>
    <w:rsid w:val="00295489"/>
    <w:rsid w:val="002956B8"/>
    <w:rsid w:val="002956BE"/>
    <w:rsid w:val="002957EE"/>
    <w:rsid w:val="00295DD2"/>
    <w:rsid w:val="00295DFC"/>
    <w:rsid w:val="002960CE"/>
    <w:rsid w:val="00296655"/>
    <w:rsid w:val="00296ADF"/>
    <w:rsid w:val="00296B59"/>
    <w:rsid w:val="00296CF2"/>
    <w:rsid w:val="00297370"/>
    <w:rsid w:val="002977AE"/>
    <w:rsid w:val="002978FB"/>
    <w:rsid w:val="00297A2F"/>
    <w:rsid w:val="002A001D"/>
    <w:rsid w:val="002A001E"/>
    <w:rsid w:val="002A0434"/>
    <w:rsid w:val="002A0B41"/>
    <w:rsid w:val="002A0E59"/>
    <w:rsid w:val="002A1118"/>
    <w:rsid w:val="002A119A"/>
    <w:rsid w:val="002A13AC"/>
    <w:rsid w:val="002A18F0"/>
    <w:rsid w:val="002A1940"/>
    <w:rsid w:val="002A1CDF"/>
    <w:rsid w:val="002A21E3"/>
    <w:rsid w:val="002A26A3"/>
    <w:rsid w:val="002A3168"/>
    <w:rsid w:val="002A368E"/>
    <w:rsid w:val="002A3965"/>
    <w:rsid w:val="002A3B1B"/>
    <w:rsid w:val="002A3D10"/>
    <w:rsid w:val="002A3D33"/>
    <w:rsid w:val="002A449A"/>
    <w:rsid w:val="002A4896"/>
    <w:rsid w:val="002A4F9C"/>
    <w:rsid w:val="002A539F"/>
    <w:rsid w:val="002A56E9"/>
    <w:rsid w:val="002A58E3"/>
    <w:rsid w:val="002A59EA"/>
    <w:rsid w:val="002A5BD2"/>
    <w:rsid w:val="002A5F18"/>
    <w:rsid w:val="002A61E0"/>
    <w:rsid w:val="002A66C8"/>
    <w:rsid w:val="002A692C"/>
    <w:rsid w:val="002A6BB5"/>
    <w:rsid w:val="002A6C97"/>
    <w:rsid w:val="002A710A"/>
    <w:rsid w:val="002A79D2"/>
    <w:rsid w:val="002A7AE9"/>
    <w:rsid w:val="002A7B88"/>
    <w:rsid w:val="002B0308"/>
    <w:rsid w:val="002B03CC"/>
    <w:rsid w:val="002B0559"/>
    <w:rsid w:val="002B06FB"/>
    <w:rsid w:val="002B0778"/>
    <w:rsid w:val="002B0D7A"/>
    <w:rsid w:val="002B0DDE"/>
    <w:rsid w:val="002B0F2C"/>
    <w:rsid w:val="002B1373"/>
    <w:rsid w:val="002B1511"/>
    <w:rsid w:val="002B23EC"/>
    <w:rsid w:val="002B2880"/>
    <w:rsid w:val="002B28A1"/>
    <w:rsid w:val="002B2CD5"/>
    <w:rsid w:val="002B2F42"/>
    <w:rsid w:val="002B32A7"/>
    <w:rsid w:val="002B32B9"/>
    <w:rsid w:val="002B344F"/>
    <w:rsid w:val="002B3773"/>
    <w:rsid w:val="002B385C"/>
    <w:rsid w:val="002B3890"/>
    <w:rsid w:val="002B3955"/>
    <w:rsid w:val="002B3FA8"/>
    <w:rsid w:val="002B42FD"/>
    <w:rsid w:val="002B44C5"/>
    <w:rsid w:val="002B4654"/>
    <w:rsid w:val="002B46C2"/>
    <w:rsid w:val="002B591E"/>
    <w:rsid w:val="002B5937"/>
    <w:rsid w:val="002B5978"/>
    <w:rsid w:val="002B5A55"/>
    <w:rsid w:val="002B5D48"/>
    <w:rsid w:val="002B6197"/>
    <w:rsid w:val="002B631F"/>
    <w:rsid w:val="002B6610"/>
    <w:rsid w:val="002B6BD9"/>
    <w:rsid w:val="002B7269"/>
    <w:rsid w:val="002B7323"/>
    <w:rsid w:val="002B7A39"/>
    <w:rsid w:val="002B7D8F"/>
    <w:rsid w:val="002C069B"/>
    <w:rsid w:val="002C0B57"/>
    <w:rsid w:val="002C0BCD"/>
    <w:rsid w:val="002C0C9A"/>
    <w:rsid w:val="002C0D76"/>
    <w:rsid w:val="002C0E45"/>
    <w:rsid w:val="002C1309"/>
    <w:rsid w:val="002C147F"/>
    <w:rsid w:val="002C193B"/>
    <w:rsid w:val="002C1DA8"/>
    <w:rsid w:val="002C1EB6"/>
    <w:rsid w:val="002C2022"/>
    <w:rsid w:val="002C239C"/>
    <w:rsid w:val="002C2E86"/>
    <w:rsid w:val="002C30EB"/>
    <w:rsid w:val="002C337C"/>
    <w:rsid w:val="002C38BB"/>
    <w:rsid w:val="002C3ED8"/>
    <w:rsid w:val="002C3F4F"/>
    <w:rsid w:val="002C3FF9"/>
    <w:rsid w:val="002C42D3"/>
    <w:rsid w:val="002C4A69"/>
    <w:rsid w:val="002C4F20"/>
    <w:rsid w:val="002C4F75"/>
    <w:rsid w:val="002C4F78"/>
    <w:rsid w:val="002C561D"/>
    <w:rsid w:val="002C5672"/>
    <w:rsid w:val="002C5C4C"/>
    <w:rsid w:val="002C602F"/>
    <w:rsid w:val="002C6C85"/>
    <w:rsid w:val="002C6DAE"/>
    <w:rsid w:val="002C6E71"/>
    <w:rsid w:val="002C7283"/>
    <w:rsid w:val="002C74D8"/>
    <w:rsid w:val="002C75AD"/>
    <w:rsid w:val="002C77B9"/>
    <w:rsid w:val="002C7B7B"/>
    <w:rsid w:val="002C7D1C"/>
    <w:rsid w:val="002D0264"/>
    <w:rsid w:val="002D05B6"/>
    <w:rsid w:val="002D0ABB"/>
    <w:rsid w:val="002D0D1B"/>
    <w:rsid w:val="002D0FC3"/>
    <w:rsid w:val="002D1021"/>
    <w:rsid w:val="002D14D8"/>
    <w:rsid w:val="002D18AF"/>
    <w:rsid w:val="002D1AC4"/>
    <w:rsid w:val="002D1D00"/>
    <w:rsid w:val="002D1D30"/>
    <w:rsid w:val="002D261A"/>
    <w:rsid w:val="002D2B3A"/>
    <w:rsid w:val="002D2CAD"/>
    <w:rsid w:val="002D2E22"/>
    <w:rsid w:val="002D2FE5"/>
    <w:rsid w:val="002D3195"/>
    <w:rsid w:val="002D34B8"/>
    <w:rsid w:val="002D3820"/>
    <w:rsid w:val="002D3A99"/>
    <w:rsid w:val="002D3D3C"/>
    <w:rsid w:val="002D4281"/>
    <w:rsid w:val="002D455D"/>
    <w:rsid w:val="002D460E"/>
    <w:rsid w:val="002D5011"/>
    <w:rsid w:val="002D5102"/>
    <w:rsid w:val="002D5513"/>
    <w:rsid w:val="002D5B4E"/>
    <w:rsid w:val="002D6032"/>
    <w:rsid w:val="002D63F1"/>
    <w:rsid w:val="002D649D"/>
    <w:rsid w:val="002D67B9"/>
    <w:rsid w:val="002D6904"/>
    <w:rsid w:val="002D6E1E"/>
    <w:rsid w:val="002D7046"/>
    <w:rsid w:val="002D7106"/>
    <w:rsid w:val="002D7161"/>
    <w:rsid w:val="002D7286"/>
    <w:rsid w:val="002D73BC"/>
    <w:rsid w:val="002D76F9"/>
    <w:rsid w:val="002D78FA"/>
    <w:rsid w:val="002D7965"/>
    <w:rsid w:val="002D7A4F"/>
    <w:rsid w:val="002D7C37"/>
    <w:rsid w:val="002D7E25"/>
    <w:rsid w:val="002D7FEC"/>
    <w:rsid w:val="002E0164"/>
    <w:rsid w:val="002E032A"/>
    <w:rsid w:val="002E084C"/>
    <w:rsid w:val="002E0F32"/>
    <w:rsid w:val="002E1573"/>
    <w:rsid w:val="002E176C"/>
    <w:rsid w:val="002E1C99"/>
    <w:rsid w:val="002E22AE"/>
    <w:rsid w:val="002E24D0"/>
    <w:rsid w:val="002E2F9E"/>
    <w:rsid w:val="002E31D5"/>
    <w:rsid w:val="002E3328"/>
    <w:rsid w:val="002E3390"/>
    <w:rsid w:val="002E35B2"/>
    <w:rsid w:val="002E37AA"/>
    <w:rsid w:val="002E45C6"/>
    <w:rsid w:val="002E4677"/>
    <w:rsid w:val="002E4AC9"/>
    <w:rsid w:val="002E4FB6"/>
    <w:rsid w:val="002E50FA"/>
    <w:rsid w:val="002E5326"/>
    <w:rsid w:val="002E5406"/>
    <w:rsid w:val="002E5616"/>
    <w:rsid w:val="002E60DF"/>
    <w:rsid w:val="002E6489"/>
    <w:rsid w:val="002E69F4"/>
    <w:rsid w:val="002E7071"/>
    <w:rsid w:val="002E70E8"/>
    <w:rsid w:val="002E7214"/>
    <w:rsid w:val="002E77B7"/>
    <w:rsid w:val="002E7EB8"/>
    <w:rsid w:val="002F01B5"/>
    <w:rsid w:val="002F01C0"/>
    <w:rsid w:val="002F04C6"/>
    <w:rsid w:val="002F060A"/>
    <w:rsid w:val="002F0781"/>
    <w:rsid w:val="002F082D"/>
    <w:rsid w:val="002F159F"/>
    <w:rsid w:val="002F18E8"/>
    <w:rsid w:val="002F20BF"/>
    <w:rsid w:val="002F22F3"/>
    <w:rsid w:val="002F3196"/>
    <w:rsid w:val="002F3428"/>
    <w:rsid w:val="002F36AC"/>
    <w:rsid w:val="002F374C"/>
    <w:rsid w:val="002F3BDE"/>
    <w:rsid w:val="002F3CCA"/>
    <w:rsid w:val="002F40AD"/>
    <w:rsid w:val="002F4125"/>
    <w:rsid w:val="002F4387"/>
    <w:rsid w:val="002F43A7"/>
    <w:rsid w:val="002F45E0"/>
    <w:rsid w:val="002F4888"/>
    <w:rsid w:val="002F4F7D"/>
    <w:rsid w:val="002F5A09"/>
    <w:rsid w:val="002F5D0F"/>
    <w:rsid w:val="002F60A7"/>
    <w:rsid w:val="002F62CB"/>
    <w:rsid w:val="002F63C1"/>
    <w:rsid w:val="002F6605"/>
    <w:rsid w:val="002F6BB3"/>
    <w:rsid w:val="002F6BBA"/>
    <w:rsid w:val="002F6FB9"/>
    <w:rsid w:val="002F70AA"/>
    <w:rsid w:val="002F7DF9"/>
    <w:rsid w:val="002F7EDB"/>
    <w:rsid w:val="00300041"/>
    <w:rsid w:val="0030011D"/>
    <w:rsid w:val="00300168"/>
    <w:rsid w:val="003001A3"/>
    <w:rsid w:val="00300342"/>
    <w:rsid w:val="0030060A"/>
    <w:rsid w:val="00300DD3"/>
    <w:rsid w:val="00300FB1"/>
    <w:rsid w:val="00301174"/>
    <w:rsid w:val="003014DC"/>
    <w:rsid w:val="0030157F"/>
    <w:rsid w:val="0030179D"/>
    <w:rsid w:val="00301BB0"/>
    <w:rsid w:val="00301FF1"/>
    <w:rsid w:val="003028BC"/>
    <w:rsid w:val="00302EFF"/>
    <w:rsid w:val="00302F9E"/>
    <w:rsid w:val="00303128"/>
    <w:rsid w:val="003031F9"/>
    <w:rsid w:val="0030351C"/>
    <w:rsid w:val="003039B8"/>
    <w:rsid w:val="00303C44"/>
    <w:rsid w:val="0030465D"/>
    <w:rsid w:val="0030475B"/>
    <w:rsid w:val="00304B4C"/>
    <w:rsid w:val="00305006"/>
    <w:rsid w:val="003050D4"/>
    <w:rsid w:val="00305924"/>
    <w:rsid w:val="00305CE5"/>
    <w:rsid w:val="003063DE"/>
    <w:rsid w:val="00306706"/>
    <w:rsid w:val="003067B8"/>
    <w:rsid w:val="003068A3"/>
    <w:rsid w:val="003069CD"/>
    <w:rsid w:val="003069F3"/>
    <w:rsid w:val="00306EC6"/>
    <w:rsid w:val="00306ED5"/>
    <w:rsid w:val="00306F9F"/>
    <w:rsid w:val="00307007"/>
    <w:rsid w:val="00307200"/>
    <w:rsid w:val="003074CD"/>
    <w:rsid w:val="003075FE"/>
    <w:rsid w:val="0030771B"/>
    <w:rsid w:val="00307779"/>
    <w:rsid w:val="003077DD"/>
    <w:rsid w:val="00307FBB"/>
    <w:rsid w:val="00310B26"/>
    <w:rsid w:val="0031130F"/>
    <w:rsid w:val="003119D2"/>
    <w:rsid w:val="00311EBD"/>
    <w:rsid w:val="00312032"/>
    <w:rsid w:val="00312173"/>
    <w:rsid w:val="00312498"/>
    <w:rsid w:val="00312695"/>
    <w:rsid w:val="0031375B"/>
    <w:rsid w:val="00313E27"/>
    <w:rsid w:val="00313F8B"/>
    <w:rsid w:val="00314D9A"/>
    <w:rsid w:val="00314F92"/>
    <w:rsid w:val="00315379"/>
    <w:rsid w:val="00315406"/>
    <w:rsid w:val="0031550F"/>
    <w:rsid w:val="0031576B"/>
    <w:rsid w:val="00315BD6"/>
    <w:rsid w:val="00315E58"/>
    <w:rsid w:val="00315EA7"/>
    <w:rsid w:val="00316964"/>
    <w:rsid w:val="00316E48"/>
    <w:rsid w:val="00316E4E"/>
    <w:rsid w:val="00316FEA"/>
    <w:rsid w:val="00317932"/>
    <w:rsid w:val="00317BA2"/>
    <w:rsid w:val="00317F64"/>
    <w:rsid w:val="00320219"/>
    <w:rsid w:val="00320BF1"/>
    <w:rsid w:val="00320E27"/>
    <w:rsid w:val="00321294"/>
    <w:rsid w:val="00321483"/>
    <w:rsid w:val="00321599"/>
    <w:rsid w:val="00321899"/>
    <w:rsid w:val="00321AA8"/>
    <w:rsid w:val="00321B5A"/>
    <w:rsid w:val="00321E9C"/>
    <w:rsid w:val="00321F4D"/>
    <w:rsid w:val="0032240E"/>
    <w:rsid w:val="00322968"/>
    <w:rsid w:val="00323469"/>
    <w:rsid w:val="003234C9"/>
    <w:rsid w:val="00323AAB"/>
    <w:rsid w:val="00323CFD"/>
    <w:rsid w:val="00323F34"/>
    <w:rsid w:val="00323F7B"/>
    <w:rsid w:val="00323FB7"/>
    <w:rsid w:val="00323FFE"/>
    <w:rsid w:val="0032464B"/>
    <w:rsid w:val="0032537F"/>
    <w:rsid w:val="003254E7"/>
    <w:rsid w:val="00325C42"/>
    <w:rsid w:val="00325ED2"/>
    <w:rsid w:val="00326344"/>
    <w:rsid w:val="003268DE"/>
    <w:rsid w:val="00326E49"/>
    <w:rsid w:val="003272E2"/>
    <w:rsid w:val="00327357"/>
    <w:rsid w:val="0032761B"/>
    <w:rsid w:val="00327AC0"/>
    <w:rsid w:val="00327DD1"/>
    <w:rsid w:val="003304E0"/>
    <w:rsid w:val="00330829"/>
    <w:rsid w:val="0033107B"/>
    <w:rsid w:val="003310BB"/>
    <w:rsid w:val="00331187"/>
    <w:rsid w:val="003312A2"/>
    <w:rsid w:val="003314A8"/>
    <w:rsid w:val="003315BC"/>
    <w:rsid w:val="0033233B"/>
    <w:rsid w:val="0033282B"/>
    <w:rsid w:val="003331AD"/>
    <w:rsid w:val="003333CB"/>
    <w:rsid w:val="003334F3"/>
    <w:rsid w:val="00333AB4"/>
    <w:rsid w:val="00333AD6"/>
    <w:rsid w:val="00333B40"/>
    <w:rsid w:val="00333DFD"/>
    <w:rsid w:val="00333ED5"/>
    <w:rsid w:val="00334243"/>
    <w:rsid w:val="00334607"/>
    <w:rsid w:val="00334937"/>
    <w:rsid w:val="003349F0"/>
    <w:rsid w:val="00334A76"/>
    <w:rsid w:val="00334E88"/>
    <w:rsid w:val="0033518A"/>
    <w:rsid w:val="00335245"/>
    <w:rsid w:val="00335C39"/>
    <w:rsid w:val="003363F3"/>
    <w:rsid w:val="00336899"/>
    <w:rsid w:val="003369F3"/>
    <w:rsid w:val="00337016"/>
    <w:rsid w:val="003371CB"/>
    <w:rsid w:val="0033733D"/>
    <w:rsid w:val="00337704"/>
    <w:rsid w:val="003379FD"/>
    <w:rsid w:val="00337D36"/>
    <w:rsid w:val="00337FB9"/>
    <w:rsid w:val="00340070"/>
    <w:rsid w:val="0034017D"/>
    <w:rsid w:val="00340546"/>
    <w:rsid w:val="0034084B"/>
    <w:rsid w:val="00340ABD"/>
    <w:rsid w:val="00340B52"/>
    <w:rsid w:val="00340F83"/>
    <w:rsid w:val="0034152B"/>
    <w:rsid w:val="0034190C"/>
    <w:rsid w:val="00341BFE"/>
    <w:rsid w:val="00341E37"/>
    <w:rsid w:val="00341E5E"/>
    <w:rsid w:val="00341EEF"/>
    <w:rsid w:val="00343039"/>
    <w:rsid w:val="00343196"/>
    <w:rsid w:val="00343A49"/>
    <w:rsid w:val="00343F3B"/>
    <w:rsid w:val="00344322"/>
    <w:rsid w:val="003448AF"/>
    <w:rsid w:val="00344940"/>
    <w:rsid w:val="00344BDA"/>
    <w:rsid w:val="00344D5D"/>
    <w:rsid w:val="00344FE4"/>
    <w:rsid w:val="003451ED"/>
    <w:rsid w:val="003453B3"/>
    <w:rsid w:val="0034542F"/>
    <w:rsid w:val="00345814"/>
    <w:rsid w:val="003458FD"/>
    <w:rsid w:val="00345CE9"/>
    <w:rsid w:val="0034602A"/>
    <w:rsid w:val="003466EE"/>
    <w:rsid w:val="0034736E"/>
    <w:rsid w:val="00347515"/>
    <w:rsid w:val="003477CA"/>
    <w:rsid w:val="003478FB"/>
    <w:rsid w:val="003501D3"/>
    <w:rsid w:val="00350995"/>
    <w:rsid w:val="00350FF8"/>
    <w:rsid w:val="0035101E"/>
    <w:rsid w:val="0035117C"/>
    <w:rsid w:val="0035126D"/>
    <w:rsid w:val="00351372"/>
    <w:rsid w:val="003513E3"/>
    <w:rsid w:val="0035147E"/>
    <w:rsid w:val="00351BD0"/>
    <w:rsid w:val="00352066"/>
    <w:rsid w:val="003520D7"/>
    <w:rsid w:val="003524FC"/>
    <w:rsid w:val="0035257E"/>
    <w:rsid w:val="00352903"/>
    <w:rsid w:val="003529F5"/>
    <w:rsid w:val="00352BB7"/>
    <w:rsid w:val="00353175"/>
    <w:rsid w:val="00353CE3"/>
    <w:rsid w:val="00353D73"/>
    <w:rsid w:val="003542F1"/>
    <w:rsid w:val="003548CC"/>
    <w:rsid w:val="00354935"/>
    <w:rsid w:val="00354997"/>
    <w:rsid w:val="00354A68"/>
    <w:rsid w:val="00354EB0"/>
    <w:rsid w:val="00354FB7"/>
    <w:rsid w:val="0035541E"/>
    <w:rsid w:val="00355743"/>
    <w:rsid w:val="00355B38"/>
    <w:rsid w:val="00355D20"/>
    <w:rsid w:val="00355E08"/>
    <w:rsid w:val="00356116"/>
    <w:rsid w:val="00356296"/>
    <w:rsid w:val="003562F0"/>
    <w:rsid w:val="0035698F"/>
    <w:rsid w:val="00356D09"/>
    <w:rsid w:val="00357180"/>
    <w:rsid w:val="0035731D"/>
    <w:rsid w:val="00357583"/>
    <w:rsid w:val="003600AB"/>
    <w:rsid w:val="0036112D"/>
    <w:rsid w:val="00361DE4"/>
    <w:rsid w:val="0036229C"/>
    <w:rsid w:val="00362322"/>
    <w:rsid w:val="0036262A"/>
    <w:rsid w:val="00362674"/>
    <w:rsid w:val="00362893"/>
    <w:rsid w:val="00362F66"/>
    <w:rsid w:val="0036367F"/>
    <w:rsid w:val="0036376F"/>
    <w:rsid w:val="00363969"/>
    <w:rsid w:val="003639E6"/>
    <w:rsid w:val="0036472E"/>
    <w:rsid w:val="00364A62"/>
    <w:rsid w:val="00364BC1"/>
    <w:rsid w:val="00364C08"/>
    <w:rsid w:val="00364CEA"/>
    <w:rsid w:val="00364EB2"/>
    <w:rsid w:val="00364F86"/>
    <w:rsid w:val="003653C5"/>
    <w:rsid w:val="003656BC"/>
    <w:rsid w:val="00365B36"/>
    <w:rsid w:val="00365CA9"/>
    <w:rsid w:val="00366054"/>
    <w:rsid w:val="00366152"/>
    <w:rsid w:val="0036636B"/>
    <w:rsid w:val="003663C9"/>
    <w:rsid w:val="00366527"/>
    <w:rsid w:val="00366A18"/>
    <w:rsid w:val="00366B04"/>
    <w:rsid w:val="00366D60"/>
    <w:rsid w:val="00367549"/>
    <w:rsid w:val="003677EB"/>
    <w:rsid w:val="0036783B"/>
    <w:rsid w:val="00367C27"/>
    <w:rsid w:val="00367CE4"/>
    <w:rsid w:val="00367E28"/>
    <w:rsid w:val="00367FAB"/>
    <w:rsid w:val="00370AC5"/>
    <w:rsid w:val="00370E88"/>
    <w:rsid w:val="00370F9C"/>
    <w:rsid w:val="00371A4F"/>
    <w:rsid w:val="00371C31"/>
    <w:rsid w:val="00371C4B"/>
    <w:rsid w:val="00371FF8"/>
    <w:rsid w:val="0037250D"/>
    <w:rsid w:val="003728E6"/>
    <w:rsid w:val="00372E7D"/>
    <w:rsid w:val="00373274"/>
    <w:rsid w:val="0037329B"/>
    <w:rsid w:val="00373847"/>
    <w:rsid w:val="00373951"/>
    <w:rsid w:val="00373AFE"/>
    <w:rsid w:val="00373DE8"/>
    <w:rsid w:val="00373E63"/>
    <w:rsid w:val="00373FA0"/>
    <w:rsid w:val="00374183"/>
    <w:rsid w:val="00374268"/>
    <w:rsid w:val="003743DD"/>
    <w:rsid w:val="003746DD"/>
    <w:rsid w:val="003747DD"/>
    <w:rsid w:val="00374A64"/>
    <w:rsid w:val="00374CA9"/>
    <w:rsid w:val="00374E52"/>
    <w:rsid w:val="003751CF"/>
    <w:rsid w:val="003752B2"/>
    <w:rsid w:val="00375902"/>
    <w:rsid w:val="00375A8E"/>
    <w:rsid w:val="00375C3D"/>
    <w:rsid w:val="00376037"/>
    <w:rsid w:val="00376131"/>
    <w:rsid w:val="00376234"/>
    <w:rsid w:val="00376BD9"/>
    <w:rsid w:val="0037706A"/>
    <w:rsid w:val="0037719E"/>
    <w:rsid w:val="0037736C"/>
    <w:rsid w:val="003778CB"/>
    <w:rsid w:val="00377B10"/>
    <w:rsid w:val="00377E41"/>
    <w:rsid w:val="00380099"/>
    <w:rsid w:val="00380167"/>
    <w:rsid w:val="00380206"/>
    <w:rsid w:val="003804AB"/>
    <w:rsid w:val="003807A5"/>
    <w:rsid w:val="003807F9"/>
    <w:rsid w:val="00380ACA"/>
    <w:rsid w:val="00380CAE"/>
    <w:rsid w:val="00380D9A"/>
    <w:rsid w:val="00380DEB"/>
    <w:rsid w:val="00381156"/>
    <w:rsid w:val="0038133E"/>
    <w:rsid w:val="00381A71"/>
    <w:rsid w:val="00382017"/>
    <w:rsid w:val="00382259"/>
    <w:rsid w:val="003825D7"/>
    <w:rsid w:val="00382CD3"/>
    <w:rsid w:val="00382CE9"/>
    <w:rsid w:val="00382E87"/>
    <w:rsid w:val="00383880"/>
    <w:rsid w:val="00383B00"/>
    <w:rsid w:val="00383BD4"/>
    <w:rsid w:val="00383F11"/>
    <w:rsid w:val="003840E0"/>
    <w:rsid w:val="003844E5"/>
    <w:rsid w:val="00384EB3"/>
    <w:rsid w:val="00384EF9"/>
    <w:rsid w:val="003850F9"/>
    <w:rsid w:val="003851D7"/>
    <w:rsid w:val="00385490"/>
    <w:rsid w:val="00385567"/>
    <w:rsid w:val="00385568"/>
    <w:rsid w:val="003855CC"/>
    <w:rsid w:val="003855EC"/>
    <w:rsid w:val="003858CE"/>
    <w:rsid w:val="00385B5B"/>
    <w:rsid w:val="00385DC3"/>
    <w:rsid w:val="0038607F"/>
    <w:rsid w:val="00386182"/>
    <w:rsid w:val="0038688C"/>
    <w:rsid w:val="003869E5"/>
    <w:rsid w:val="00386ACD"/>
    <w:rsid w:val="00386F11"/>
    <w:rsid w:val="00387061"/>
    <w:rsid w:val="00387343"/>
    <w:rsid w:val="00387366"/>
    <w:rsid w:val="003874C6"/>
    <w:rsid w:val="0038783C"/>
    <w:rsid w:val="003879AA"/>
    <w:rsid w:val="0039078A"/>
    <w:rsid w:val="00390F1F"/>
    <w:rsid w:val="00390F8A"/>
    <w:rsid w:val="00390FE4"/>
    <w:rsid w:val="00391645"/>
    <w:rsid w:val="00391672"/>
    <w:rsid w:val="0039201D"/>
    <w:rsid w:val="00392139"/>
    <w:rsid w:val="003926AD"/>
    <w:rsid w:val="0039273E"/>
    <w:rsid w:val="003929C3"/>
    <w:rsid w:val="00392B8C"/>
    <w:rsid w:val="00392FF1"/>
    <w:rsid w:val="00393100"/>
    <w:rsid w:val="0039327B"/>
    <w:rsid w:val="00393333"/>
    <w:rsid w:val="003936CD"/>
    <w:rsid w:val="003936E4"/>
    <w:rsid w:val="003941CB"/>
    <w:rsid w:val="00394200"/>
    <w:rsid w:val="003944B6"/>
    <w:rsid w:val="00394722"/>
    <w:rsid w:val="00394AE9"/>
    <w:rsid w:val="00394B17"/>
    <w:rsid w:val="00394B53"/>
    <w:rsid w:val="00395593"/>
    <w:rsid w:val="003957BE"/>
    <w:rsid w:val="003959A4"/>
    <w:rsid w:val="003959F8"/>
    <w:rsid w:val="00396382"/>
    <w:rsid w:val="00396660"/>
    <w:rsid w:val="00396876"/>
    <w:rsid w:val="00396ADE"/>
    <w:rsid w:val="00396AE0"/>
    <w:rsid w:val="00396B64"/>
    <w:rsid w:val="00396D9B"/>
    <w:rsid w:val="00397667"/>
    <w:rsid w:val="00397CAE"/>
    <w:rsid w:val="00397DCB"/>
    <w:rsid w:val="003A008D"/>
    <w:rsid w:val="003A037C"/>
    <w:rsid w:val="003A0730"/>
    <w:rsid w:val="003A0F3A"/>
    <w:rsid w:val="003A11C1"/>
    <w:rsid w:val="003A130C"/>
    <w:rsid w:val="003A1A69"/>
    <w:rsid w:val="003A1A86"/>
    <w:rsid w:val="003A1CC3"/>
    <w:rsid w:val="003A1F91"/>
    <w:rsid w:val="003A2436"/>
    <w:rsid w:val="003A2451"/>
    <w:rsid w:val="003A271E"/>
    <w:rsid w:val="003A2E30"/>
    <w:rsid w:val="003A2EB1"/>
    <w:rsid w:val="003A3236"/>
    <w:rsid w:val="003A33E8"/>
    <w:rsid w:val="003A44A3"/>
    <w:rsid w:val="003A4AD8"/>
    <w:rsid w:val="003A4B98"/>
    <w:rsid w:val="003A4C58"/>
    <w:rsid w:val="003A4F5C"/>
    <w:rsid w:val="003A5075"/>
    <w:rsid w:val="003A5455"/>
    <w:rsid w:val="003A56C7"/>
    <w:rsid w:val="003A5848"/>
    <w:rsid w:val="003A598F"/>
    <w:rsid w:val="003A599A"/>
    <w:rsid w:val="003A5B1F"/>
    <w:rsid w:val="003A5B23"/>
    <w:rsid w:val="003A5E13"/>
    <w:rsid w:val="003A5F7C"/>
    <w:rsid w:val="003A67AB"/>
    <w:rsid w:val="003A693C"/>
    <w:rsid w:val="003A6C2F"/>
    <w:rsid w:val="003A7329"/>
    <w:rsid w:val="003A73B4"/>
    <w:rsid w:val="003A7C92"/>
    <w:rsid w:val="003A7D45"/>
    <w:rsid w:val="003A7F44"/>
    <w:rsid w:val="003A7F70"/>
    <w:rsid w:val="003B005C"/>
    <w:rsid w:val="003B0151"/>
    <w:rsid w:val="003B04A9"/>
    <w:rsid w:val="003B0B5D"/>
    <w:rsid w:val="003B0C51"/>
    <w:rsid w:val="003B0D42"/>
    <w:rsid w:val="003B0FCD"/>
    <w:rsid w:val="003B0FEA"/>
    <w:rsid w:val="003B1040"/>
    <w:rsid w:val="003B107E"/>
    <w:rsid w:val="003B1147"/>
    <w:rsid w:val="003B1153"/>
    <w:rsid w:val="003B116C"/>
    <w:rsid w:val="003B159A"/>
    <w:rsid w:val="003B1B28"/>
    <w:rsid w:val="003B1B43"/>
    <w:rsid w:val="003B1BDA"/>
    <w:rsid w:val="003B2245"/>
    <w:rsid w:val="003B22F9"/>
    <w:rsid w:val="003B2688"/>
    <w:rsid w:val="003B2A8A"/>
    <w:rsid w:val="003B2C61"/>
    <w:rsid w:val="003B2D45"/>
    <w:rsid w:val="003B2E0E"/>
    <w:rsid w:val="003B33E5"/>
    <w:rsid w:val="003B33FB"/>
    <w:rsid w:val="003B358F"/>
    <w:rsid w:val="003B3B17"/>
    <w:rsid w:val="003B3D3D"/>
    <w:rsid w:val="003B3DAE"/>
    <w:rsid w:val="003B3EC7"/>
    <w:rsid w:val="003B42CD"/>
    <w:rsid w:val="003B435D"/>
    <w:rsid w:val="003B43A1"/>
    <w:rsid w:val="003B43FD"/>
    <w:rsid w:val="003B462B"/>
    <w:rsid w:val="003B4D0A"/>
    <w:rsid w:val="003B4D94"/>
    <w:rsid w:val="003B4DFA"/>
    <w:rsid w:val="003B527C"/>
    <w:rsid w:val="003B5427"/>
    <w:rsid w:val="003B5F73"/>
    <w:rsid w:val="003B5FFA"/>
    <w:rsid w:val="003B64A5"/>
    <w:rsid w:val="003B6811"/>
    <w:rsid w:val="003B68D8"/>
    <w:rsid w:val="003B69CD"/>
    <w:rsid w:val="003B6D5A"/>
    <w:rsid w:val="003B7405"/>
    <w:rsid w:val="003B7417"/>
    <w:rsid w:val="003B79A9"/>
    <w:rsid w:val="003B7CD1"/>
    <w:rsid w:val="003B7D54"/>
    <w:rsid w:val="003B7D93"/>
    <w:rsid w:val="003B7E42"/>
    <w:rsid w:val="003B7E87"/>
    <w:rsid w:val="003B7F7C"/>
    <w:rsid w:val="003C00A8"/>
    <w:rsid w:val="003C0345"/>
    <w:rsid w:val="003C05B7"/>
    <w:rsid w:val="003C08AB"/>
    <w:rsid w:val="003C0A5B"/>
    <w:rsid w:val="003C0B37"/>
    <w:rsid w:val="003C0BDC"/>
    <w:rsid w:val="003C166F"/>
    <w:rsid w:val="003C1DB7"/>
    <w:rsid w:val="003C2270"/>
    <w:rsid w:val="003C29A2"/>
    <w:rsid w:val="003C39B8"/>
    <w:rsid w:val="003C3E4B"/>
    <w:rsid w:val="003C4239"/>
    <w:rsid w:val="003C4B17"/>
    <w:rsid w:val="003C4DE9"/>
    <w:rsid w:val="003C4E18"/>
    <w:rsid w:val="003C4EFC"/>
    <w:rsid w:val="003C5395"/>
    <w:rsid w:val="003C5C57"/>
    <w:rsid w:val="003C5D9A"/>
    <w:rsid w:val="003C6C72"/>
    <w:rsid w:val="003C6E53"/>
    <w:rsid w:val="003C7389"/>
    <w:rsid w:val="003C76ED"/>
    <w:rsid w:val="003C7913"/>
    <w:rsid w:val="003C7B62"/>
    <w:rsid w:val="003C7F2A"/>
    <w:rsid w:val="003D0081"/>
    <w:rsid w:val="003D010B"/>
    <w:rsid w:val="003D018F"/>
    <w:rsid w:val="003D062A"/>
    <w:rsid w:val="003D07F6"/>
    <w:rsid w:val="003D0A96"/>
    <w:rsid w:val="003D0BE8"/>
    <w:rsid w:val="003D1AC8"/>
    <w:rsid w:val="003D1CE6"/>
    <w:rsid w:val="003D1F89"/>
    <w:rsid w:val="003D220B"/>
    <w:rsid w:val="003D2331"/>
    <w:rsid w:val="003D2953"/>
    <w:rsid w:val="003D2EFD"/>
    <w:rsid w:val="003D36DB"/>
    <w:rsid w:val="003D39EE"/>
    <w:rsid w:val="003D409C"/>
    <w:rsid w:val="003D431F"/>
    <w:rsid w:val="003D4CEF"/>
    <w:rsid w:val="003D502B"/>
    <w:rsid w:val="003D5247"/>
    <w:rsid w:val="003D5710"/>
    <w:rsid w:val="003D5F01"/>
    <w:rsid w:val="003D6493"/>
    <w:rsid w:val="003D64E2"/>
    <w:rsid w:val="003D6528"/>
    <w:rsid w:val="003D65E1"/>
    <w:rsid w:val="003D6AC6"/>
    <w:rsid w:val="003D6B7F"/>
    <w:rsid w:val="003D6DA2"/>
    <w:rsid w:val="003D6EA5"/>
    <w:rsid w:val="003D6F78"/>
    <w:rsid w:val="003D6FBC"/>
    <w:rsid w:val="003D708F"/>
    <w:rsid w:val="003D7624"/>
    <w:rsid w:val="003D7DA0"/>
    <w:rsid w:val="003D7EE3"/>
    <w:rsid w:val="003D7F2F"/>
    <w:rsid w:val="003E0397"/>
    <w:rsid w:val="003E094E"/>
    <w:rsid w:val="003E0B22"/>
    <w:rsid w:val="003E152D"/>
    <w:rsid w:val="003E1592"/>
    <w:rsid w:val="003E193D"/>
    <w:rsid w:val="003E19FF"/>
    <w:rsid w:val="003E1B5C"/>
    <w:rsid w:val="003E1D01"/>
    <w:rsid w:val="003E1E82"/>
    <w:rsid w:val="003E217A"/>
    <w:rsid w:val="003E25D4"/>
    <w:rsid w:val="003E2712"/>
    <w:rsid w:val="003E2ADD"/>
    <w:rsid w:val="003E2B65"/>
    <w:rsid w:val="003E2BA4"/>
    <w:rsid w:val="003E2E0D"/>
    <w:rsid w:val="003E3188"/>
    <w:rsid w:val="003E31F6"/>
    <w:rsid w:val="003E33F8"/>
    <w:rsid w:val="003E35C2"/>
    <w:rsid w:val="003E396C"/>
    <w:rsid w:val="003E3A2D"/>
    <w:rsid w:val="003E4906"/>
    <w:rsid w:val="003E4990"/>
    <w:rsid w:val="003E4D5A"/>
    <w:rsid w:val="003E524D"/>
    <w:rsid w:val="003E5473"/>
    <w:rsid w:val="003E5C63"/>
    <w:rsid w:val="003E6212"/>
    <w:rsid w:val="003E6327"/>
    <w:rsid w:val="003E63F9"/>
    <w:rsid w:val="003E661D"/>
    <w:rsid w:val="003E68BB"/>
    <w:rsid w:val="003E6AAA"/>
    <w:rsid w:val="003E6D93"/>
    <w:rsid w:val="003E6DCE"/>
    <w:rsid w:val="003E7187"/>
    <w:rsid w:val="003E733C"/>
    <w:rsid w:val="003E7365"/>
    <w:rsid w:val="003E73AC"/>
    <w:rsid w:val="003E7B38"/>
    <w:rsid w:val="003E7FB5"/>
    <w:rsid w:val="003F00BA"/>
    <w:rsid w:val="003F0130"/>
    <w:rsid w:val="003F01F4"/>
    <w:rsid w:val="003F0314"/>
    <w:rsid w:val="003F058C"/>
    <w:rsid w:val="003F090C"/>
    <w:rsid w:val="003F0D37"/>
    <w:rsid w:val="003F0FFD"/>
    <w:rsid w:val="003F166C"/>
    <w:rsid w:val="003F18D2"/>
    <w:rsid w:val="003F1B14"/>
    <w:rsid w:val="003F1B15"/>
    <w:rsid w:val="003F1B6A"/>
    <w:rsid w:val="003F1D22"/>
    <w:rsid w:val="003F1D85"/>
    <w:rsid w:val="003F1E59"/>
    <w:rsid w:val="003F21BE"/>
    <w:rsid w:val="003F2558"/>
    <w:rsid w:val="003F2691"/>
    <w:rsid w:val="003F26A8"/>
    <w:rsid w:val="003F272C"/>
    <w:rsid w:val="003F2B33"/>
    <w:rsid w:val="003F2F27"/>
    <w:rsid w:val="003F34D5"/>
    <w:rsid w:val="003F3516"/>
    <w:rsid w:val="003F3B96"/>
    <w:rsid w:val="003F458C"/>
    <w:rsid w:val="003F462C"/>
    <w:rsid w:val="003F492A"/>
    <w:rsid w:val="003F5ADE"/>
    <w:rsid w:val="003F5C71"/>
    <w:rsid w:val="003F5FD3"/>
    <w:rsid w:val="003F6163"/>
    <w:rsid w:val="003F621A"/>
    <w:rsid w:val="003F622B"/>
    <w:rsid w:val="003F64E1"/>
    <w:rsid w:val="003F65C2"/>
    <w:rsid w:val="003F6727"/>
    <w:rsid w:val="003F6756"/>
    <w:rsid w:val="003F6AB1"/>
    <w:rsid w:val="003F6BA9"/>
    <w:rsid w:val="003F6DB4"/>
    <w:rsid w:val="003F6DB9"/>
    <w:rsid w:val="003F6FBB"/>
    <w:rsid w:val="003F78EE"/>
    <w:rsid w:val="00400465"/>
    <w:rsid w:val="0040081E"/>
    <w:rsid w:val="00400A7A"/>
    <w:rsid w:val="00400B7A"/>
    <w:rsid w:val="00400DD3"/>
    <w:rsid w:val="00400DE5"/>
    <w:rsid w:val="00400E66"/>
    <w:rsid w:val="0040116F"/>
    <w:rsid w:val="00401237"/>
    <w:rsid w:val="004012A6"/>
    <w:rsid w:val="004014AE"/>
    <w:rsid w:val="004015EB"/>
    <w:rsid w:val="004016AB"/>
    <w:rsid w:val="00402400"/>
    <w:rsid w:val="004029BB"/>
    <w:rsid w:val="00402A71"/>
    <w:rsid w:val="00402B00"/>
    <w:rsid w:val="00403101"/>
    <w:rsid w:val="0040342D"/>
    <w:rsid w:val="0040366D"/>
    <w:rsid w:val="0040426A"/>
    <w:rsid w:val="00404389"/>
    <w:rsid w:val="00404473"/>
    <w:rsid w:val="0040469A"/>
    <w:rsid w:val="00404841"/>
    <w:rsid w:val="00404852"/>
    <w:rsid w:val="004049B7"/>
    <w:rsid w:val="004051C1"/>
    <w:rsid w:val="0040551F"/>
    <w:rsid w:val="00405802"/>
    <w:rsid w:val="0040584D"/>
    <w:rsid w:val="00405AF8"/>
    <w:rsid w:val="00405C37"/>
    <w:rsid w:val="00405D6D"/>
    <w:rsid w:val="00405E81"/>
    <w:rsid w:val="00405F2C"/>
    <w:rsid w:val="00405F89"/>
    <w:rsid w:val="004060F9"/>
    <w:rsid w:val="00406782"/>
    <w:rsid w:val="00406C8E"/>
    <w:rsid w:val="00406D35"/>
    <w:rsid w:val="00406F09"/>
    <w:rsid w:val="00407C0D"/>
    <w:rsid w:val="00407E3C"/>
    <w:rsid w:val="00410157"/>
    <w:rsid w:val="0041109D"/>
    <w:rsid w:val="004115F7"/>
    <w:rsid w:val="00411E9B"/>
    <w:rsid w:val="00411FE9"/>
    <w:rsid w:val="0041264E"/>
    <w:rsid w:val="0041271F"/>
    <w:rsid w:val="004127AB"/>
    <w:rsid w:val="00413775"/>
    <w:rsid w:val="0041390C"/>
    <w:rsid w:val="00413A61"/>
    <w:rsid w:val="00413CDC"/>
    <w:rsid w:val="00413F76"/>
    <w:rsid w:val="0041406F"/>
    <w:rsid w:val="00414072"/>
    <w:rsid w:val="0041424F"/>
    <w:rsid w:val="004146B3"/>
    <w:rsid w:val="004146F9"/>
    <w:rsid w:val="00414948"/>
    <w:rsid w:val="00414F5D"/>
    <w:rsid w:val="0041519D"/>
    <w:rsid w:val="004155C8"/>
    <w:rsid w:val="00415D75"/>
    <w:rsid w:val="00416264"/>
    <w:rsid w:val="004162DF"/>
    <w:rsid w:val="00416697"/>
    <w:rsid w:val="004168F4"/>
    <w:rsid w:val="00416964"/>
    <w:rsid w:val="00416B45"/>
    <w:rsid w:val="00416D9C"/>
    <w:rsid w:val="004172DD"/>
    <w:rsid w:val="0041742C"/>
    <w:rsid w:val="004174C2"/>
    <w:rsid w:val="004174E7"/>
    <w:rsid w:val="004175EB"/>
    <w:rsid w:val="00420B08"/>
    <w:rsid w:val="00420B94"/>
    <w:rsid w:val="0042112A"/>
    <w:rsid w:val="0042147B"/>
    <w:rsid w:val="004214AC"/>
    <w:rsid w:val="004218A9"/>
    <w:rsid w:val="004222FA"/>
    <w:rsid w:val="004224FD"/>
    <w:rsid w:val="004229C5"/>
    <w:rsid w:val="004232FF"/>
    <w:rsid w:val="00423461"/>
    <w:rsid w:val="0042350D"/>
    <w:rsid w:val="004238B6"/>
    <w:rsid w:val="00423D6C"/>
    <w:rsid w:val="00423EF0"/>
    <w:rsid w:val="004243DC"/>
    <w:rsid w:val="004247FA"/>
    <w:rsid w:val="004248C0"/>
    <w:rsid w:val="00424C3F"/>
    <w:rsid w:val="004251F3"/>
    <w:rsid w:val="0042577D"/>
    <w:rsid w:val="0042584E"/>
    <w:rsid w:val="004258AC"/>
    <w:rsid w:val="00425A22"/>
    <w:rsid w:val="00425D13"/>
    <w:rsid w:val="00425E3D"/>
    <w:rsid w:val="00425FFE"/>
    <w:rsid w:val="00426236"/>
    <w:rsid w:val="00426390"/>
    <w:rsid w:val="004265FD"/>
    <w:rsid w:val="00426981"/>
    <w:rsid w:val="00426D00"/>
    <w:rsid w:val="00426F04"/>
    <w:rsid w:val="00426FA4"/>
    <w:rsid w:val="004273A9"/>
    <w:rsid w:val="004274DC"/>
    <w:rsid w:val="004275C8"/>
    <w:rsid w:val="00427933"/>
    <w:rsid w:val="00427E7B"/>
    <w:rsid w:val="00427F1C"/>
    <w:rsid w:val="00430310"/>
    <w:rsid w:val="00430947"/>
    <w:rsid w:val="00431166"/>
    <w:rsid w:val="00431676"/>
    <w:rsid w:val="004316F7"/>
    <w:rsid w:val="00431FB3"/>
    <w:rsid w:val="004320D7"/>
    <w:rsid w:val="004325AC"/>
    <w:rsid w:val="00432923"/>
    <w:rsid w:val="00432DB8"/>
    <w:rsid w:val="00432E7F"/>
    <w:rsid w:val="00433520"/>
    <w:rsid w:val="00433B7B"/>
    <w:rsid w:val="00433D41"/>
    <w:rsid w:val="00433DDE"/>
    <w:rsid w:val="00433F95"/>
    <w:rsid w:val="00433FAD"/>
    <w:rsid w:val="00433FE6"/>
    <w:rsid w:val="004340DA"/>
    <w:rsid w:val="004341F1"/>
    <w:rsid w:val="0043430D"/>
    <w:rsid w:val="004345B9"/>
    <w:rsid w:val="0043463A"/>
    <w:rsid w:val="004346A9"/>
    <w:rsid w:val="0043480D"/>
    <w:rsid w:val="004348F9"/>
    <w:rsid w:val="00435099"/>
    <w:rsid w:val="00435164"/>
    <w:rsid w:val="00435423"/>
    <w:rsid w:val="004356D5"/>
    <w:rsid w:val="00435B38"/>
    <w:rsid w:val="00435CCA"/>
    <w:rsid w:val="00435FAC"/>
    <w:rsid w:val="00436590"/>
    <w:rsid w:val="0043672F"/>
    <w:rsid w:val="00436ACF"/>
    <w:rsid w:val="00436CC0"/>
    <w:rsid w:val="0043710C"/>
    <w:rsid w:val="004372F6"/>
    <w:rsid w:val="00437BBD"/>
    <w:rsid w:val="00437CB6"/>
    <w:rsid w:val="00437CFF"/>
    <w:rsid w:val="00437E10"/>
    <w:rsid w:val="004407D6"/>
    <w:rsid w:val="004408C9"/>
    <w:rsid w:val="00440976"/>
    <w:rsid w:val="00440C14"/>
    <w:rsid w:val="00440D4C"/>
    <w:rsid w:val="00440FB2"/>
    <w:rsid w:val="004413B3"/>
    <w:rsid w:val="00441504"/>
    <w:rsid w:val="00441A56"/>
    <w:rsid w:val="00441BC3"/>
    <w:rsid w:val="00441D39"/>
    <w:rsid w:val="004421A6"/>
    <w:rsid w:val="0044242E"/>
    <w:rsid w:val="0044262C"/>
    <w:rsid w:val="00442908"/>
    <w:rsid w:val="00442D5D"/>
    <w:rsid w:val="00443683"/>
    <w:rsid w:val="004438CD"/>
    <w:rsid w:val="00443F14"/>
    <w:rsid w:val="004440C0"/>
    <w:rsid w:val="0044421E"/>
    <w:rsid w:val="00444660"/>
    <w:rsid w:val="004448D1"/>
    <w:rsid w:val="00444F1D"/>
    <w:rsid w:val="0044553C"/>
    <w:rsid w:val="00445558"/>
    <w:rsid w:val="0044578E"/>
    <w:rsid w:val="004459A9"/>
    <w:rsid w:val="00445CDE"/>
    <w:rsid w:val="00445DFC"/>
    <w:rsid w:val="00446166"/>
    <w:rsid w:val="00446186"/>
    <w:rsid w:val="004462DF"/>
    <w:rsid w:val="004463DC"/>
    <w:rsid w:val="00446801"/>
    <w:rsid w:val="00446802"/>
    <w:rsid w:val="00446810"/>
    <w:rsid w:val="0044684F"/>
    <w:rsid w:val="00446B24"/>
    <w:rsid w:val="00446F2B"/>
    <w:rsid w:val="0044754D"/>
    <w:rsid w:val="00447725"/>
    <w:rsid w:val="00447861"/>
    <w:rsid w:val="0044792B"/>
    <w:rsid w:val="00447A71"/>
    <w:rsid w:val="00447B23"/>
    <w:rsid w:val="00447B69"/>
    <w:rsid w:val="00447BF8"/>
    <w:rsid w:val="00447C12"/>
    <w:rsid w:val="00447E1B"/>
    <w:rsid w:val="004501BC"/>
    <w:rsid w:val="00450922"/>
    <w:rsid w:val="00450C79"/>
    <w:rsid w:val="00450EFA"/>
    <w:rsid w:val="00451395"/>
    <w:rsid w:val="0045139C"/>
    <w:rsid w:val="004517AF"/>
    <w:rsid w:val="0045189D"/>
    <w:rsid w:val="004518F9"/>
    <w:rsid w:val="00451A3A"/>
    <w:rsid w:val="00451BF2"/>
    <w:rsid w:val="00451E80"/>
    <w:rsid w:val="004520E4"/>
    <w:rsid w:val="004521D5"/>
    <w:rsid w:val="00452721"/>
    <w:rsid w:val="00452AAC"/>
    <w:rsid w:val="00452B84"/>
    <w:rsid w:val="00452CE8"/>
    <w:rsid w:val="0045339F"/>
    <w:rsid w:val="004537E9"/>
    <w:rsid w:val="0045396A"/>
    <w:rsid w:val="00453A90"/>
    <w:rsid w:val="00453C74"/>
    <w:rsid w:val="00453F40"/>
    <w:rsid w:val="0045413E"/>
    <w:rsid w:val="00454751"/>
    <w:rsid w:val="00454801"/>
    <w:rsid w:val="00454891"/>
    <w:rsid w:val="00455047"/>
    <w:rsid w:val="004553F6"/>
    <w:rsid w:val="00455D52"/>
    <w:rsid w:val="00455E52"/>
    <w:rsid w:val="004560EF"/>
    <w:rsid w:val="00456757"/>
    <w:rsid w:val="004568CE"/>
    <w:rsid w:val="00456E28"/>
    <w:rsid w:val="00456EF3"/>
    <w:rsid w:val="0045722C"/>
    <w:rsid w:val="00457402"/>
    <w:rsid w:val="00457A22"/>
    <w:rsid w:val="00457A4E"/>
    <w:rsid w:val="00457ACD"/>
    <w:rsid w:val="00457C59"/>
    <w:rsid w:val="00457F14"/>
    <w:rsid w:val="00460333"/>
    <w:rsid w:val="004608B3"/>
    <w:rsid w:val="00460F2D"/>
    <w:rsid w:val="00460F51"/>
    <w:rsid w:val="004610CF"/>
    <w:rsid w:val="00461535"/>
    <w:rsid w:val="00461681"/>
    <w:rsid w:val="00461AB2"/>
    <w:rsid w:val="00461D3C"/>
    <w:rsid w:val="004620CD"/>
    <w:rsid w:val="004629D7"/>
    <w:rsid w:val="00462C9D"/>
    <w:rsid w:val="00462F6D"/>
    <w:rsid w:val="004632EF"/>
    <w:rsid w:val="00463654"/>
    <w:rsid w:val="0046366D"/>
    <w:rsid w:val="00463796"/>
    <w:rsid w:val="00464004"/>
    <w:rsid w:val="00464546"/>
    <w:rsid w:val="004645A6"/>
    <w:rsid w:val="0046472F"/>
    <w:rsid w:val="004647B3"/>
    <w:rsid w:val="00464E56"/>
    <w:rsid w:val="00465142"/>
    <w:rsid w:val="0046547A"/>
    <w:rsid w:val="00465555"/>
    <w:rsid w:val="00465EF7"/>
    <w:rsid w:val="00465FF5"/>
    <w:rsid w:val="00466528"/>
    <w:rsid w:val="004666E3"/>
    <w:rsid w:val="004667D8"/>
    <w:rsid w:val="00466AF9"/>
    <w:rsid w:val="0046700B"/>
    <w:rsid w:val="00467011"/>
    <w:rsid w:val="0046774D"/>
    <w:rsid w:val="00467B42"/>
    <w:rsid w:val="00467D80"/>
    <w:rsid w:val="00470031"/>
    <w:rsid w:val="004702BC"/>
    <w:rsid w:val="00470EBD"/>
    <w:rsid w:val="00470FF5"/>
    <w:rsid w:val="00471237"/>
    <w:rsid w:val="00471361"/>
    <w:rsid w:val="00471381"/>
    <w:rsid w:val="00471568"/>
    <w:rsid w:val="004715C0"/>
    <w:rsid w:val="00471BAC"/>
    <w:rsid w:val="00471C5A"/>
    <w:rsid w:val="00471D85"/>
    <w:rsid w:val="00471E20"/>
    <w:rsid w:val="00471EFF"/>
    <w:rsid w:val="004721FF"/>
    <w:rsid w:val="004724AF"/>
    <w:rsid w:val="004725B8"/>
    <w:rsid w:val="004725BE"/>
    <w:rsid w:val="004730B8"/>
    <w:rsid w:val="00473860"/>
    <w:rsid w:val="004741FC"/>
    <w:rsid w:val="004746C4"/>
    <w:rsid w:val="00474A9B"/>
    <w:rsid w:val="00474CE7"/>
    <w:rsid w:val="00474F4F"/>
    <w:rsid w:val="00475058"/>
    <w:rsid w:val="004752E1"/>
    <w:rsid w:val="0047533F"/>
    <w:rsid w:val="004759F7"/>
    <w:rsid w:val="00475B8C"/>
    <w:rsid w:val="00475E8E"/>
    <w:rsid w:val="00475EE7"/>
    <w:rsid w:val="0047635E"/>
    <w:rsid w:val="00477053"/>
    <w:rsid w:val="0047725A"/>
    <w:rsid w:val="00477391"/>
    <w:rsid w:val="004774EA"/>
    <w:rsid w:val="004774F9"/>
    <w:rsid w:val="004776B7"/>
    <w:rsid w:val="00477C37"/>
    <w:rsid w:val="00477CCC"/>
    <w:rsid w:val="00477DBE"/>
    <w:rsid w:val="00480334"/>
    <w:rsid w:val="00480405"/>
    <w:rsid w:val="00480C3D"/>
    <w:rsid w:val="00480CC1"/>
    <w:rsid w:val="004816E6"/>
    <w:rsid w:val="00481A56"/>
    <w:rsid w:val="00481B30"/>
    <w:rsid w:val="00481E14"/>
    <w:rsid w:val="004820BD"/>
    <w:rsid w:val="004825D4"/>
    <w:rsid w:val="004825DF"/>
    <w:rsid w:val="0048357A"/>
    <w:rsid w:val="00483DFE"/>
    <w:rsid w:val="00484423"/>
    <w:rsid w:val="00484499"/>
    <w:rsid w:val="00484552"/>
    <w:rsid w:val="0048461E"/>
    <w:rsid w:val="00484B29"/>
    <w:rsid w:val="00484B2F"/>
    <w:rsid w:val="00484D75"/>
    <w:rsid w:val="00484DF1"/>
    <w:rsid w:val="0048505E"/>
    <w:rsid w:val="00485096"/>
    <w:rsid w:val="0048513C"/>
    <w:rsid w:val="00485174"/>
    <w:rsid w:val="0048532A"/>
    <w:rsid w:val="004856A5"/>
    <w:rsid w:val="0048594C"/>
    <w:rsid w:val="0048599C"/>
    <w:rsid w:val="00485BA5"/>
    <w:rsid w:val="00485CD7"/>
    <w:rsid w:val="00485D33"/>
    <w:rsid w:val="0048601F"/>
    <w:rsid w:val="00486376"/>
    <w:rsid w:val="0048694E"/>
    <w:rsid w:val="00486E1F"/>
    <w:rsid w:val="00486EC0"/>
    <w:rsid w:val="004870B8"/>
    <w:rsid w:val="00487171"/>
    <w:rsid w:val="00487357"/>
    <w:rsid w:val="00487443"/>
    <w:rsid w:val="00487904"/>
    <w:rsid w:val="004879ED"/>
    <w:rsid w:val="00487BEB"/>
    <w:rsid w:val="00487D9F"/>
    <w:rsid w:val="00487DB9"/>
    <w:rsid w:val="00487E4A"/>
    <w:rsid w:val="00487FA1"/>
    <w:rsid w:val="00490006"/>
    <w:rsid w:val="004900F9"/>
    <w:rsid w:val="00490131"/>
    <w:rsid w:val="004901C2"/>
    <w:rsid w:val="0049056C"/>
    <w:rsid w:val="0049100C"/>
    <w:rsid w:val="004910A2"/>
    <w:rsid w:val="004911A0"/>
    <w:rsid w:val="0049158A"/>
    <w:rsid w:val="00491B49"/>
    <w:rsid w:val="00491BA7"/>
    <w:rsid w:val="00491DF2"/>
    <w:rsid w:val="00492084"/>
    <w:rsid w:val="004923EA"/>
    <w:rsid w:val="004925B6"/>
    <w:rsid w:val="004925FE"/>
    <w:rsid w:val="00492665"/>
    <w:rsid w:val="00492CF2"/>
    <w:rsid w:val="0049345B"/>
    <w:rsid w:val="0049356B"/>
    <w:rsid w:val="00493973"/>
    <w:rsid w:val="00493C48"/>
    <w:rsid w:val="004945BD"/>
    <w:rsid w:val="004946E0"/>
    <w:rsid w:val="00494B98"/>
    <w:rsid w:val="00494BAF"/>
    <w:rsid w:val="00494CCD"/>
    <w:rsid w:val="00494CEF"/>
    <w:rsid w:val="00494E7E"/>
    <w:rsid w:val="004952D2"/>
    <w:rsid w:val="00495851"/>
    <w:rsid w:val="00495854"/>
    <w:rsid w:val="00495889"/>
    <w:rsid w:val="00495A28"/>
    <w:rsid w:val="00495C93"/>
    <w:rsid w:val="00495CD2"/>
    <w:rsid w:val="004960B5"/>
    <w:rsid w:val="00496165"/>
    <w:rsid w:val="00496219"/>
    <w:rsid w:val="00496398"/>
    <w:rsid w:val="004964E9"/>
    <w:rsid w:val="004964EE"/>
    <w:rsid w:val="004965F1"/>
    <w:rsid w:val="004966F7"/>
    <w:rsid w:val="004966FB"/>
    <w:rsid w:val="00496C7D"/>
    <w:rsid w:val="00496CDB"/>
    <w:rsid w:val="00496E5D"/>
    <w:rsid w:val="004971FD"/>
    <w:rsid w:val="0049733F"/>
    <w:rsid w:val="00497717"/>
    <w:rsid w:val="004977A9"/>
    <w:rsid w:val="00497805"/>
    <w:rsid w:val="00497DFC"/>
    <w:rsid w:val="00497F64"/>
    <w:rsid w:val="004A0DE3"/>
    <w:rsid w:val="004A14F0"/>
    <w:rsid w:val="004A16F7"/>
    <w:rsid w:val="004A1B51"/>
    <w:rsid w:val="004A218F"/>
    <w:rsid w:val="004A2B66"/>
    <w:rsid w:val="004A2E84"/>
    <w:rsid w:val="004A318E"/>
    <w:rsid w:val="004A3312"/>
    <w:rsid w:val="004A3669"/>
    <w:rsid w:val="004A3890"/>
    <w:rsid w:val="004A39F0"/>
    <w:rsid w:val="004A3EAD"/>
    <w:rsid w:val="004A401B"/>
    <w:rsid w:val="004A4223"/>
    <w:rsid w:val="004A45DA"/>
    <w:rsid w:val="004A4779"/>
    <w:rsid w:val="004A4D87"/>
    <w:rsid w:val="004A4EE1"/>
    <w:rsid w:val="004A50D1"/>
    <w:rsid w:val="004A566F"/>
    <w:rsid w:val="004A58BA"/>
    <w:rsid w:val="004A60E6"/>
    <w:rsid w:val="004A61B8"/>
    <w:rsid w:val="004A6D56"/>
    <w:rsid w:val="004A747C"/>
    <w:rsid w:val="004A77B3"/>
    <w:rsid w:val="004A784D"/>
    <w:rsid w:val="004A78BC"/>
    <w:rsid w:val="004A7AE1"/>
    <w:rsid w:val="004A7B3F"/>
    <w:rsid w:val="004A7CD2"/>
    <w:rsid w:val="004A7CE3"/>
    <w:rsid w:val="004A7CF5"/>
    <w:rsid w:val="004B0394"/>
    <w:rsid w:val="004B057F"/>
    <w:rsid w:val="004B0991"/>
    <w:rsid w:val="004B0A51"/>
    <w:rsid w:val="004B0A74"/>
    <w:rsid w:val="004B0F4B"/>
    <w:rsid w:val="004B14E7"/>
    <w:rsid w:val="004B1525"/>
    <w:rsid w:val="004B15B9"/>
    <w:rsid w:val="004B1CBE"/>
    <w:rsid w:val="004B1D5F"/>
    <w:rsid w:val="004B2438"/>
    <w:rsid w:val="004B2563"/>
    <w:rsid w:val="004B2749"/>
    <w:rsid w:val="004B275E"/>
    <w:rsid w:val="004B29F0"/>
    <w:rsid w:val="004B2AB4"/>
    <w:rsid w:val="004B2C40"/>
    <w:rsid w:val="004B2F32"/>
    <w:rsid w:val="004B3384"/>
    <w:rsid w:val="004B356E"/>
    <w:rsid w:val="004B39E7"/>
    <w:rsid w:val="004B39ED"/>
    <w:rsid w:val="004B3A5F"/>
    <w:rsid w:val="004B3F89"/>
    <w:rsid w:val="004B4208"/>
    <w:rsid w:val="004B4AEB"/>
    <w:rsid w:val="004B4B25"/>
    <w:rsid w:val="004B4B54"/>
    <w:rsid w:val="004B4BCF"/>
    <w:rsid w:val="004B4D1D"/>
    <w:rsid w:val="004B5B07"/>
    <w:rsid w:val="004B5F5D"/>
    <w:rsid w:val="004B62A7"/>
    <w:rsid w:val="004B6417"/>
    <w:rsid w:val="004B649D"/>
    <w:rsid w:val="004B6F8E"/>
    <w:rsid w:val="004B78F2"/>
    <w:rsid w:val="004B7A14"/>
    <w:rsid w:val="004B7DAB"/>
    <w:rsid w:val="004C0122"/>
    <w:rsid w:val="004C0235"/>
    <w:rsid w:val="004C08C8"/>
    <w:rsid w:val="004C0E2D"/>
    <w:rsid w:val="004C1290"/>
    <w:rsid w:val="004C1588"/>
    <w:rsid w:val="004C160B"/>
    <w:rsid w:val="004C1673"/>
    <w:rsid w:val="004C16A3"/>
    <w:rsid w:val="004C22C6"/>
    <w:rsid w:val="004C237C"/>
    <w:rsid w:val="004C30E2"/>
    <w:rsid w:val="004C3444"/>
    <w:rsid w:val="004C3ABB"/>
    <w:rsid w:val="004C3C6D"/>
    <w:rsid w:val="004C3D81"/>
    <w:rsid w:val="004C40A1"/>
    <w:rsid w:val="004C45B3"/>
    <w:rsid w:val="004C5000"/>
    <w:rsid w:val="004C54C9"/>
    <w:rsid w:val="004C55C2"/>
    <w:rsid w:val="004C588C"/>
    <w:rsid w:val="004C5AD3"/>
    <w:rsid w:val="004C5BF4"/>
    <w:rsid w:val="004C5F22"/>
    <w:rsid w:val="004C645A"/>
    <w:rsid w:val="004C6469"/>
    <w:rsid w:val="004C6615"/>
    <w:rsid w:val="004C68A1"/>
    <w:rsid w:val="004C6A9C"/>
    <w:rsid w:val="004C6B99"/>
    <w:rsid w:val="004C6EB1"/>
    <w:rsid w:val="004C6ECE"/>
    <w:rsid w:val="004C6FF1"/>
    <w:rsid w:val="004C71E8"/>
    <w:rsid w:val="004C72A2"/>
    <w:rsid w:val="004C72AF"/>
    <w:rsid w:val="004C7A3C"/>
    <w:rsid w:val="004C7EF7"/>
    <w:rsid w:val="004CC308"/>
    <w:rsid w:val="004D033F"/>
    <w:rsid w:val="004D0997"/>
    <w:rsid w:val="004D0C15"/>
    <w:rsid w:val="004D1289"/>
    <w:rsid w:val="004D1527"/>
    <w:rsid w:val="004D1933"/>
    <w:rsid w:val="004D1C81"/>
    <w:rsid w:val="004D1D85"/>
    <w:rsid w:val="004D1D90"/>
    <w:rsid w:val="004D22FB"/>
    <w:rsid w:val="004D23D5"/>
    <w:rsid w:val="004D2507"/>
    <w:rsid w:val="004D2971"/>
    <w:rsid w:val="004D2B31"/>
    <w:rsid w:val="004D2D34"/>
    <w:rsid w:val="004D2E9B"/>
    <w:rsid w:val="004D3119"/>
    <w:rsid w:val="004D31F4"/>
    <w:rsid w:val="004D3271"/>
    <w:rsid w:val="004D3289"/>
    <w:rsid w:val="004D33D1"/>
    <w:rsid w:val="004D36AE"/>
    <w:rsid w:val="004D372F"/>
    <w:rsid w:val="004D3771"/>
    <w:rsid w:val="004D38D0"/>
    <w:rsid w:val="004D3C81"/>
    <w:rsid w:val="004D3E63"/>
    <w:rsid w:val="004D3F0D"/>
    <w:rsid w:val="004D3F37"/>
    <w:rsid w:val="004D4643"/>
    <w:rsid w:val="004D46EB"/>
    <w:rsid w:val="004D4D9B"/>
    <w:rsid w:val="004D4EFB"/>
    <w:rsid w:val="004D51EA"/>
    <w:rsid w:val="004D5225"/>
    <w:rsid w:val="004D5670"/>
    <w:rsid w:val="004D581F"/>
    <w:rsid w:val="004D5B74"/>
    <w:rsid w:val="004D62EC"/>
    <w:rsid w:val="004D678A"/>
    <w:rsid w:val="004D6AA5"/>
    <w:rsid w:val="004D6C42"/>
    <w:rsid w:val="004D6D6F"/>
    <w:rsid w:val="004D7650"/>
    <w:rsid w:val="004D78A9"/>
    <w:rsid w:val="004D7B4B"/>
    <w:rsid w:val="004D7D38"/>
    <w:rsid w:val="004D7D6E"/>
    <w:rsid w:val="004D7E36"/>
    <w:rsid w:val="004E00FD"/>
    <w:rsid w:val="004E076C"/>
    <w:rsid w:val="004E08B5"/>
    <w:rsid w:val="004E0F21"/>
    <w:rsid w:val="004E1540"/>
    <w:rsid w:val="004E157B"/>
    <w:rsid w:val="004E18FB"/>
    <w:rsid w:val="004E1A9F"/>
    <w:rsid w:val="004E1AE9"/>
    <w:rsid w:val="004E1E9B"/>
    <w:rsid w:val="004E2454"/>
    <w:rsid w:val="004E25F4"/>
    <w:rsid w:val="004E26C0"/>
    <w:rsid w:val="004E2907"/>
    <w:rsid w:val="004E2CC5"/>
    <w:rsid w:val="004E2E1A"/>
    <w:rsid w:val="004E305B"/>
    <w:rsid w:val="004E36F5"/>
    <w:rsid w:val="004E40FB"/>
    <w:rsid w:val="004E4AD5"/>
    <w:rsid w:val="004E538D"/>
    <w:rsid w:val="004E5B18"/>
    <w:rsid w:val="004E5CA9"/>
    <w:rsid w:val="004E5E9F"/>
    <w:rsid w:val="004E5EC3"/>
    <w:rsid w:val="004E6214"/>
    <w:rsid w:val="004E62FA"/>
    <w:rsid w:val="004E69B0"/>
    <w:rsid w:val="004E6DD3"/>
    <w:rsid w:val="004E7378"/>
    <w:rsid w:val="004E7397"/>
    <w:rsid w:val="004E7975"/>
    <w:rsid w:val="004E7DF1"/>
    <w:rsid w:val="004E7EF0"/>
    <w:rsid w:val="004F00DB"/>
    <w:rsid w:val="004F02B9"/>
    <w:rsid w:val="004F060F"/>
    <w:rsid w:val="004F0641"/>
    <w:rsid w:val="004F09ED"/>
    <w:rsid w:val="004F0BD3"/>
    <w:rsid w:val="004F0F3E"/>
    <w:rsid w:val="004F1053"/>
    <w:rsid w:val="004F114E"/>
    <w:rsid w:val="004F1640"/>
    <w:rsid w:val="004F1662"/>
    <w:rsid w:val="004F1872"/>
    <w:rsid w:val="004F1874"/>
    <w:rsid w:val="004F2518"/>
    <w:rsid w:val="004F25F6"/>
    <w:rsid w:val="004F260C"/>
    <w:rsid w:val="004F266D"/>
    <w:rsid w:val="004F288C"/>
    <w:rsid w:val="004F29E0"/>
    <w:rsid w:val="004F2A9F"/>
    <w:rsid w:val="004F2BE3"/>
    <w:rsid w:val="004F338A"/>
    <w:rsid w:val="004F33D9"/>
    <w:rsid w:val="004F34A4"/>
    <w:rsid w:val="004F38FC"/>
    <w:rsid w:val="004F3C08"/>
    <w:rsid w:val="004F3D31"/>
    <w:rsid w:val="004F466C"/>
    <w:rsid w:val="004F4EE0"/>
    <w:rsid w:val="004F500B"/>
    <w:rsid w:val="004F514C"/>
    <w:rsid w:val="004F54A2"/>
    <w:rsid w:val="004F5646"/>
    <w:rsid w:val="004F5700"/>
    <w:rsid w:val="004F5789"/>
    <w:rsid w:val="004F5B27"/>
    <w:rsid w:val="004F5B9B"/>
    <w:rsid w:val="004F5D66"/>
    <w:rsid w:val="004F602F"/>
    <w:rsid w:val="004F61AA"/>
    <w:rsid w:val="004F62F9"/>
    <w:rsid w:val="004F645E"/>
    <w:rsid w:val="004F6617"/>
    <w:rsid w:val="004F6889"/>
    <w:rsid w:val="004F6E9A"/>
    <w:rsid w:val="004F6F33"/>
    <w:rsid w:val="004F6F91"/>
    <w:rsid w:val="004F705E"/>
    <w:rsid w:val="004F721E"/>
    <w:rsid w:val="004F7A5E"/>
    <w:rsid w:val="004F7E10"/>
    <w:rsid w:val="00500049"/>
    <w:rsid w:val="0050010C"/>
    <w:rsid w:val="005004BD"/>
    <w:rsid w:val="005005E0"/>
    <w:rsid w:val="00501109"/>
    <w:rsid w:val="005011BC"/>
    <w:rsid w:val="005013AD"/>
    <w:rsid w:val="00501A6E"/>
    <w:rsid w:val="00501B23"/>
    <w:rsid w:val="00501BD9"/>
    <w:rsid w:val="00501C8D"/>
    <w:rsid w:val="00502BD2"/>
    <w:rsid w:val="00502C84"/>
    <w:rsid w:val="00502FA8"/>
    <w:rsid w:val="00502FC5"/>
    <w:rsid w:val="005034BB"/>
    <w:rsid w:val="005037A5"/>
    <w:rsid w:val="00503822"/>
    <w:rsid w:val="00503B1A"/>
    <w:rsid w:val="00503CE0"/>
    <w:rsid w:val="00503DAD"/>
    <w:rsid w:val="00503F2E"/>
    <w:rsid w:val="0050400E"/>
    <w:rsid w:val="005041E7"/>
    <w:rsid w:val="0050432C"/>
    <w:rsid w:val="00504362"/>
    <w:rsid w:val="0050450D"/>
    <w:rsid w:val="005046B9"/>
    <w:rsid w:val="00504B13"/>
    <w:rsid w:val="0050513C"/>
    <w:rsid w:val="00505407"/>
    <w:rsid w:val="0050550D"/>
    <w:rsid w:val="0050584F"/>
    <w:rsid w:val="00505CF6"/>
    <w:rsid w:val="00505D1A"/>
    <w:rsid w:val="00505E56"/>
    <w:rsid w:val="00505E71"/>
    <w:rsid w:val="0050605F"/>
    <w:rsid w:val="00506224"/>
    <w:rsid w:val="00506AC7"/>
    <w:rsid w:val="00506B96"/>
    <w:rsid w:val="00506E58"/>
    <w:rsid w:val="00506FF8"/>
    <w:rsid w:val="00507640"/>
    <w:rsid w:val="00507653"/>
    <w:rsid w:val="0050798F"/>
    <w:rsid w:val="00507AAF"/>
    <w:rsid w:val="00507F59"/>
    <w:rsid w:val="005103AF"/>
    <w:rsid w:val="00510461"/>
    <w:rsid w:val="00510497"/>
    <w:rsid w:val="005105C6"/>
    <w:rsid w:val="00510CCB"/>
    <w:rsid w:val="00510F9F"/>
    <w:rsid w:val="005113BA"/>
    <w:rsid w:val="00511550"/>
    <w:rsid w:val="005116B7"/>
    <w:rsid w:val="00511FAE"/>
    <w:rsid w:val="0051251F"/>
    <w:rsid w:val="00512F56"/>
    <w:rsid w:val="00513049"/>
    <w:rsid w:val="0051324D"/>
    <w:rsid w:val="005133C2"/>
    <w:rsid w:val="005139FA"/>
    <w:rsid w:val="00513A78"/>
    <w:rsid w:val="00513F8E"/>
    <w:rsid w:val="0051417A"/>
    <w:rsid w:val="0051424F"/>
    <w:rsid w:val="005145C6"/>
    <w:rsid w:val="005147B5"/>
    <w:rsid w:val="00514C87"/>
    <w:rsid w:val="00514F1C"/>
    <w:rsid w:val="0051582D"/>
    <w:rsid w:val="00515A24"/>
    <w:rsid w:val="00515C6D"/>
    <w:rsid w:val="00515D8D"/>
    <w:rsid w:val="00515F79"/>
    <w:rsid w:val="005164D0"/>
    <w:rsid w:val="0051702C"/>
    <w:rsid w:val="00517994"/>
    <w:rsid w:val="00517B7C"/>
    <w:rsid w:val="00517C5F"/>
    <w:rsid w:val="00517D4F"/>
    <w:rsid w:val="00520E00"/>
    <w:rsid w:val="0052156E"/>
    <w:rsid w:val="00521734"/>
    <w:rsid w:val="00521994"/>
    <w:rsid w:val="00522185"/>
    <w:rsid w:val="005221FC"/>
    <w:rsid w:val="005226BF"/>
    <w:rsid w:val="00522E79"/>
    <w:rsid w:val="00522F4B"/>
    <w:rsid w:val="005230B6"/>
    <w:rsid w:val="0052311D"/>
    <w:rsid w:val="0052341F"/>
    <w:rsid w:val="005237FD"/>
    <w:rsid w:val="0052399C"/>
    <w:rsid w:val="00523C4B"/>
    <w:rsid w:val="00523D0E"/>
    <w:rsid w:val="0052455B"/>
    <w:rsid w:val="00524822"/>
    <w:rsid w:val="00524B92"/>
    <w:rsid w:val="00524CD3"/>
    <w:rsid w:val="00524E34"/>
    <w:rsid w:val="00524EF1"/>
    <w:rsid w:val="005250F5"/>
    <w:rsid w:val="0052552A"/>
    <w:rsid w:val="00525744"/>
    <w:rsid w:val="00525B84"/>
    <w:rsid w:val="00525D9A"/>
    <w:rsid w:val="00525FE4"/>
    <w:rsid w:val="00526045"/>
    <w:rsid w:val="00526075"/>
    <w:rsid w:val="005261E4"/>
    <w:rsid w:val="005267F5"/>
    <w:rsid w:val="00526845"/>
    <w:rsid w:val="00526950"/>
    <w:rsid w:val="00526976"/>
    <w:rsid w:val="00526B56"/>
    <w:rsid w:val="00526BB5"/>
    <w:rsid w:val="00526CD1"/>
    <w:rsid w:val="00527879"/>
    <w:rsid w:val="00527C31"/>
    <w:rsid w:val="00527EE7"/>
    <w:rsid w:val="00530590"/>
    <w:rsid w:val="0053069C"/>
    <w:rsid w:val="0053072F"/>
    <w:rsid w:val="00530B59"/>
    <w:rsid w:val="00530E16"/>
    <w:rsid w:val="00531315"/>
    <w:rsid w:val="00531FBF"/>
    <w:rsid w:val="00531FD5"/>
    <w:rsid w:val="00532210"/>
    <w:rsid w:val="0053228F"/>
    <w:rsid w:val="00532607"/>
    <w:rsid w:val="00532FEB"/>
    <w:rsid w:val="0053315F"/>
    <w:rsid w:val="005331FB"/>
    <w:rsid w:val="00533419"/>
    <w:rsid w:val="005338AB"/>
    <w:rsid w:val="00533E3C"/>
    <w:rsid w:val="00534220"/>
    <w:rsid w:val="00534995"/>
    <w:rsid w:val="00534B98"/>
    <w:rsid w:val="00534CC2"/>
    <w:rsid w:val="005352EC"/>
    <w:rsid w:val="00535558"/>
    <w:rsid w:val="00535724"/>
    <w:rsid w:val="005357C2"/>
    <w:rsid w:val="005358DB"/>
    <w:rsid w:val="0053595E"/>
    <w:rsid w:val="005362AB"/>
    <w:rsid w:val="00536314"/>
    <w:rsid w:val="00536EFA"/>
    <w:rsid w:val="00537053"/>
    <w:rsid w:val="005376B7"/>
    <w:rsid w:val="005378E7"/>
    <w:rsid w:val="0053799C"/>
    <w:rsid w:val="00537BC5"/>
    <w:rsid w:val="00537E13"/>
    <w:rsid w:val="00537F95"/>
    <w:rsid w:val="00540421"/>
    <w:rsid w:val="0054083E"/>
    <w:rsid w:val="00540E7C"/>
    <w:rsid w:val="00540F02"/>
    <w:rsid w:val="005410BC"/>
    <w:rsid w:val="00541418"/>
    <w:rsid w:val="0054195B"/>
    <w:rsid w:val="0054276B"/>
    <w:rsid w:val="0054288B"/>
    <w:rsid w:val="00542B3D"/>
    <w:rsid w:val="00542CA9"/>
    <w:rsid w:val="00543646"/>
    <w:rsid w:val="00543748"/>
    <w:rsid w:val="005437F2"/>
    <w:rsid w:val="005437F6"/>
    <w:rsid w:val="005439BF"/>
    <w:rsid w:val="00543D5B"/>
    <w:rsid w:val="00543D90"/>
    <w:rsid w:val="00543DD2"/>
    <w:rsid w:val="00543F14"/>
    <w:rsid w:val="00543F99"/>
    <w:rsid w:val="005446EB"/>
    <w:rsid w:val="0054490C"/>
    <w:rsid w:val="00544B5C"/>
    <w:rsid w:val="00544FD2"/>
    <w:rsid w:val="005452A8"/>
    <w:rsid w:val="005454A8"/>
    <w:rsid w:val="00545914"/>
    <w:rsid w:val="00545FCA"/>
    <w:rsid w:val="00545FD5"/>
    <w:rsid w:val="00546089"/>
    <w:rsid w:val="0054632F"/>
    <w:rsid w:val="0054650F"/>
    <w:rsid w:val="00546753"/>
    <w:rsid w:val="00546836"/>
    <w:rsid w:val="00546B6E"/>
    <w:rsid w:val="005470BF"/>
    <w:rsid w:val="0054711B"/>
    <w:rsid w:val="005472C7"/>
    <w:rsid w:val="005475FE"/>
    <w:rsid w:val="00547AA9"/>
    <w:rsid w:val="00547AAD"/>
    <w:rsid w:val="00547BAE"/>
    <w:rsid w:val="00547F7F"/>
    <w:rsid w:val="00550071"/>
    <w:rsid w:val="0055036C"/>
    <w:rsid w:val="00550662"/>
    <w:rsid w:val="00550805"/>
    <w:rsid w:val="00550C39"/>
    <w:rsid w:val="00550CC1"/>
    <w:rsid w:val="0055101A"/>
    <w:rsid w:val="00551677"/>
    <w:rsid w:val="00551847"/>
    <w:rsid w:val="005519C3"/>
    <w:rsid w:val="00551D2D"/>
    <w:rsid w:val="005523FA"/>
    <w:rsid w:val="005526B2"/>
    <w:rsid w:val="005527F8"/>
    <w:rsid w:val="00552AD0"/>
    <w:rsid w:val="00552EE9"/>
    <w:rsid w:val="005531B8"/>
    <w:rsid w:val="00553582"/>
    <w:rsid w:val="00553629"/>
    <w:rsid w:val="005536C7"/>
    <w:rsid w:val="00553A00"/>
    <w:rsid w:val="00553CD8"/>
    <w:rsid w:val="00553D9D"/>
    <w:rsid w:val="00553EE1"/>
    <w:rsid w:val="00554197"/>
    <w:rsid w:val="00554D9B"/>
    <w:rsid w:val="0055524F"/>
    <w:rsid w:val="005553B1"/>
    <w:rsid w:val="00555663"/>
    <w:rsid w:val="00555671"/>
    <w:rsid w:val="0055573E"/>
    <w:rsid w:val="00555AC9"/>
    <w:rsid w:val="00555B14"/>
    <w:rsid w:val="005565F6"/>
    <w:rsid w:val="0055681F"/>
    <w:rsid w:val="0055699B"/>
    <w:rsid w:val="00556D86"/>
    <w:rsid w:val="0055721F"/>
    <w:rsid w:val="0055724C"/>
    <w:rsid w:val="00557D9F"/>
    <w:rsid w:val="00560026"/>
    <w:rsid w:val="00560171"/>
    <w:rsid w:val="0056034F"/>
    <w:rsid w:val="005604EC"/>
    <w:rsid w:val="005609CA"/>
    <w:rsid w:val="00560A9F"/>
    <w:rsid w:val="00560AD1"/>
    <w:rsid w:val="00560C9C"/>
    <w:rsid w:val="00561083"/>
    <w:rsid w:val="0056113D"/>
    <w:rsid w:val="00561415"/>
    <w:rsid w:val="0056182B"/>
    <w:rsid w:val="00561B97"/>
    <w:rsid w:val="00562453"/>
    <w:rsid w:val="00562E62"/>
    <w:rsid w:val="005633C7"/>
    <w:rsid w:val="00563480"/>
    <w:rsid w:val="00563A25"/>
    <w:rsid w:val="00563B22"/>
    <w:rsid w:val="00563EA2"/>
    <w:rsid w:val="00563EB0"/>
    <w:rsid w:val="005641A5"/>
    <w:rsid w:val="00564251"/>
    <w:rsid w:val="0056428D"/>
    <w:rsid w:val="00564764"/>
    <w:rsid w:val="00564898"/>
    <w:rsid w:val="005648BF"/>
    <w:rsid w:val="0056581A"/>
    <w:rsid w:val="00565B5E"/>
    <w:rsid w:val="00566221"/>
    <w:rsid w:val="00566480"/>
    <w:rsid w:val="0056664D"/>
    <w:rsid w:val="00566713"/>
    <w:rsid w:val="00566DE1"/>
    <w:rsid w:val="00567237"/>
    <w:rsid w:val="005672B3"/>
    <w:rsid w:val="00567375"/>
    <w:rsid w:val="0056739F"/>
    <w:rsid w:val="005702E2"/>
    <w:rsid w:val="005705E1"/>
    <w:rsid w:val="0057093C"/>
    <w:rsid w:val="005714D8"/>
    <w:rsid w:val="00571A10"/>
    <w:rsid w:val="00571B93"/>
    <w:rsid w:val="0057239E"/>
    <w:rsid w:val="0057264E"/>
    <w:rsid w:val="005726CA"/>
    <w:rsid w:val="005727D4"/>
    <w:rsid w:val="00572B51"/>
    <w:rsid w:val="00572BA7"/>
    <w:rsid w:val="005732D6"/>
    <w:rsid w:val="0057330A"/>
    <w:rsid w:val="005733E8"/>
    <w:rsid w:val="00573577"/>
    <w:rsid w:val="00573628"/>
    <w:rsid w:val="00573AF7"/>
    <w:rsid w:val="00573E9A"/>
    <w:rsid w:val="005744CE"/>
    <w:rsid w:val="0057481C"/>
    <w:rsid w:val="00574BA4"/>
    <w:rsid w:val="005754B1"/>
    <w:rsid w:val="00575534"/>
    <w:rsid w:val="00575A13"/>
    <w:rsid w:val="00575C6D"/>
    <w:rsid w:val="00575F2F"/>
    <w:rsid w:val="0057607C"/>
    <w:rsid w:val="0057631A"/>
    <w:rsid w:val="00576995"/>
    <w:rsid w:val="00576B00"/>
    <w:rsid w:val="00577202"/>
    <w:rsid w:val="005772A8"/>
    <w:rsid w:val="0057766B"/>
    <w:rsid w:val="005778FE"/>
    <w:rsid w:val="00577D88"/>
    <w:rsid w:val="005801E1"/>
    <w:rsid w:val="0058042B"/>
    <w:rsid w:val="00580AD9"/>
    <w:rsid w:val="00580BBC"/>
    <w:rsid w:val="0058141E"/>
    <w:rsid w:val="0058150C"/>
    <w:rsid w:val="005817F8"/>
    <w:rsid w:val="00581CE0"/>
    <w:rsid w:val="00582292"/>
    <w:rsid w:val="00582363"/>
    <w:rsid w:val="00582544"/>
    <w:rsid w:val="00582A88"/>
    <w:rsid w:val="00582DE2"/>
    <w:rsid w:val="00583202"/>
    <w:rsid w:val="00583417"/>
    <w:rsid w:val="00583500"/>
    <w:rsid w:val="0058369A"/>
    <w:rsid w:val="00583989"/>
    <w:rsid w:val="00583B38"/>
    <w:rsid w:val="00583FA9"/>
    <w:rsid w:val="005847DB"/>
    <w:rsid w:val="00584865"/>
    <w:rsid w:val="00584BAB"/>
    <w:rsid w:val="00584E2C"/>
    <w:rsid w:val="005852B5"/>
    <w:rsid w:val="00585334"/>
    <w:rsid w:val="005854D2"/>
    <w:rsid w:val="00585593"/>
    <w:rsid w:val="00585BFC"/>
    <w:rsid w:val="00585BFF"/>
    <w:rsid w:val="00585C7B"/>
    <w:rsid w:val="00585EEB"/>
    <w:rsid w:val="005861F1"/>
    <w:rsid w:val="0058622D"/>
    <w:rsid w:val="00586370"/>
    <w:rsid w:val="00586874"/>
    <w:rsid w:val="005869B2"/>
    <w:rsid w:val="00586ABE"/>
    <w:rsid w:val="00586C8F"/>
    <w:rsid w:val="005874F9"/>
    <w:rsid w:val="0058753C"/>
    <w:rsid w:val="00587AA5"/>
    <w:rsid w:val="00587ECE"/>
    <w:rsid w:val="0059001E"/>
    <w:rsid w:val="00590033"/>
    <w:rsid w:val="0059017D"/>
    <w:rsid w:val="00590333"/>
    <w:rsid w:val="00590676"/>
    <w:rsid w:val="005906F8"/>
    <w:rsid w:val="00590B67"/>
    <w:rsid w:val="00590F0A"/>
    <w:rsid w:val="00590FEE"/>
    <w:rsid w:val="0059126E"/>
    <w:rsid w:val="00591356"/>
    <w:rsid w:val="00591548"/>
    <w:rsid w:val="0059187C"/>
    <w:rsid w:val="00591D05"/>
    <w:rsid w:val="0059204C"/>
    <w:rsid w:val="0059210E"/>
    <w:rsid w:val="00592148"/>
    <w:rsid w:val="0059231A"/>
    <w:rsid w:val="00592620"/>
    <w:rsid w:val="00592847"/>
    <w:rsid w:val="00592894"/>
    <w:rsid w:val="005929BD"/>
    <w:rsid w:val="00592A36"/>
    <w:rsid w:val="00592AC9"/>
    <w:rsid w:val="00593328"/>
    <w:rsid w:val="00593F77"/>
    <w:rsid w:val="005941E3"/>
    <w:rsid w:val="005947B6"/>
    <w:rsid w:val="0059486E"/>
    <w:rsid w:val="005949D1"/>
    <w:rsid w:val="00594AC2"/>
    <w:rsid w:val="00594ACA"/>
    <w:rsid w:val="00594B4F"/>
    <w:rsid w:val="00594E04"/>
    <w:rsid w:val="005955CD"/>
    <w:rsid w:val="00595670"/>
    <w:rsid w:val="00595858"/>
    <w:rsid w:val="00595AA9"/>
    <w:rsid w:val="00596071"/>
    <w:rsid w:val="00596705"/>
    <w:rsid w:val="00596A97"/>
    <w:rsid w:val="00596B5A"/>
    <w:rsid w:val="00596BFA"/>
    <w:rsid w:val="00596D1E"/>
    <w:rsid w:val="00596E34"/>
    <w:rsid w:val="0059738A"/>
    <w:rsid w:val="00597884"/>
    <w:rsid w:val="005979F9"/>
    <w:rsid w:val="005A0DCE"/>
    <w:rsid w:val="005A1933"/>
    <w:rsid w:val="005A1CC4"/>
    <w:rsid w:val="005A1D18"/>
    <w:rsid w:val="005A1DFF"/>
    <w:rsid w:val="005A1FE6"/>
    <w:rsid w:val="005A242B"/>
    <w:rsid w:val="005A265B"/>
    <w:rsid w:val="005A2931"/>
    <w:rsid w:val="005A2945"/>
    <w:rsid w:val="005A2B0F"/>
    <w:rsid w:val="005A30A6"/>
    <w:rsid w:val="005A31CE"/>
    <w:rsid w:val="005A32CF"/>
    <w:rsid w:val="005A3307"/>
    <w:rsid w:val="005A4722"/>
    <w:rsid w:val="005A4753"/>
    <w:rsid w:val="005A4ABF"/>
    <w:rsid w:val="005A4D6D"/>
    <w:rsid w:val="005A5089"/>
    <w:rsid w:val="005A51FE"/>
    <w:rsid w:val="005A5458"/>
    <w:rsid w:val="005A58BD"/>
    <w:rsid w:val="005A5971"/>
    <w:rsid w:val="005A5F65"/>
    <w:rsid w:val="005A63A4"/>
    <w:rsid w:val="005A64B8"/>
    <w:rsid w:val="005A6A32"/>
    <w:rsid w:val="005A6A3F"/>
    <w:rsid w:val="005A72CA"/>
    <w:rsid w:val="005A785A"/>
    <w:rsid w:val="005A7B15"/>
    <w:rsid w:val="005A7B66"/>
    <w:rsid w:val="005A7E6D"/>
    <w:rsid w:val="005A7F55"/>
    <w:rsid w:val="005B0364"/>
    <w:rsid w:val="005B0540"/>
    <w:rsid w:val="005B0606"/>
    <w:rsid w:val="005B0889"/>
    <w:rsid w:val="005B0B51"/>
    <w:rsid w:val="005B0D60"/>
    <w:rsid w:val="005B0D84"/>
    <w:rsid w:val="005B13DF"/>
    <w:rsid w:val="005B17F5"/>
    <w:rsid w:val="005B188C"/>
    <w:rsid w:val="005B2175"/>
    <w:rsid w:val="005B2276"/>
    <w:rsid w:val="005B235A"/>
    <w:rsid w:val="005B27B1"/>
    <w:rsid w:val="005B2C77"/>
    <w:rsid w:val="005B2EA5"/>
    <w:rsid w:val="005B3500"/>
    <w:rsid w:val="005B352E"/>
    <w:rsid w:val="005B36C6"/>
    <w:rsid w:val="005B37B0"/>
    <w:rsid w:val="005B3AAA"/>
    <w:rsid w:val="005B3B67"/>
    <w:rsid w:val="005B3B73"/>
    <w:rsid w:val="005B3C06"/>
    <w:rsid w:val="005B4119"/>
    <w:rsid w:val="005B413D"/>
    <w:rsid w:val="005B42EB"/>
    <w:rsid w:val="005B4654"/>
    <w:rsid w:val="005B4E74"/>
    <w:rsid w:val="005B4F90"/>
    <w:rsid w:val="005B5211"/>
    <w:rsid w:val="005B54B1"/>
    <w:rsid w:val="005B5994"/>
    <w:rsid w:val="005B5B86"/>
    <w:rsid w:val="005B5CD1"/>
    <w:rsid w:val="005B6392"/>
    <w:rsid w:val="005B6416"/>
    <w:rsid w:val="005B6711"/>
    <w:rsid w:val="005B6E4D"/>
    <w:rsid w:val="005B7088"/>
    <w:rsid w:val="005B7257"/>
    <w:rsid w:val="005B7418"/>
    <w:rsid w:val="005B76E0"/>
    <w:rsid w:val="005B774E"/>
    <w:rsid w:val="005B78F6"/>
    <w:rsid w:val="005B7B59"/>
    <w:rsid w:val="005B7C79"/>
    <w:rsid w:val="005B7C87"/>
    <w:rsid w:val="005B7D51"/>
    <w:rsid w:val="005C00FC"/>
    <w:rsid w:val="005C0A7E"/>
    <w:rsid w:val="005C1014"/>
    <w:rsid w:val="005C103D"/>
    <w:rsid w:val="005C1185"/>
    <w:rsid w:val="005C161F"/>
    <w:rsid w:val="005C1F9A"/>
    <w:rsid w:val="005C2216"/>
    <w:rsid w:val="005C2384"/>
    <w:rsid w:val="005C2433"/>
    <w:rsid w:val="005C24A8"/>
    <w:rsid w:val="005C2526"/>
    <w:rsid w:val="005C2566"/>
    <w:rsid w:val="005C2A11"/>
    <w:rsid w:val="005C2CEA"/>
    <w:rsid w:val="005C2E19"/>
    <w:rsid w:val="005C3773"/>
    <w:rsid w:val="005C383A"/>
    <w:rsid w:val="005C3C7B"/>
    <w:rsid w:val="005C3F49"/>
    <w:rsid w:val="005C3F91"/>
    <w:rsid w:val="005C441B"/>
    <w:rsid w:val="005C4A63"/>
    <w:rsid w:val="005C4C03"/>
    <w:rsid w:val="005C508B"/>
    <w:rsid w:val="005C544D"/>
    <w:rsid w:val="005C5A4C"/>
    <w:rsid w:val="005C5A70"/>
    <w:rsid w:val="005C5C18"/>
    <w:rsid w:val="005C5D58"/>
    <w:rsid w:val="005C5D7F"/>
    <w:rsid w:val="005C60C3"/>
    <w:rsid w:val="005C60DF"/>
    <w:rsid w:val="005C62B1"/>
    <w:rsid w:val="005C63C1"/>
    <w:rsid w:val="005C6713"/>
    <w:rsid w:val="005C6830"/>
    <w:rsid w:val="005C6CBD"/>
    <w:rsid w:val="005C6CD5"/>
    <w:rsid w:val="005C6E92"/>
    <w:rsid w:val="005C7484"/>
    <w:rsid w:val="005C7501"/>
    <w:rsid w:val="005C768C"/>
    <w:rsid w:val="005C78A4"/>
    <w:rsid w:val="005C7A4D"/>
    <w:rsid w:val="005C7B82"/>
    <w:rsid w:val="005C7DF3"/>
    <w:rsid w:val="005C7E61"/>
    <w:rsid w:val="005D01B9"/>
    <w:rsid w:val="005D02BF"/>
    <w:rsid w:val="005D03F3"/>
    <w:rsid w:val="005D04CE"/>
    <w:rsid w:val="005D0532"/>
    <w:rsid w:val="005D0B4C"/>
    <w:rsid w:val="005D0B7E"/>
    <w:rsid w:val="005D0DF9"/>
    <w:rsid w:val="005D0FE6"/>
    <w:rsid w:val="005D1010"/>
    <w:rsid w:val="005D1392"/>
    <w:rsid w:val="005D17C6"/>
    <w:rsid w:val="005D1D02"/>
    <w:rsid w:val="005D1FEF"/>
    <w:rsid w:val="005D213C"/>
    <w:rsid w:val="005D246E"/>
    <w:rsid w:val="005D2580"/>
    <w:rsid w:val="005D26BA"/>
    <w:rsid w:val="005D2A9E"/>
    <w:rsid w:val="005D2BB1"/>
    <w:rsid w:val="005D2CD0"/>
    <w:rsid w:val="005D30C9"/>
    <w:rsid w:val="005D313D"/>
    <w:rsid w:val="005D321E"/>
    <w:rsid w:val="005D40BC"/>
    <w:rsid w:val="005D42C6"/>
    <w:rsid w:val="005D46FD"/>
    <w:rsid w:val="005D4F8E"/>
    <w:rsid w:val="005D50A8"/>
    <w:rsid w:val="005D5101"/>
    <w:rsid w:val="005D541B"/>
    <w:rsid w:val="005D5945"/>
    <w:rsid w:val="005D60E8"/>
    <w:rsid w:val="005D659E"/>
    <w:rsid w:val="005D66F1"/>
    <w:rsid w:val="005D6BEE"/>
    <w:rsid w:val="005D6EE4"/>
    <w:rsid w:val="005D741E"/>
    <w:rsid w:val="005D7422"/>
    <w:rsid w:val="005D7725"/>
    <w:rsid w:val="005D7999"/>
    <w:rsid w:val="005D7F4D"/>
    <w:rsid w:val="005E02D4"/>
    <w:rsid w:val="005E07BE"/>
    <w:rsid w:val="005E0C0B"/>
    <w:rsid w:val="005E0F62"/>
    <w:rsid w:val="005E14CF"/>
    <w:rsid w:val="005E16A3"/>
    <w:rsid w:val="005E1ACA"/>
    <w:rsid w:val="005E1BC2"/>
    <w:rsid w:val="005E1E39"/>
    <w:rsid w:val="005E1FAA"/>
    <w:rsid w:val="005E20F9"/>
    <w:rsid w:val="005E25EF"/>
    <w:rsid w:val="005E2A7C"/>
    <w:rsid w:val="005E2CA0"/>
    <w:rsid w:val="005E2E4C"/>
    <w:rsid w:val="005E31D9"/>
    <w:rsid w:val="005E3233"/>
    <w:rsid w:val="005E343C"/>
    <w:rsid w:val="005E35D2"/>
    <w:rsid w:val="005E396F"/>
    <w:rsid w:val="005E3DEA"/>
    <w:rsid w:val="005E3FE5"/>
    <w:rsid w:val="005E4586"/>
    <w:rsid w:val="005E45C8"/>
    <w:rsid w:val="005E4AC4"/>
    <w:rsid w:val="005E52AF"/>
    <w:rsid w:val="005E5586"/>
    <w:rsid w:val="005E5ABD"/>
    <w:rsid w:val="005E6491"/>
    <w:rsid w:val="005E6536"/>
    <w:rsid w:val="005E67E5"/>
    <w:rsid w:val="005E6E03"/>
    <w:rsid w:val="005E747D"/>
    <w:rsid w:val="005E7BC1"/>
    <w:rsid w:val="005E7EA0"/>
    <w:rsid w:val="005F03BE"/>
    <w:rsid w:val="005F06EA"/>
    <w:rsid w:val="005F0C69"/>
    <w:rsid w:val="005F0FB9"/>
    <w:rsid w:val="005F0FF0"/>
    <w:rsid w:val="005F1062"/>
    <w:rsid w:val="005F14EA"/>
    <w:rsid w:val="005F170C"/>
    <w:rsid w:val="005F1723"/>
    <w:rsid w:val="005F1850"/>
    <w:rsid w:val="005F1E0E"/>
    <w:rsid w:val="005F21B1"/>
    <w:rsid w:val="005F21CD"/>
    <w:rsid w:val="005F21E8"/>
    <w:rsid w:val="005F294F"/>
    <w:rsid w:val="005F298F"/>
    <w:rsid w:val="005F2B6C"/>
    <w:rsid w:val="005F32D0"/>
    <w:rsid w:val="005F32E1"/>
    <w:rsid w:val="005F333F"/>
    <w:rsid w:val="005F3BD9"/>
    <w:rsid w:val="005F3C8A"/>
    <w:rsid w:val="005F405F"/>
    <w:rsid w:val="005F40B1"/>
    <w:rsid w:val="005F4578"/>
    <w:rsid w:val="005F48F4"/>
    <w:rsid w:val="005F4B6E"/>
    <w:rsid w:val="005F517D"/>
    <w:rsid w:val="005F52F4"/>
    <w:rsid w:val="005F5488"/>
    <w:rsid w:val="005F550C"/>
    <w:rsid w:val="005F5759"/>
    <w:rsid w:val="005F610B"/>
    <w:rsid w:val="005F674C"/>
    <w:rsid w:val="005F6843"/>
    <w:rsid w:val="005F6CC8"/>
    <w:rsid w:val="005F716F"/>
    <w:rsid w:val="005F73B1"/>
    <w:rsid w:val="005F7865"/>
    <w:rsid w:val="005F7AD4"/>
    <w:rsid w:val="005F7BEA"/>
    <w:rsid w:val="005F7F5A"/>
    <w:rsid w:val="005F7FB8"/>
    <w:rsid w:val="006000A1"/>
    <w:rsid w:val="006005C8"/>
    <w:rsid w:val="00600B07"/>
    <w:rsid w:val="00600B2C"/>
    <w:rsid w:val="00600B4A"/>
    <w:rsid w:val="00600E26"/>
    <w:rsid w:val="006028F2"/>
    <w:rsid w:val="00602B05"/>
    <w:rsid w:val="00602E3D"/>
    <w:rsid w:val="006031E1"/>
    <w:rsid w:val="00603297"/>
    <w:rsid w:val="006033AB"/>
    <w:rsid w:val="00603596"/>
    <w:rsid w:val="0060396D"/>
    <w:rsid w:val="00603DD1"/>
    <w:rsid w:val="00603DE9"/>
    <w:rsid w:val="0060407A"/>
    <w:rsid w:val="006040E6"/>
    <w:rsid w:val="00604372"/>
    <w:rsid w:val="0060453B"/>
    <w:rsid w:val="00604B7F"/>
    <w:rsid w:val="00604D51"/>
    <w:rsid w:val="00604F53"/>
    <w:rsid w:val="00605632"/>
    <w:rsid w:val="00605B8A"/>
    <w:rsid w:val="00605C3D"/>
    <w:rsid w:val="00605DCD"/>
    <w:rsid w:val="00605DD2"/>
    <w:rsid w:val="00606C8A"/>
    <w:rsid w:val="0060716B"/>
    <w:rsid w:val="00607170"/>
    <w:rsid w:val="00607434"/>
    <w:rsid w:val="00607A95"/>
    <w:rsid w:val="0061031F"/>
    <w:rsid w:val="006103FA"/>
    <w:rsid w:val="006104AF"/>
    <w:rsid w:val="00610C53"/>
    <w:rsid w:val="00610D14"/>
    <w:rsid w:val="006110B5"/>
    <w:rsid w:val="00611130"/>
    <w:rsid w:val="00611146"/>
    <w:rsid w:val="00611686"/>
    <w:rsid w:val="00611687"/>
    <w:rsid w:val="006119CB"/>
    <w:rsid w:val="00611DAD"/>
    <w:rsid w:val="00611EE6"/>
    <w:rsid w:val="006120E1"/>
    <w:rsid w:val="006133D9"/>
    <w:rsid w:val="006134EC"/>
    <w:rsid w:val="0061384F"/>
    <w:rsid w:val="00613982"/>
    <w:rsid w:val="00614451"/>
    <w:rsid w:val="0061453E"/>
    <w:rsid w:val="00614DEF"/>
    <w:rsid w:val="006151CF"/>
    <w:rsid w:val="0061586C"/>
    <w:rsid w:val="0061609E"/>
    <w:rsid w:val="006168CD"/>
    <w:rsid w:val="00616961"/>
    <w:rsid w:val="00616A4E"/>
    <w:rsid w:val="00617374"/>
    <w:rsid w:val="00617590"/>
    <w:rsid w:val="00617A5B"/>
    <w:rsid w:val="00617F94"/>
    <w:rsid w:val="006200DC"/>
    <w:rsid w:val="006205DD"/>
    <w:rsid w:val="00620CAE"/>
    <w:rsid w:val="00620CC4"/>
    <w:rsid w:val="00621036"/>
    <w:rsid w:val="0062141C"/>
    <w:rsid w:val="006214CC"/>
    <w:rsid w:val="006217FD"/>
    <w:rsid w:val="006220C3"/>
    <w:rsid w:val="006224DF"/>
    <w:rsid w:val="006225ED"/>
    <w:rsid w:val="00622629"/>
    <w:rsid w:val="00622664"/>
    <w:rsid w:val="00622948"/>
    <w:rsid w:val="00622A40"/>
    <w:rsid w:val="00622B6E"/>
    <w:rsid w:val="00622DA6"/>
    <w:rsid w:val="0062323C"/>
    <w:rsid w:val="00623288"/>
    <w:rsid w:val="006235CD"/>
    <w:rsid w:val="00623793"/>
    <w:rsid w:val="0062431E"/>
    <w:rsid w:val="006245A3"/>
    <w:rsid w:val="006245B7"/>
    <w:rsid w:val="0062466F"/>
    <w:rsid w:val="00624694"/>
    <w:rsid w:val="006246AD"/>
    <w:rsid w:val="006254E9"/>
    <w:rsid w:val="00625B2B"/>
    <w:rsid w:val="00626525"/>
    <w:rsid w:val="006265AE"/>
    <w:rsid w:val="0062662D"/>
    <w:rsid w:val="00626FB2"/>
    <w:rsid w:val="00627E86"/>
    <w:rsid w:val="00630CC9"/>
    <w:rsid w:val="00630DBC"/>
    <w:rsid w:val="0063159E"/>
    <w:rsid w:val="006315A5"/>
    <w:rsid w:val="006317CF"/>
    <w:rsid w:val="00631C0B"/>
    <w:rsid w:val="00631CA3"/>
    <w:rsid w:val="00632115"/>
    <w:rsid w:val="00632129"/>
    <w:rsid w:val="00632247"/>
    <w:rsid w:val="0063251F"/>
    <w:rsid w:val="00632650"/>
    <w:rsid w:val="00632717"/>
    <w:rsid w:val="0063281E"/>
    <w:rsid w:val="006328F8"/>
    <w:rsid w:val="00632C88"/>
    <w:rsid w:val="00632E2C"/>
    <w:rsid w:val="00632F97"/>
    <w:rsid w:val="006332E3"/>
    <w:rsid w:val="00633521"/>
    <w:rsid w:val="0063358D"/>
    <w:rsid w:val="006337F3"/>
    <w:rsid w:val="00633AA6"/>
    <w:rsid w:val="00633B78"/>
    <w:rsid w:val="00633B90"/>
    <w:rsid w:val="00633FCF"/>
    <w:rsid w:val="006341DE"/>
    <w:rsid w:val="00634592"/>
    <w:rsid w:val="00634597"/>
    <w:rsid w:val="0063460B"/>
    <w:rsid w:val="00634822"/>
    <w:rsid w:val="00634A41"/>
    <w:rsid w:val="00634A86"/>
    <w:rsid w:val="00634B57"/>
    <w:rsid w:val="00634D6B"/>
    <w:rsid w:val="006353A6"/>
    <w:rsid w:val="006354B4"/>
    <w:rsid w:val="00635709"/>
    <w:rsid w:val="0063602D"/>
    <w:rsid w:val="00636054"/>
    <w:rsid w:val="0063628F"/>
    <w:rsid w:val="006362E5"/>
    <w:rsid w:val="00636A5C"/>
    <w:rsid w:val="00636F93"/>
    <w:rsid w:val="006373B9"/>
    <w:rsid w:val="00637604"/>
    <w:rsid w:val="006376AA"/>
    <w:rsid w:val="0063780A"/>
    <w:rsid w:val="006379C7"/>
    <w:rsid w:val="006379CB"/>
    <w:rsid w:val="00637ECF"/>
    <w:rsid w:val="0064010D"/>
    <w:rsid w:val="00640186"/>
    <w:rsid w:val="0064034B"/>
    <w:rsid w:val="00640398"/>
    <w:rsid w:val="006405AA"/>
    <w:rsid w:val="00640AC3"/>
    <w:rsid w:val="00641209"/>
    <w:rsid w:val="006412BD"/>
    <w:rsid w:val="00641386"/>
    <w:rsid w:val="00641695"/>
    <w:rsid w:val="006418D1"/>
    <w:rsid w:val="006420BF"/>
    <w:rsid w:val="0064215F"/>
    <w:rsid w:val="00642483"/>
    <w:rsid w:val="0064279B"/>
    <w:rsid w:val="0064286F"/>
    <w:rsid w:val="00643326"/>
    <w:rsid w:val="006435BE"/>
    <w:rsid w:val="0064440F"/>
    <w:rsid w:val="006445AD"/>
    <w:rsid w:val="0064491A"/>
    <w:rsid w:val="00644A06"/>
    <w:rsid w:val="00644DA0"/>
    <w:rsid w:val="00645044"/>
    <w:rsid w:val="00645AF6"/>
    <w:rsid w:val="00645B5A"/>
    <w:rsid w:val="00645FDC"/>
    <w:rsid w:val="00646154"/>
    <w:rsid w:val="006463BE"/>
    <w:rsid w:val="0064684F"/>
    <w:rsid w:val="00646C56"/>
    <w:rsid w:val="00646EA8"/>
    <w:rsid w:val="006470DF"/>
    <w:rsid w:val="00647486"/>
    <w:rsid w:val="00647686"/>
    <w:rsid w:val="00647936"/>
    <w:rsid w:val="00647955"/>
    <w:rsid w:val="00647B22"/>
    <w:rsid w:val="00647D33"/>
    <w:rsid w:val="00647D90"/>
    <w:rsid w:val="00647F98"/>
    <w:rsid w:val="006501DA"/>
    <w:rsid w:val="006505B0"/>
    <w:rsid w:val="00650AF2"/>
    <w:rsid w:val="00650E5E"/>
    <w:rsid w:val="00651AA3"/>
    <w:rsid w:val="00651B7B"/>
    <w:rsid w:val="00651D9A"/>
    <w:rsid w:val="00651E65"/>
    <w:rsid w:val="00651F8C"/>
    <w:rsid w:val="006522C9"/>
    <w:rsid w:val="00652A9A"/>
    <w:rsid w:val="00652AB7"/>
    <w:rsid w:val="00652B40"/>
    <w:rsid w:val="00652F7E"/>
    <w:rsid w:val="006531A0"/>
    <w:rsid w:val="006531D5"/>
    <w:rsid w:val="00653383"/>
    <w:rsid w:val="0065343A"/>
    <w:rsid w:val="00653607"/>
    <w:rsid w:val="006537DF"/>
    <w:rsid w:val="00653970"/>
    <w:rsid w:val="00653BD6"/>
    <w:rsid w:val="00653C49"/>
    <w:rsid w:val="00653E72"/>
    <w:rsid w:val="006547EA"/>
    <w:rsid w:val="00654D54"/>
    <w:rsid w:val="00654D66"/>
    <w:rsid w:val="0065551E"/>
    <w:rsid w:val="006556AC"/>
    <w:rsid w:val="00655963"/>
    <w:rsid w:val="00655C30"/>
    <w:rsid w:val="00655CD6"/>
    <w:rsid w:val="00656091"/>
    <w:rsid w:val="00656C21"/>
    <w:rsid w:val="00656CCF"/>
    <w:rsid w:val="00656FDB"/>
    <w:rsid w:val="006572CD"/>
    <w:rsid w:val="00657514"/>
    <w:rsid w:val="00657CFC"/>
    <w:rsid w:val="00657E31"/>
    <w:rsid w:val="00657F66"/>
    <w:rsid w:val="006601BC"/>
    <w:rsid w:val="00660488"/>
    <w:rsid w:val="0066057D"/>
    <w:rsid w:val="00660743"/>
    <w:rsid w:val="00660812"/>
    <w:rsid w:val="00660E5B"/>
    <w:rsid w:val="006612A6"/>
    <w:rsid w:val="006612AC"/>
    <w:rsid w:val="00661326"/>
    <w:rsid w:val="006613A7"/>
    <w:rsid w:val="006613CC"/>
    <w:rsid w:val="006615A2"/>
    <w:rsid w:val="00661706"/>
    <w:rsid w:val="00661845"/>
    <w:rsid w:val="00661D1F"/>
    <w:rsid w:val="00661E98"/>
    <w:rsid w:val="00661F8A"/>
    <w:rsid w:val="006622EF"/>
    <w:rsid w:val="0066254A"/>
    <w:rsid w:val="00662D0E"/>
    <w:rsid w:val="00662D10"/>
    <w:rsid w:val="00662E71"/>
    <w:rsid w:val="006633DC"/>
    <w:rsid w:val="00663420"/>
    <w:rsid w:val="006634B3"/>
    <w:rsid w:val="0066357F"/>
    <w:rsid w:val="006638EB"/>
    <w:rsid w:val="00663C93"/>
    <w:rsid w:val="00663DA6"/>
    <w:rsid w:val="00663FB1"/>
    <w:rsid w:val="006645B3"/>
    <w:rsid w:val="0066494F"/>
    <w:rsid w:val="006650EE"/>
    <w:rsid w:val="006651C6"/>
    <w:rsid w:val="00665469"/>
    <w:rsid w:val="006658A7"/>
    <w:rsid w:val="00665BDA"/>
    <w:rsid w:val="00666652"/>
    <w:rsid w:val="006667A5"/>
    <w:rsid w:val="006667FE"/>
    <w:rsid w:val="006668DC"/>
    <w:rsid w:val="00666BE2"/>
    <w:rsid w:val="00666D2E"/>
    <w:rsid w:val="00667014"/>
    <w:rsid w:val="00667182"/>
    <w:rsid w:val="006671C5"/>
    <w:rsid w:val="006674A7"/>
    <w:rsid w:val="0066780A"/>
    <w:rsid w:val="00667B1A"/>
    <w:rsid w:val="00667B5B"/>
    <w:rsid w:val="00667CFB"/>
    <w:rsid w:val="00667E0E"/>
    <w:rsid w:val="00670088"/>
    <w:rsid w:val="00670101"/>
    <w:rsid w:val="0067051F"/>
    <w:rsid w:val="0067060D"/>
    <w:rsid w:val="006707D3"/>
    <w:rsid w:val="00670968"/>
    <w:rsid w:val="00670A41"/>
    <w:rsid w:val="00670AC8"/>
    <w:rsid w:val="00670D9F"/>
    <w:rsid w:val="00670DB6"/>
    <w:rsid w:val="00671188"/>
    <w:rsid w:val="00671417"/>
    <w:rsid w:val="006714EA"/>
    <w:rsid w:val="00671581"/>
    <w:rsid w:val="006719E6"/>
    <w:rsid w:val="0067227C"/>
    <w:rsid w:val="00672690"/>
    <w:rsid w:val="006730C0"/>
    <w:rsid w:val="00673252"/>
    <w:rsid w:val="00673385"/>
    <w:rsid w:val="006733DC"/>
    <w:rsid w:val="0067360E"/>
    <w:rsid w:val="0067381D"/>
    <w:rsid w:val="00673CC6"/>
    <w:rsid w:val="00673D7B"/>
    <w:rsid w:val="00674121"/>
    <w:rsid w:val="0067413F"/>
    <w:rsid w:val="00674223"/>
    <w:rsid w:val="00674C31"/>
    <w:rsid w:val="0067505F"/>
    <w:rsid w:val="00675B5F"/>
    <w:rsid w:val="00675C1A"/>
    <w:rsid w:val="00676572"/>
    <w:rsid w:val="006768AA"/>
    <w:rsid w:val="006768CC"/>
    <w:rsid w:val="00676A66"/>
    <w:rsid w:val="00676AE4"/>
    <w:rsid w:val="00677120"/>
    <w:rsid w:val="00677435"/>
    <w:rsid w:val="0067783B"/>
    <w:rsid w:val="006778FD"/>
    <w:rsid w:val="00677DD6"/>
    <w:rsid w:val="00677E46"/>
    <w:rsid w:val="00680696"/>
    <w:rsid w:val="0068094D"/>
    <w:rsid w:val="00680BF4"/>
    <w:rsid w:val="0068120C"/>
    <w:rsid w:val="00681E28"/>
    <w:rsid w:val="0068264A"/>
    <w:rsid w:val="006829D6"/>
    <w:rsid w:val="00682D93"/>
    <w:rsid w:val="00682E6A"/>
    <w:rsid w:val="00682F7C"/>
    <w:rsid w:val="00683276"/>
    <w:rsid w:val="006834E4"/>
    <w:rsid w:val="006835F5"/>
    <w:rsid w:val="006837C6"/>
    <w:rsid w:val="006838BB"/>
    <w:rsid w:val="006839FC"/>
    <w:rsid w:val="00683D00"/>
    <w:rsid w:val="00683D05"/>
    <w:rsid w:val="00683E17"/>
    <w:rsid w:val="00683EE8"/>
    <w:rsid w:val="00684088"/>
    <w:rsid w:val="00684AA0"/>
    <w:rsid w:val="00684AA2"/>
    <w:rsid w:val="00684B1B"/>
    <w:rsid w:val="0068584D"/>
    <w:rsid w:val="00685D2C"/>
    <w:rsid w:val="006862A0"/>
    <w:rsid w:val="00686583"/>
    <w:rsid w:val="00686B7F"/>
    <w:rsid w:val="00686D7A"/>
    <w:rsid w:val="00686F72"/>
    <w:rsid w:val="00687025"/>
    <w:rsid w:val="006872D2"/>
    <w:rsid w:val="0068747D"/>
    <w:rsid w:val="006876DF"/>
    <w:rsid w:val="00687830"/>
    <w:rsid w:val="00687A5E"/>
    <w:rsid w:val="00687D95"/>
    <w:rsid w:val="00690258"/>
    <w:rsid w:val="00690384"/>
    <w:rsid w:val="006903EA"/>
    <w:rsid w:val="006909E4"/>
    <w:rsid w:val="00690D08"/>
    <w:rsid w:val="00691190"/>
    <w:rsid w:val="00691666"/>
    <w:rsid w:val="00691699"/>
    <w:rsid w:val="00691861"/>
    <w:rsid w:val="00691889"/>
    <w:rsid w:val="00691C01"/>
    <w:rsid w:val="00692251"/>
    <w:rsid w:val="00692541"/>
    <w:rsid w:val="00692A6F"/>
    <w:rsid w:val="00693035"/>
    <w:rsid w:val="00693AE0"/>
    <w:rsid w:val="00693AF7"/>
    <w:rsid w:val="00693BD3"/>
    <w:rsid w:val="00693D99"/>
    <w:rsid w:val="0069453D"/>
    <w:rsid w:val="006945DA"/>
    <w:rsid w:val="006947AB"/>
    <w:rsid w:val="0069532D"/>
    <w:rsid w:val="006953DF"/>
    <w:rsid w:val="006954A8"/>
    <w:rsid w:val="006954CB"/>
    <w:rsid w:val="0069561E"/>
    <w:rsid w:val="0069585E"/>
    <w:rsid w:val="00695B5F"/>
    <w:rsid w:val="00695C8F"/>
    <w:rsid w:val="006964B4"/>
    <w:rsid w:val="006966BC"/>
    <w:rsid w:val="006969C3"/>
    <w:rsid w:val="006971F0"/>
    <w:rsid w:val="00697219"/>
    <w:rsid w:val="00697412"/>
    <w:rsid w:val="006A02B5"/>
    <w:rsid w:val="006A02BF"/>
    <w:rsid w:val="006A0375"/>
    <w:rsid w:val="006A07AC"/>
    <w:rsid w:val="006A14A2"/>
    <w:rsid w:val="006A1696"/>
    <w:rsid w:val="006A1A1E"/>
    <w:rsid w:val="006A20AF"/>
    <w:rsid w:val="006A2AF8"/>
    <w:rsid w:val="006A2B61"/>
    <w:rsid w:val="006A2CCF"/>
    <w:rsid w:val="006A2DCC"/>
    <w:rsid w:val="006A2EE0"/>
    <w:rsid w:val="006A2EF0"/>
    <w:rsid w:val="006A3010"/>
    <w:rsid w:val="006A310D"/>
    <w:rsid w:val="006A3185"/>
    <w:rsid w:val="006A3988"/>
    <w:rsid w:val="006A3A9E"/>
    <w:rsid w:val="006A3C5F"/>
    <w:rsid w:val="006A3F8C"/>
    <w:rsid w:val="006A4080"/>
    <w:rsid w:val="006A4213"/>
    <w:rsid w:val="006A4456"/>
    <w:rsid w:val="006A4488"/>
    <w:rsid w:val="006A49A6"/>
    <w:rsid w:val="006A4FB2"/>
    <w:rsid w:val="006A5CD4"/>
    <w:rsid w:val="006A5E0A"/>
    <w:rsid w:val="006A5F49"/>
    <w:rsid w:val="006A6785"/>
    <w:rsid w:val="006A6DC4"/>
    <w:rsid w:val="006A7191"/>
    <w:rsid w:val="006A7333"/>
    <w:rsid w:val="006A7874"/>
    <w:rsid w:val="006A7D82"/>
    <w:rsid w:val="006B040A"/>
    <w:rsid w:val="006B07E0"/>
    <w:rsid w:val="006B0A54"/>
    <w:rsid w:val="006B0C22"/>
    <w:rsid w:val="006B0ED2"/>
    <w:rsid w:val="006B10FE"/>
    <w:rsid w:val="006B164A"/>
    <w:rsid w:val="006B1AE6"/>
    <w:rsid w:val="006B1D16"/>
    <w:rsid w:val="006B1D3D"/>
    <w:rsid w:val="006B1FF9"/>
    <w:rsid w:val="006B20DE"/>
    <w:rsid w:val="006B243E"/>
    <w:rsid w:val="006B2B1A"/>
    <w:rsid w:val="006B2E64"/>
    <w:rsid w:val="006B382C"/>
    <w:rsid w:val="006B3DBE"/>
    <w:rsid w:val="006B3F00"/>
    <w:rsid w:val="006B427A"/>
    <w:rsid w:val="006B4444"/>
    <w:rsid w:val="006B4575"/>
    <w:rsid w:val="006B5392"/>
    <w:rsid w:val="006B53DD"/>
    <w:rsid w:val="006B5414"/>
    <w:rsid w:val="006B61EC"/>
    <w:rsid w:val="006B654F"/>
    <w:rsid w:val="006B6BE0"/>
    <w:rsid w:val="006B6CC3"/>
    <w:rsid w:val="006B7098"/>
    <w:rsid w:val="006B73B8"/>
    <w:rsid w:val="006B77C9"/>
    <w:rsid w:val="006B799A"/>
    <w:rsid w:val="006B7AE0"/>
    <w:rsid w:val="006B7C66"/>
    <w:rsid w:val="006B7C7E"/>
    <w:rsid w:val="006C00D7"/>
    <w:rsid w:val="006C0220"/>
    <w:rsid w:val="006C086E"/>
    <w:rsid w:val="006C09F7"/>
    <w:rsid w:val="006C0D35"/>
    <w:rsid w:val="006C0ED3"/>
    <w:rsid w:val="006C1271"/>
    <w:rsid w:val="006C1815"/>
    <w:rsid w:val="006C2A49"/>
    <w:rsid w:val="006C2C35"/>
    <w:rsid w:val="006C2C4A"/>
    <w:rsid w:val="006C38F7"/>
    <w:rsid w:val="006C3AD2"/>
    <w:rsid w:val="006C3DF6"/>
    <w:rsid w:val="006C403C"/>
    <w:rsid w:val="006C4810"/>
    <w:rsid w:val="006C4B8D"/>
    <w:rsid w:val="006C4DBB"/>
    <w:rsid w:val="006C4F05"/>
    <w:rsid w:val="006C4F0A"/>
    <w:rsid w:val="006C5291"/>
    <w:rsid w:val="006C544E"/>
    <w:rsid w:val="006C55C3"/>
    <w:rsid w:val="006C58DF"/>
    <w:rsid w:val="006C5AFD"/>
    <w:rsid w:val="006C5B1D"/>
    <w:rsid w:val="006C5B2B"/>
    <w:rsid w:val="006C6647"/>
    <w:rsid w:val="006C67DF"/>
    <w:rsid w:val="006C680F"/>
    <w:rsid w:val="006C7241"/>
    <w:rsid w:val="006C7371"/>
    <w:rsid w:val="006C78C1"/>
    <w:rsid w:val="006C7B2F"/>
    <w:rsid w:val="006C7B9C"/>
    <w:rsid w:val="006C7E4C"/>
    <w:rsid w:val="006D022A"/>
    <w:rsid w:val="006D02EB"/>
    <w:rsid w:val="006D0301"/>
    <w:rsid w:val="006D0B26"/>
    <w:rsid w:val="006D0C17"/>
    <w:rsid w:val="006D0C34"/>
    <w:rsid w:val="006D0E01"/>
    <w:rsid w:val="006D0F34"/>
    <w:rsid w:val="006D1445"/>
    <w:rsid w:val="006D1724"/>
    <w:rsid w:val="006D1872"/>
    <w:rsid w:val="006D1911"/>
    <w:rsid w:val="006D1AFD"/>
    <w:rsid w:val="006D2035"/>
    <w:rsid w:val="006D21AA"/>
    <w:rsid w:val="006D2B20"/>
    <w:rsid w:val="006D2E1C"/>
    <w:rsid w:val="006D2E9B"/>
    <w:rsid w:val="006D450A"/>
    <w:rsid w:val="006D48B0"/>
    <w:rsid w:val="006D49CF"/>
    <w:rsid w:val="006D4B5A"/>
    <w:rsid w:val="006D4C24"/>
    <w:rsid w:val="006D533F"/>
    <w:rsid w:val="006D58AB"/>
    <w:rsid w:val="006D59C5"/>
    <w:rsid w:val="006D5EC5"/>
    <w:rsid w:val="006D6248"/>
    <w:rsid w:val="006D628F"/>
    <w:rsid w:val="006D63AF"/>
    <w:rsid w:val="006D6462"/>
    <w:rsid w:val="006D6520"/>
    <w:rsid w:val="006D6E82"/>
    <w:rsid w:val="006D7195"/>
    <w:rsid w:val="006D72AF"/>
    <w:rsid w:val="006D78E9"/>
    <w:rsid w:val="006D7AAC"/>
    <w:rsid w:val="006E01C2"/>
    <w:rsid w:val="006E01F3"/>
    <w:rsid w:val="006E0295"/>
    <w:rsid w:val="006E03B6"/>
    <w:rsid w:val="006E1070"/>
    <w:rsid w:val="006E1B0F"/>
    <w:rsid w:val="006E1BC5"/>
    <w:rsid w:val="006E1ECA"/>
    <w:rsid w:val="006E1F3A"/>
    <w:rsid w:val="006E2818"/>
    <w:rsid w:val="006E2C8C"/>
    <w:rsid w:val="006E3096"/>
    <w:rsid w:val="006E30F0"/>
    <w:rsid w:val="006E3322"/>
    <w:rsid w:val="006E34FF"/>
    <w:rsid w:val="006E3876"/>
    <w:rsid w:val="006E3C5E"/>
    <w:rsid w:val="006E4A43"/>
    <w:rsid w:val="006E4AD8"/>
    <w:rsid w:val="006E4C37"/>
    <w:rsid w:val="006E4FDE"/>
    <w:rsid w:val="006E502C"/>
    <w:rsid w:val="006E5AC6"/>
    <w:rsid w:val="006E5BC5"/>
    <w:rsid w:val="006E5D8B"/>
    <w:rsid w:val="006E7424"/>
    <w:rsid w:val="006E748A"/>
    <w:rsid w:val="006E76B6"/>
    <w:rsid w:val="006E78F4"/>
    <w:rsid w:val="006E7BA8"/>
    <w:rsid w:val="006E7DEF"/>
    <w:rsid w:val="006F01AF"/>
    <w:rsid w:val="006F0845"/>
    <w:rsid w:val="006F0E7C"/>
    <w:rsid w:val="006F1442"/>
    <w:rsid w:val="006F1612"/>
    <w:rsid w:val="006F16C3"/>
    <w:rsid w:val="006F1A49"/>
    <w:rsid w:val="006F22BC"/>
    <w:rsid w:val="006F24BB"/>
    <w:rsid w:val="006F2EF8"/>
    <w:rsid w:val="006F33DA"/>
    <w:rsid w:val="006F33E4"/>
    <w:rsid w:val="006F35E3"/>
    <w:rsid w:val="006F36D1"/>
    <w:rsid w:val="006F39CE"/>
    <w:rsid w:val="006F3BFC"/>
    <w:rsid w:val="006F406D"/>
    <w:rsid w:val="006F40CD"/>
    <w:rsid w:val="006F41D9"/>
    <w:rsid w:val="006F488C"/>
    <w:rsid w:val="006F4B99"/>
    <w:rsid w:val="006F4BBF"/>
    <w:rsid w:val="006F4BC1"/>
    <w:rsid w:val="006F50EF"/>
    <w:rsid w:val="006F5351"/>
    <w:rsid w:val="006F55B8"/>
    <w:rsid w:val="006F55ED"/>
    <w:rsid w:val="006F6470"/>
    <w:rsid w:val="006F6575"/>
    <w:rsid w:val="006F6829"/>
    <w:rsid w:val="006F6C49"/>
    <w:rsid w:val="006F6E14"/>
    <w:rsid w:val="006F6F74"/>
    <w:rsid w:val="006F7B18"/>
    <w:rsid w:val="006F7FE0"/>
    <w:rsid w:val="006F7FFA"/>
    <w:rsid w:val="00700033"/>
    <w:rsid w:val="0070010D"/>
    <w:rsid w:val="0070035F"/>
    <w:rsid w:val="00700655"/>
    <w:rsid w:val="00700EEB"/>
    <w:rsid w:val="00701097"/>
    <w:rsid w:val="00701310"/>
    <w:rsid w:val="00701433"/>
    <w:rsid w:val="00701D73"/>
    <w:rsid w:val="00701E95"/>
    <w:rsid w:val="00702087"/>
    <w:rsid w:val="0070294F"/>
    <w:rsid w:val="00702C66"/>
    <w:rsid w:val="007032F5"/>
    <w:rsid w:val="00703342"/>
    <w:rsid w:val="00703879"/>
    <w:rsid w:val="00703906"/>
    <w:rsid w:val="007039B2"/>
    <w:rsid w:val="007039B5"/>
    <w:rsid w:val="00704190"/>
    <w:rsid w:val="0070470A"/>
    <w:rsid w:val="00704A07"/>
    <w:rsid w:val="00704D26"/>
    <w:rsid w:val="00704DC0"/>
    <w:rsid w:val="00704F14"/>
    <w:rsid w:val="007050FC"/>
    <w:rsid w:val="007053E6"/>
    <w:rsid w:val="00705569"/>
    <w:rsid w:val="00705590"/>
    <w:rsid w:val="007058DD"/>
    <w:rsid w:val="007058E1"/>
    <w:rsid w:val="0070590E"/>
    <w:rsid w:val="00705DDB"/>
    <w:rsid w:val="007063A7"/>
    <w:rsid w:val="00706485"/>
    <w:rsid w:val="00706494"/>
    <w:rsid w:val="00706892"/>
    <w:rsid w:val="0070699D"/>
    <w:rsid w:val="007075EB"/>
    <w:rsid w:val="00707889"/>
    <w:rsid w:val="0070796E"/>
    <w:rsid w:val="00707E8C"/>
    <w:rsid w:val="0071002B"/>
    <w:rsid w:val="0071002E"/>
    <w:rsid w:val="007109EB"/>
    <w:rsid w:val="00710A6B"/>
    <w:rsid w:val="007117DD"/>
    <w:rsid w:val="007119F1"/>
    <w:rsid w:val="00711DD4"/>
    <w:rsid w:val="0071230F"/>
    <w:rsid w:val="007123CD"/>
    <w:rsid w:val="0071240A"/>
    <w:rsid w:val="0071268D"/>
    <w:rsid w:val="007128B0"/>
    <w:rsid w:val="00712998"/>
    <w:rsid w:val="00712E7E"/>
    <w:rsid w:val="00712F4B"/>
    <w:rsid w:val="00713DAD"/>
    <w:rsid w:val="00714071"/>
    <w:rsid w:val="0071423C"/>
    <w:rsid w:val="00714604"/>
    <w:rsid w:val="007146A4"/>
    <w:rsid w:val="00714734"/>
    <w:rsid w:val="007149B8"/>
    <w:rsid w:val="00715A57"/>
    <w:rsid w:val="00715B73"/>
    <w:rsid w:val="007160C7"/>
    <w:rsid w:val="00716283"/>
    <w:rsid w:val="00716326"/>
    <w:rsid w:val="00716592"/>
    <w:rsid w:val="00716C37"/>
    <w:rsid w:val="0071720E"/>
    <w:rsid w:val="007172D5"/>
    <w:rsid w:val="0071798E"/>
    <w:rsid w:val="00717AD3"/>
    <w:rsid w:val="00717D5F"/>
    <w:rsid w:val="00717D6D"/>
    <w:rsid w:val="00717D6F"/>
    <w:rsid w:val="0072078E"/>
    <w:rsid w:val="007209FA"/>
    <w:rsid w:val="0072138D"/>
    <w:rsid w:val="00721A1C"/>
    <w:rsid w:val="00721E16"/>
    <w:rsid w:val="00722160"/>
    <w:rsid w:val="00722488"/>
    <w:rsid w:val="00722AFD"/>
    <w:rsid w:val="00722B1E"/>
    <w:rsid w:val="00722E5B"/>
    <w:rsid w:val="00723086"/>
    <w:rsid w:val="00723C36"/>
    <w:rsid w:val="00723CCE"/>
    <w:rsid w:val="0072470D"/>
    <w:rsid w:val="00724AFE"/>
    <w:rsid w:val="00724DAD"/>
    <w:rsid w:val="007250D4"/>
    <w:rsid w:val="0072522B"/>
    <w:rsid w:val="0072558D"/>
    <w:rsid w:val="00725D56"/>
    <w:rsid w:val="00725F39"/>
    <w:rsid w:val="007261D9"/>
    <w:rsid w:val="0072634F"/>
    <w:rsid w:val="00726369"/>
    <w:rsid w:val="007269FF"/>
    <w:rsid w:val="00726BD1"/>
    <w:rsid w:val="00726BDC"/>
    <w:rsid w:val="00726C43"/>
    <w:rsid w:val="00726C98"/>
    <w:rsid w:val="00726F2D"/>
    <w:rsid w:val="007272AB"/>
    <w:rsid w:val="00727685"/>
    <w:rsid w:val="00727AA2"/>
    <w:rsid w:val="00727FD1"/>
    <w:rsid w:val="0073028B"/>
    <w:rsid w:val="00730339"/>
    <w:rsid w:val="007303E5"/>
    <w:rsid w:val="00730DD5"/>
    <w:rsid w:val="00730EFB"/>
    <w:rsid w:val="007313D8"/>
    <w:rsid w:val="007314B0"/>
    <w:rsid w:val="00731841"/>
    <w:rsid w:val="007318AE"/>
    <w:rsid w:val="00731BC1"/>
    <w:rsid w:val="00731F1E"/>
    <w:rsid w:val="007322A9"/>
    <w:rsid w:val="00732BAD"/>
    <w:rsid w:val="00732C7F"/>
    <w:rsid w:val="00732CB5"/>
    <w:rsid w:val="00732D89"/>
    <w:rsid w:val="0073307F"/>
    <w:rsid w:val="00733250"/>
    <w:rsid w:val="007334A6"/>
    <w:rsid w:val="007334EF"/>
    <w:rsid w:val="00733BBD"/>
    <w:rsid w:val="00733E66"/>
    <w:rsid w:val="00733F17"/>
    <w:rsid w:val="007340C3"/>
    <w:rsid w:val="00734272"/>
    <w:rsid w:val="007343FC"/>
    <w:rsid w:val="007345C0"/>
    <w:rsid w:val="0073521E"/>
    <w:rsid w:val="007354D2"/>
    <w:rsid w:val="0073558F"/>
    <w:rsid w:val="00735A1B"/>
    <w:rsid w:val="00735F3C"/>
    <w:rsid w:val="00736DB1"/>
    <w:rsid w:val="00736DD0"/>
    <w:rsid w:val="00736FEA"/>
    <w:rsid w:val="0073707E"/>
    <w:rsid w:val="0073727F"/>
    <w:rsid w:val="007373BF"/>
    <w:rsid w:val="0073744C"/>
    <w:rsid w:val="0073783D"/>
    <w:rsid w:val="007379A1"/>
    <w:rsid w:val="00737AA7"/>
    <w:rsid w:val="00737C3E"/>
    <w:rsid w:val="00737E5F"/>
    <w:rsid w:val="007400DD"/>
    <w:rsid w:val="00740251"/>
    <w:rsid w:val="0074026F"/>
    <w:rsid w:val="007403F4"/>
    <w:rsid w:val="0074067D"/>
    <w:rsid w:val="00740A19"/>
    <w:rsid w:val="00740E04"/>
    <w:rsid w:val="007413A5"/>
    <w:rsid w:val="007413A9"/>
    <w:rsid w:val="00741AD4"/>
    <w:rsid w:val="00741C8E"/>
    <w:rsid w:val="00741CFF"/>
    <w:rsid w:val="00741D8B"/>
    <w:rsid w:val="0074217A"/>
    <w:rsid w:val="007422F3"/>
    <w:rsid w:val="00742894"/>
    <w:rsid w:val="00742917"/>
    <w:rsid w:val="00742CCA"/>
    <w:rsid w:val="00742D62"/>
    <w:rsid w:val="00742EE6"/>
    <w:rsid w:val="00742F28"/>
    <w:rsid w:val="00742FBD"/>
    <w:rsid w:val="007430C4"/>
    <w:rsid w:val="00743114"/>
    <w:rsid w:val="007434A6"/>
    <w:rsid w:val="007439FD"/>
    <w:rsid w:val="00743F97"/>
    <w:rsid w:val="007440FA"/>
    <w:rsid w:val="00744131"/>
    <w:rsid w:val="007444E2"/>
    <w:rsid w:val="007444EC"/>
    <w:rsid w:val="007444EF"/>
    <w:rsid w:val="007448A3"/>
    <w:rsid w:val="007449B5"/>
    <w:rsid w:val="00744F0D"/>
    <w:rsid w:val="00745308"/>
    <w:rsid w:val="00745A1E"/>
    <w:rsid w:val="00745B12"/>
    <w:rsid w:val="00745F48"/>
    <w:rsid w:val="007460D5"/>
    <w:rsid w:val="00746421"/>
    <w:rsid w:val="00746604"/>
    <w:rsid w:val="00746848"/>
    <w:rsid w:val="00746945"/>
    <w:rsid w:val="00746B1D"/>
    <w:rsid w:val="00746B7A"/>
    <w:rsid w:val="00747002"/>
    <w:rsid w:val="0074706A"/>
    <w:rsid w:val="00747538"/>
    <w:rsid w:val="00747A12"/>
    <w:rsid w:val="00747C74"/>
    <w:rsid w:val="00747D22"/>
    <w:rsid w:val="00750114"/>
    <w:rsid w:val="007501D7"/>
    <w:rsid w:val="007508EB"/>
    <w:rsid w:val="00750A46"/>
    <w:rsid w:val="00750C29"/>
    <w:rsid w:val="00751224"/>
    <w:rsid w:val="007519E7"/>
    <w:rsid w:val="00751A3C"/>
    <w:rsid w:val="00751DAD"/>
    <w:rsid w:val="00752830"/>
    <w:rsid w:val="00752BCF"/>
    <w:rsid w:val="007530E1"/>
    <w:rsid w:val="007532FA"/>
    <w:rsid w:val="00753341"/>
    <w:rsid w:val="00753448"/>
    <w:rsid w:val="00753507"/>
    <w:rsid w:val="00753596"/>
    <w:rsid w:val="007538F0"/>
    <w:rsid w:val="00753CD0"/>
    <w:rsid w:val="00753CE9"/>
    <w:rsid w:val="00753E78"/>
    <w:rsid w:val="00753F18"/>
    <w:rsid w:val="00754C99"/>
    <w:rsid w:val="0075524D"/>
    <w:rsid w:val="00755388"/>
    <w:rsid w:val="00755406"/>
    <w:rsid w:val="00755761"/>
    <w:rsid w:val="00755B9F"/>
    <w:rsid w:val="00755F34"/>
    <w:rsid w:val="007567B9"/>
    <w:rsid w:val="007568AF"/>
    <w:rsid w:val="00756DFB"/>
    <w:rsid w:val="00756E83"/>
    <w:rsid w:val="00757246"/>
    <w:rsid w:val="00757564"/>
    <w:rsid w:val="0075762D"/>
    <w:rsid w:val="00757638"/>
    <w:rsid w:val="007579BD"/>
    <w:rsid w:val="00757E62"/>
    <w:rsid w:val="00757F2A"/>
    <w:rsid w:val="00760036"/>
    <w:rsid w:val="0076026F"/>
    <w:rsid w:val="007607D2"/>
    <w:rsid w:val="00760927"/>
    <w:rsid w:val="007612F4"/>
    <w:rsid w:val="007614D5"/>
    <w:rsid w:val="0076184D"/>
    <w:rsid w:val="00761DB7"/>
    <w:rsid w:val="00761F18"/>
    <w:rsid w:val="00761FD7"/>
    <w:rsid w:val="00762001"/>
    <w:rsid w:val="00762E33"/>
    <w:rsid w:val="00762E6D"/>
    <w:rsid w:val="0076338C"/>
    <w:rsid w:val="00763700"/>
    <w:rsid w:val="00763B3C"/>
    <w:rsid w:val="00763CDB"/>
    <w:rsid w:val="00764025"/>
    <w:rsid w:val="0076443E"/>
    <w:rsid w:val="00764AF7"/>
    <w:rsid w:val="0076509D"/>
    <w:rsid w:val="00765731"/>
    <w:rsid w:val="00765801"/>
    <w:rsid w:val="00765AD5"/>
    <w:rsid w:val="00765C58"/>
    <w:rsid w:val="00765D1E"/>
    <w:rsid w:val="0076611A"/>
    <w:rsid w:val="007661DC"/>
    <w:rsid w:val="00767446"/>
    <w:rsid w:val="007676AB"/>
    <w:rsid w:val="00767901"/>
    <w:rsid w:val="00767AD2"/>
    <w:rsid w:val="00767C17"/>
    <w:rsid w:val="0077016A"/>
    <w:rsid w:val="007702C6"/>
    <w:rsid w:val="007708C9"/>
    <w:rsid w:val="007708E3"/>
    <w:rsid w:val="0077098F"/>
    <w:rsid w:val="00770B11"/>
    <w:rsid w:val="00770CFC"/>
    <w:rsid w:val="00770E30"/>
    <w:rsid w:val="00770E7C"/>
    <w:rsid w:val="0077130A"/>
    <w:rsid w:val="007713E5"/>
    <w:rsid w:val="00771744"/>
    <w:rsid w:val="00771AA5"/>
    <w:rsid w:val="007720C7"/>
    <w:rsid w:val="00772268"/>
    <w:rsid w:val="0077268F"/>
    <w:rsid w:val="00772843"/>
    <w:rsid w:val="007730FF"/>
    <w:rsid w:val="00773113"/>
    <w:rsid w:val="00773154"/>
    <w:rsid w:val="007731CD"/>
    <w:rsid w:val="007732D8"/>
    <w:rsid w:val="007735AE"/>
    <w:rsid w:val="007735F6"/>
    <w:rsid w:val="007736C3"/>
    <w:rsid w:val="0077388F"/>
    <w:rsid w:val="00773CC4"/>
    <w:rsid w:val="0077406B"/>
    <w:rsid w:val="0077446B"/>
    <w:rsid w:val="0077450F"/>
    <w:rsid w:val="00774B58"/>
    <w:rsid w:val="00774BAF"/>
    <w:rsid w:val="00774D0C"/>
    <w:rsid w:val="00774F68"/>
    <w:rsid w:val="0077532F"/>
    <w:rsid w:val="0077574F"/>
    <w:rsid w:val="00775945"/>
    <w:rsid w:val="007759EA"/>
    <w:rsid w:val="00775D1E"/>
    <w:rsid w:val="007761C2"/>
    <w:rsid w:val="007765B2"/>
    <w:rsid w:val="00776801"/>
    <w:rsid w:val="00776AE1"/>
    <w:rsid w:val="00776B4C"/>
    <w:rsid w:val="00777030"/>
    <w:rsid w:val="00777969"/>
    <w:rsid w:val="00780409"/>
    <w:rsid w:val="00780CD2"/>
    <w:rsid w:val="00780D70"/>
    <w:rsid w:val="00781058"/>
    <w:rsid w:val="007810A6"/>
    <w:rsid w:val="00781671"/>
    <w:rsid w:val="00781954"/>
    <w:rsid w:val="00781B81"/>
    <w:rsid w:val="00781D14"/>
    <w:rsid w:val="00781D29"/>
    <w:rsid w:val="00781F66"/>
    <w:rsid w:val="0078243B"/>
    <w:rsid w:val="007832B3"/>
    <w:rsid w:val="007837C4"/>
    <w:rsid w:val="00783874"/>
    <w:rsid w:val="00783A1D"/>
    <w:rsid w:val="00784074"/>
    <w:rsid w:val="007843D2"/>
    <w:rsid w:val="00784670"/>
    <w:rsid w:val="007846F9"/>
    <w:rsid w:val="00784856"/>
    <w:rsid w:val="00784B0E"/>
    <w:rsid w:val="00785201"/>
    <w:rsid w:val="007852F9"/>
    <w:rsid w:val="007855A5"/>
    <w:rsid w:val="00785C1B"/>
    <w:rsid w:val="007860C9"/>
    <w:rsid w:val="007860F8"/>
    <w:rsid w:val="0078673A"/>
    <w:rsid w:val="007869AC"/>
    <w:rsid w:val="00786B3A"/>
    <w:rsid w:val="00787059"/>
    <w:rsid w:val="0078716A"/>
    <w:rsid w:val="00787548"/>
    <w:rsid w:val="007875EE"/>
    <w:rsid w:val="0078760B"/>
    <w:rsid w:val="00787716"/>
    <w:rsid w:val="00787735"/>
    <w:rsid w:val="00787A96"/>
    <w:rsid w:val="00787B3E"/>
    <w:rsid w:val="00787BF2"/>
    <w:rsid w:val="00787DC0"/>
    <w:rsid w:val="00787EC1"/>
    <w:rsid w:val="00787F5E"/>
    <w:rsid w:val="007907ED"/>
    <w:rsid w:val="00790838"/>
    <w:rsid w:val="00790AE5"/>
    <w:rsid w:val="0079123C"/>
    <w:rsid w:val="0079134B"/>
    <w:rsid w:val="007915C0"/>
    <w:rsid w:val="00791770"/>
    <w:rsid w:val="00791CD2"/>
    <w:rsid w:val="00791CDC"/>
    <w:rsid w:val="00791DD4"/>
    <w:rsid w:val="00791E48"/>
    <w:rsid w:val="00791E83"/>
    <w:rsid w:val="00792696"/>
    <w:rsid w:val="0079283C"/>
    <w:rsid w:val="007928FD"/>
    <w:rsid w:val="0079296E"/>
    <w:rsid w:val="00792A0F"/>
    <w:rsid w:val="00792BEF"/>
    <w:rsid w:val="00793014"/>
    <w:rsid w:val="00793637"/>
    <w:rsid w:val="0079370F"/>
    <w:rsid w:val="0079388A"/>
    <w:rsid w:val="00793E5C"/>
    <w:rsid w:val="007941F8"/>
    <w:rsid w:val="00794282"/>
    <w:rsid w:val="007944A2"/>
    <w:rsid w:val="00794631"/>
    <w:rsid w:val="00794684"/>
    <w:rsid w:val="007946DE"/>
    <w:rsid w:val="00794F23"/>
    <w:rsid w:val="00795D2D"/>
    <w:rsid w:val="007960DF"/>
    <w:rsid w:val="00796149"/>
    <w:rsid w:val="007963BC"/>
    <w:rsid w:val="00796692"/>
    <w:rsid w:val="00796C06"/>
    <w:rsid w:val="00796F6D"/>
    <w:rsid w:val="00797266"/>
    <w:rsid w:val="007973C2"/>
    <w:rsid w:val="00797EB2"/>
    <w:rsid w:val="007A009C"/>
    <w:rsid w:val="007A0A1D"/>
    <w:rsid w:val="007A10F2"/>
    <w:rsid w:val="007A11A7"/>
    <w:rsid w:val="007A1589"/>
    <w:rsid w:val="007A16E7"/>
    <w:rsid w:val="007A1DB0"/>
    <w:rsid w:val="007A24A3"/>
    <w:rsid w:val="007A2506"/>
    <w:rsid w:val="007A2E21"/>
    <w:rsid w:val="007A2F86"/>
    <w:rsid w:val="007A3179"/>
    <w:rsid w:val="007A3915"/>
    <w:rsid w:val="007A3A56"/>
    <w:rsid w:val="007A3B06"/>
    <w:rsid w:val="007A3C64"/>
    <w:rsid w:val="007A3F07"/>
    <w:rsid w:val="007A47F6"/>
    <w:rsid w:val="007A47FD"/>
    <w:rsid w:val="007A4820"/>
    <w:rsid w:val="007A486A"/>
    <w:rsid w:val="007A498E"/>
    <w:rsid w:val="007A4E61"/>
    <w:rsid w:val="007A51BA"/>
    <w:rsid w:val="007A51D4"/>
    <w:rsid w:val="007A5647"/>
    <w:rsid w:val="007A5883"/>
    <w:rsid w:val="007A59F0"/>
    <w:rsid w:val="007A62C7"/>
    <w:rsid w:val="007A6929"/>
    <w:rsid w:val="007A6FD8"/>
    <w:rsid w:val="007A7161"/>
    <w:rsid w:val="007A71A9"/>
    <w:rsid w:val="007A751C"/>
    <w:rsid w:val="007A78B5"/>
    <w:rsid w:val="007A7F8A"/>
    <w:rsid w:val="007A7FB8"/>
    <w:rsid w:val="007B0209"/>
    <w:rsid w:val="007B0307"/>
    <w:rsid w:val="007B03F2"/>
    <w:rsid w:val="007B0418"/>
    <w:rsid w:val="007B081A"/>
    <w:rsid w:val="007B0B27"/>
    <w:rsid w:val="007B0E23"/>
    <w:rsid w:val="007B10CF"/>
    <w:rsid w:val="007B122F"/>
    <w:rsid w:val="007B1498"/>
    <w:rsid w:val="007B18DC"/>
    <w:rsid w:val="007B1BDF"/>
    <w:rsid w:val="007B1C21"/>
    <w:rsid w:val="007B1C78"/>
    <w:rsid w:val="007B2025"/>
    <w:rsid w:val="007B277D"/>
    <w:rsid w:val="007B2F6E"/>
    <w:rsid w:val="007B34D6"/>
    <w:rsid w:val="007B3591"/>
    <w:rsid w:val="007B46C7"/>
    <w:rsid w:val="007B4898"/>
    <w:rsid w:val="007B497A"/>
    <w:rsid w:val="007B5086"/>
    <w:rsid w:val="007B51C7"/>
    <w:rsid w:val="007B543A"/>
    <w:rsid w:val="007B572C"/>
    <w:rsid w:val="007B5C18"/>
    <w:rsid w:val="007B5C43"/>
    <w:rsid w:val="007B5C45"/>
    <w:rsid w:val="007B5E55"/>
    <w:rsid w:val="007B5FE3"/>
    <w:rsid w:val="007B6137"/>
    <w:rsid w:val="007B61E7"/>
    <w:rsid w:val="007B6210"/>
    <w:rsid w:val="007B651C"/>
    <w:rsid w:val="007B718D"/>
    <w:rsid w:val="007B7346"/>
    <w:rsid w:val="007B7652"/>
    <w:rsid w:val="007B7666"/>
    <w:rsid w:val="007B7903"/>
    <w:rsid w:val="007B7CC6"/>
    <w:rsid w:val="007C02A5"/>
    <w:rsid w:val="007C03A1"/>
    <w:rsid w:val="007C051E"/>
    <w:rsid w:val="007C07C9"/>
    <w:rsid w:val="007C1013"/>
    <w:rsid w:val="007C1218"/>
    <w:rsid w:val="007C1582"/>
    <w:rsid w:val="007C1715"/>
    <w:rsid w:val="007C1E8A"/>
    <w:rsid w:val="007C1F3D"/>
    <w:rsid w:val="007C2075"/>
    <w:rsid w:val="007C20C4"/>
    <w:rsid w:val="007C24DB"/>
    <w:rsid w:val="007C26AB"/>
    <w:rsid w:val="007C2B8D"/>
    <w:rsid w:val="007C359E"/>
    <w:rsid w:val="007C3A38"/>
    <w:rsid w:val="007C3A83"/>
    <w:rsid w:val="007C3B6E"/>
    <w:rsid w:val="007C3E1E"/>
    <w:rsid w:val="007C428C"/>
    <w:rsid w:val="007C4A1D"/>
    <w:rsid w:val="007C54E9"/>
    <w:rsid w:val="007C558E"/>
    <w:rsid w:val="007C58E1"/>
    <w:rsid w:val="007C5901"/>
    <w:rsid w:val="007C5ADD"/>
    <w:rsid w:val="007C5B9B"/>
    <w:rsid w:val="007C5C3F"/>
    <w:rsid w:val="007C64BD"/>
    <w:rsid w:val="007C6528"/>
    <w:rsid w:val="007C66BF"/>
    <w:rsid w:val="007C68E4"/>
    <w:rsid w:val="007C6E70"/>
    <w:rsid w:val="007C6E8C"/>
    <w:rsid w:val="007C75E8"/>
    <w:rsid w:val="007C79E8"/>
    <w:rsid w:val="007C7B2A"/>
    <w:rsid w:val="007C7B52"/>
    <w:rsid w:val="007D027E"/>
    <w:rsid w:val="007D02D4"/>
    <w:rsid w:val="007D0622"/>
    <w:rsid w:val="007D0B0D"/>
    <w:rsid w:val="007D0BC0"/>
    <w:rsid w:val="007D1041"/>
    <w:rsid w:val="007D1169"/>
    <w:rsid w:val="007D11C0"/>
    <w:rsid w:val="007D15EC"/>
    <w:rsid w:val="007D1893"/>
    <w:rsid w:val="007D1FA4"/>
    <w:rsid w:val="007D22BF"/>
    <w:rsid w:val="007D29FD"/>
    <w:rsid w:val="007D2A46"/>
    <w:rsid w:val="007D2ACD"/>
    <w:rsid w:val="007D2AE0"/>
    <w:rsid w:val="007D2C71"/>
    <w:rsid w:val="007D30B0"/>
    <w:rsid w:val="007D3513"/>
    <w:rsid w:val="007D3773"/>
    <w:rsid w:val="007D3B43"/>
    <w:rsid w:val="007D4189"/>
    <w:rsid w:val="007D465C"/>
    <w:rsid w:val="007D4685"/>
    <w:rsid w:val="007D4FDE"/>
    <w:rsid w:val="007D593E"/>
    <w:rsid w:val="007D5C8A"/>
    <w:rsid w:val="007D5CE0"/>
    <w:rsid w:val="007D5E58"/>
    <w:rsid w:val="007D5FE5"/>
    <w:rsid w:val="007D613B"/>
    <w:rsid w:val="007D627F"/>
    <w:rsid w:val="007D6526"/>
    <w:rsid w:val="007D6690"/>
    <w:rsid w:val="007D69B2"/>
    <w:rsid w:val="007D6B1B"/>
    <w:rsid w:val="007D6E06"/>
    <w:rsid w:val="007D7770"/>
    <w:rsid w:val="007D786C"/>
    <w:rsid w:val="007D7891"/>
    <w:rsid w:val="007D7D58"/>
    <w:rsid w:val="007E01EA"/>
    <w:rsid w:val="007E033B"/>
    <w:rsid w:val="007E040A"/>
    <w:rsid w:val="007E10B6"/>
    <w:rsid w:val="007E14E1"/>
    <w:rsid w:val="007E1877"/>
    <w:rsid w:val="007E1AE0"/>
    <w:rsid w:val="007E217F"/>
    <w:rsid w:val="007E235A"/>
    <w:rsid w:val="007E23A4"/>
    <w:rsid w:val="007E2B35"/>
    <w:rsid w:val="007E2BB8"/>
    <w:rsid w:val="007E2CFB"/>
    <w:rsid w:val="007E2ED5"/>
    <w:rsid w:val="007E2F09"/>
    <w:rsid w:val="007E302F"/>
    <w:rsid w:val="007E30EB"/>
    <w:rsid w:val="007E3391"/>
    <w:rsid w:val="007E33F6"/>
    <w:rsid w:val="007E34D9"/>
    <w:rsid w:val="007E3BF7"/>
    <w:rsid w:val="007E3FFC"/>
    <w:rsid w:val="007E4083"/>
    <w:rsid w:val="007E47EB"/>
    <w:rsid w:val="007E4A12"/>
    <w:rsid w:val="007E4C70"/>
    <w:rsid w:val="007E4E4D"/>
    <w:rsid w:val="007E5017"/>
    <w:rsid w:val="007E52E5"/>
    <w:rsid w:val="007E5378"/>
    <w:rsid w:val="007E567E"/>
    <w:rsid w:val="007E56A9"/>
    <w:rsid w:val="007E59DA"/>
    <w:rsid w:val="007E5C31"/>
    <w:rsid w:val="007E5D47"/>
    <w:rsid w:val="007E5FB3"/>
    <w:rsid w:val="007E6154"/>
    <w:rsid w:val="007E630B"/>
    <w:rsid w:val="007E6310"/>
    <w:rsid w:val="007E6496"/>
    <w:rsid w:val="007E6793"/>
    <w:rsid w:val="007E679C"/>
    <w:rsid w:val="007E6828"/>
    <w:rsid w:val="007E68ED"/>
    <w:rsid w:val="007E6986"/>
    <w:rsid w:val="007E6BF4"/>
    <w:rsid w:val="007E6C6A"/>
    <w:rsid w:val="007E6F23"/>
    <w:rsid w:val="007E6FC5"/>
    <w:rsid w:val="007E71AD"/>
    <w:rsid w:val="007E72F5"/>
    <w:rsid w:val="007E7B9F"/>
    <w:rsid w:val="007E7D04"/>
    <w:rsid w:val="007F070C"/>
    <w:rsid w:val="007F0B49"/>
    <w:rsid w:val="007F11DF"/>
    <w:rsid w:val="007F12E7"/>
    <w:rsid w:val="007F1580"/>
    <w:rsid w:val="007F1687"/>
    <w:rsid w:val="007F1B2E"/>
    <w:rsid w:val="007F1CC9"/>
    <w:rsid w:val="007F24FB"/>
    <w:rsid w:val="007F2533"/>
    <w:rsid w:val="007F265C"/>
    <w:rsid w:val="007F2696"/>
    <w:rsid w:val="007F2B6D"/>
    <w:rsid w:val="007F32E4"/>
    <w:rsid w:val="007F334B"/>
    <w:rsid w:val="007F34BB"/>
    <w:rsid w:val="007F3661"/>
    <w:rsid w:val="007F37CC"/>
    <w:rsid w:val="007F3981"/>
    <w:rsid w:val="007F3A7B"/>
    <w:rsid w:val="007F3C28"/>
    <w:rsid w:val="007F3F33"/>
    <w:rsid w:val="007F494A"/>
    <w:rsid w:val="007F49FC"/>
    <w:rsid w:val="007F4C3D"/>
    <w:rsid w:val="007F5191"/>
    <w:rsid w:val="007F5716"/>
    <w:rsid w:val="007F57EA"/>
    <w:rsid w:val="007F58C8"/>
    <w:rsid w:val="007F5E1B"/>
    <w:rsid w:val="007F5E8E"/>
    <w:rsid w:val="007F5F83"/>
    <w:rsid w:val="007F5FBA"/>
    <w:rsid w:val="007F6096"/>
    <w:rsid w:val="007F65A0"/>
    <w:rsid w:val="007F6649"/>
    <w:rsid w:val="007F6C78"/>
    <w:rsid w:val="007F6CB6"/>
    <w:rsid w:val="007F6EDC"/>
    <w:rsid w:val="007F6FB7"/>
    <w:rsid w:val="007F72B0"/>
    <w:rsid w:val="007F72CC"/>
    <w:rsid w:val="007F73E5"/>
    <w:rsid w:val="007F785E"/>
    <w:rsid w:val="007F7F42"/>
    <w:rsid w:val="00800628"/>
    <w:rsid w:val="00800712"/>
    <w:rsid w:val="00801675"/>
    <w:rsid w:val="00801DD3"/>
    <w:rsid w:val="00801E2F"/>
    <w:rsid w:val="00801F42"/>
    <w:rsid w:val="008021AC"/>
    <w:rsid w:val="00802240"/>
    <w:rsid w:val="00802643"/>
    <w:rsid w:val="008027A4"/>
    <w:rsid w:val="00802971"/>
    <w:rsid w:val="008029D3"/>
    <w:rsid w:val="00802AE3"/>
    <w:rsid w:val="008030A5"/>
    <w:rsid w:val="008030F2"/>
    <w:rsid w:val="008031E0"/>
    <w:rsid w:val="00803861"/>
    <w:rsid w:val="00803A9C"/>
    <w:rsid w:val="00803D14"/>
    <w:rsid w:val="00803D78"/>
    <w:rsid w:val="00803E1C"/>
    <w:rsid w:val="00803E80"/>
    <w:rsid w:val="00804622"/>
    <w:rsid w:val="008047EA"/>
    <w:rsid w:val="00804959"/>
    <w:rsid w:val="00804A46"/>
    <w:rsid w:val="00804A8A"/>
    <w:rsid w:val="00804C4A"/>
    <w:rsid w:val="00804ECF"/>
    <w:rsid w:val="00805108"/>
    <w:rsid w:val="00805185"/>
    <w:rsid w:val="00805274"/>
    <w:rsid w:val="008054F3"/>
    <w:rsid w:val="00805A12"/>
    <w:rsid w:val="008060DD"/>
    <w:rsid w:val="008061B6"/>
    <w:rsid w:val="00806226"/>
    <w:rsid w:val="008067ED"/>
    <w:rsid w:val="00806A9C"/>
    <w:rsid w:val="00806D14"/>
    <w:rsid w:val="008071F8"/>
    <w:rsid w:val="00807511"/>
    <w:rsid w:val="008075B6"/>
    <w:rsid w:val="008075EF"/>
    <w:rsid w:val="00807614"/>
    <w:rsid w:val="00807629"/>
    <w:rsid w:val="00807D6C"/>
    <w:rsid w:val="008101ED"/>
    <w:rsid w:val="008105BC"/>
    <w:rsid w:val="00810744"/>
    <w:rsid w:val="008108ED"/>
    <w:rsid w:val="00810EE7"/>
    <w:rsid w:val="008110BB"/>
    <w:rsid w:val="008118B7"/>
    <w:rsid w:val="00811E45"/>
    <w:rsid w:val="00811F1B"/>
    <w:rsid w:val="00812084"/>
    <w:rsid w:val="00812202"/>
    <w:rsid w:val="0081220E"/>
    <w:rsid w:val="00812382"/>
    <w:rsid w:val="00812392"/>
    <w:rsid w:val="00812731"/>
    <w:rsid w:val="00812B0F"/>
    <w:rsid w:val="00812B40"/>
    <w:rsid w:val="008131F6"/>
    <w:rsid w:val="008132F1"/>
    <w:rsid w:val="00813499"/>
    <w:rsid w:val="00813503"/>
    <w:rsid w:val="008135D9"/>
    <w:rsid w:val="0081370B"/>
    <w:rsid w:val="0081387A"/>
    <w:rsid w:val="00813889"/>
    <w:rsid w:val="008139D4"/>
    <w:rsid w:val="00813CE5"/>
    <w:rsid w:val="00813DE5"/>
    <w:rsid w:val="00813F73"/>
    <w:rsid w:val="00814665"/>
    <w:rsid w:val="00814ADB"/>
    <w:rsid w:val="00814B7A"/>
    <w:rsid w:val="00814F7D"/>
    <w:rsid w:val="00814FAC"/>
    <w:rsid w:val="00815214"/>
    <w:rsid w:val="008159AF"/>
    <w:rsid w:val="008160F1"/>
    <w:rsid w:val="00816401"/>
    <w:rsid w:val="00816450"/>
    <w:rsid w:val="0081659D"/>
    <w:rsid w:val="00816849"/>
    <w:rsid w:val="00816CD8"/>
    <w:rsid w:val="00816D55"/>
    <w:rsid w:val="00816D90"/>
    <w:rsid w:val="00817257"/>
    <w:rsid w:val="00817630"/>
    <w:rsid w:val="00817894"/>
    <w:rsid w:val="008178F0"/>
    <w:rsid w:val="00817E94"/>
    <w:rsid w:val="008200CA"/>
    <w:rsid w:val="00820D5B"/>
    <w:rsid w:val="00820F54"/>
    <w:rsid w:val="0082135F"/>
    <w:rsid w:val="00821AB6"/>
    <w:rsid w:val="00821F7C"/>
    <w:rsid w:val="0082247E"/>
    <w:rsid w:val="008227C7"/>
    <w:rsid w:val="0082294A"/>
    <w:rsid w:val="00822A99"/>
    <w:rsid w:val="00822ACA"/>
    <w:rsid w:val="00822CA9"/>
    <w:rsid w:val="00822D85"/>
    <w:rsid w:val="00822E23"/>
    <w:rsid w:val="00824448"/>
    <w:rsid w:val="00824CFA"/>
    <w:rsid w:val="00825445"/>
    <w:rsid w:val="00825995"/>
    <w:rsid w:val="00825BD6"/>
    <w:rsid w:val="00825CC5"/>
    <w:rsid w:val="00825DD1"/>
    <w:rsid w:val="008261A9"/>
    <w:rsid w:val="00826216"/>
    <w:rsid w:val="00826281"/>
    <w:rsid w:val="00826D93"/>
    <w:rsid w:val="00827551"/>
    <w:rsid w:val="0083034B"/>
    <w:rsid w:val="00830689"/>
    <w:rsid w:val="00830767"/>
    <w:rsid w:val="0083080F"/>
    <w:rsid w:val="0083088F"/>
    <w:rsid w:val="00830962"/>
    <w:rsid w:val="00830C39"/>
    <w:rsid w:val="008310A4"/>
    <w:rsid w:val="00831465"/>
    <w:rsid w:val="0083280E"/>
    <w:rsid w:val="0083306B"/>
    <w:rsid w:val="008330D5"/>
    <w:rsid w:val="0083333C"/>
    <w:rsid w:val="008334EB"/>
    <w:rsid w:val="00833551"/>
    <w:rsid w:val="008335F5"/>
    <w:rsid w:val="008336EA"/>
    <w:rsid w:val="00833AB3"/>
    <w:rsid w:val="00833E44"/>
    <w:rsid w:val="00834484"/>
    <w:rsid w:val="008348BD"/>
    <w:rsid w:val="00834A14"/>
    <w:rsid w:val="00834F51"/>
    <w:rsid w:val="00834FD4"/>
    <w:rsid w:val="00834FE7"/>
    <w:rsid w:val="0083542E"/>
    <w:rsid w:val="00835505"/>
    <w:rsid w:val="00835CBB"/>
    <w:rsid w:val="00835D43"/>
    <w:rsid w:val="00836449"/>
    <w:rsid w:val="008366D3"/>
    <w:rsid w:val="00836BFF"/>
    <w:rsid w:val="00837285"/>
    <w:rsid w:val="008374CD"/>
    <w:rsid w:val="0083777B"/>
    <w:rsid w:val="0083791C"/>
    <w:rsid w:val="00837A66"/>
    <w:rsid w:val="00840C13"/>
    <w:rsid w:val="00840E76"/>
    <w:rsid w:val="008414CF"/>
    <w:rsid w:val="008416B0"/>
    <w:rsid w:val="008416E2"/>
    <w:rsid w:val="008419B8"/>
    <w:rsid w:val="008419F2"/>
    <w:rsid w:val="00841F72"/>
    <w:rsid w:val="00842174"/>
    <w:rsid w:val="0084258F"/>
    <w:rsid w:val="00842788"/>
    <w:rsid w:val="00842895"/>
    <w:rsid w:val="008436B5"/>
    <w:rsid w:val="00843B88"/>
    <w:rsid w:val="00843C25"/>
    <w:rsid w:val="008441E7"/>
    <w:rsid w:val="00844215"/>
    <w:rsid w:val="00844458"/>
    <w:rsid w:val="00844B54"/>
    <w:rsid w:val="00844E6E"/>
    <w:rsid w:val="0084531E"/>
    <w:rsid w:val="0084574E"/>
    <w:rsid w:val="00845B06"/>
    <w:rsid w:val="00845BFF"/>
    <w:rsid w:val="00845ED9"/>
    <w:rsid w:val="00845F83"/>
    <w:rsid w:val="0084624D"/>
    <w:rsid w:val="00846972"/>
    <w:rsid w:val="00846B14"/>
    <w:rsid w:val="00846D74"/>
    <w:rsid w:val="00847267"/>
    <w:rsid w:val="008474DA"/>
    <w:rsid w:val="008475B0"/>
    <w:rsid w:val="00847855"/>
    <w:rsid w:val="00847870"/>
    <w:rsid w:val="00847BCD"/>
    <w:rsid w:val="00847F9D"/>
    <w:rsid w:val="008501F0"/>
    <w:rsid w:val="008507C3"/>
    <w:rsid w:val="008511C7"/>
    <w:rsid w:val="008511F3"/>
    <w:rsid w:val="00851350"/>
    <w:rsid w:val="008514AD"/>
    <w:rsid w:val="00852D36"/>
    <w:rsid w:val="00852E11"/>
    <w:rsid w:val="008540C6"/>
    <w:rsid w:val="008542A0"/>
    <w:rsid w:val="008542D8"/>
    <w:rsid w:val="008544BC"/>
    <w:rsid w:val="008544ED"/>
    <w:rsid w:val="00854503"/>
    <w:rsid w:val="00854519"/>
    <w:rsid w:val="008546AB"/>
    <w:rsid w:val="00854A92"/>
    <w:rsid w:val="00854B97"/>
    <w:rsid w:val="00854BF4"/>
    <w:rsid w:val="00854CC1"/>
    <w:rsid w:val="00854FE8"/>
    <w:rsid w:val="0085516C"/>
    <w:rsid w:val="008552A4"/>
    <w:rsid w:val="00855407"/>
    <w:rsid w:val="00855521"/>
    <w:rsid w:val="00855596"/>
    <w:rsid w:val="00855B57"/>
    <w:rsid w:val="00856577"/>
    <w:rsid w:val="008565DE"/>
    <w:rsid w:val="00856962"/>
    <w:rsid w:val="00856E42"/>
    <w:rsid w:val="0085705C"/>
    <w:rsid w:val="008574E4"/>
    <w:rsid w:val="0085770E"/>
    <w:rsid w:val="008577F4"/>
    <w:rsid w:val="00857849"/>
    <w:rsid w:val="00857FB8"/>
    <w:rsid w:val="008600E9"/>
    <w:rsid w:val="0086029E"/>
    <w:rsid w:val="00860303"/>
    <w:rsid w:val="0086049F"/>
    <w:rsid w:val="008606DE"/>
    <w:rsid w:val="0086079B"/>
    <w:rsid w:val="00860CEC"/>
    <w:rsid w:val="00860D67"/>
    <w:rsid w:val="00860EBE"/>
    <w:rsid w:val="0086118B"/>
    <w:rsid w:val="00861325"/>
    <w:rsid w:val="008616F5"/>
    <w:rsid w:val="00861899"/>
    <w:rsid w:val="008618E6"/>
    <w:rsid w:val="00861922"/>
    <w:rsid w:val="00861F09"/>
    <w:rsid w:val="008621D2"/>
    <w:rsid w:val="00862766"/>
    <w:rsid w:val="00862906"/>
    <w:rsid w:val="00862DDC"/>
    <w:rsid w:val="00862EDE"/>
    <w:rsid w:val="00863095"/>
    <w:rsid w:val="00863402"/>
    <w:rsid w:val="00863746"/>
    <w:rsid w:val="008639E8"/>
    <w:rsid w:val="008639F1"/>
    <w:rsid w:val="00863FB1"/>
    <w:rsid w:val="008640B1"/>
    <w:rsid w:val="008642CA"/>
    <w:rsid w:val="0086450A"/>
    <w:rsid w:val="008646CF"/>
    <w:rsid w:val="008646F8"/>
    <w:rsid w:val="00865093"/>
    <w:rsid w:val="008652F5"/>
    <w:rsid w:val="0086534D"/>
    <w:rsid w:val="008655D6"/>
    <w:rsid w:val="00865904"/>
    <w:rsid w:val="00865913"/>
    <w:rsid w:val="00865A84"/>
    <w:rsid w:val="00865AF1"/>
    <w:rsid w:val="00865D1D"/>
    <w:rsid w:val="0086601B"/>
    <w:rsid w:val="00866301"/>
    <w:rsid w:val="008663DA"/>
    <w:rsid w:val="00866FC1"/>
    <w:rsid w:val="008678C2"/>
    <w:rsid w:val="008678E7"/>
    <w:rsid w:val="00867AA1"/>
    <w:rsid w:val="00867CC9"/>
    <w:rsid w:val="00870416"/>
    <w:rsid w:val="00870980"/>
    <w:rsid w:val="00870DED"/>
    <w:rsid w:val="00870F80"/>
    <w:rsid w:val="0087184A"/>
    <w:rsid w:val="00871D53"/>
    <w:rsid w:val="00872471"/>
    <w:rsid w:val="00872A80"/>
    <w:rsid w:val="00872B15"/>
    <w:rsid w:val="00872EB5"/>
    <w:rsid w:val="0087311A"/>
    <w:rsid w:val="0087312F"/>
    <w:rsid w:val="00874034"/>
    <w:rsid w:val="008740A2"/>
    <w:rsid w:val="008741D4"/>
    <w:rsid w:val="008746FA"/>
    <w:rsid w:val="00874BEB"/>
    <w:rsid w:val="00874E96"/>
    <w:rsid w:val="008750C2"/>
    <w:rsid w:val="00875138"/>
    <w:rsid w:val="008752B3"/>
    <w:rsid w:val="00875370"/>
    <w:rsid w:val="0087562A"/>
    <w:rsid w:val="008757A1"/>
    <w:rsid w:val="00875A7B"/>
    <w:rsid w:val="00875ED0"/>
    <w:rsid w:val="00875FCA"/>
    <w:rsid w:val="0087606A"/>
    <w:rsid w:val="0087613A"/>
    <w:rsid w:val="0087661B"/>
    <w:rsid w:val="0087682D"/>
    <w:rsid w:val="008769C2"/>
    <w:rsid w:val="00876BE6"/>
    <w:rsid w:val="00876F7E"/>
    <w:rsid w:val="00877289"/>
    <w:rsid w:val="008775A4"/>
    <w:rsid w:val="008775E5"/>
    <w:rsid w:val="00877C9E"/>
    <w:rsid w:val="0088027F"/>
    <w:rsid w:val="008809B6"/>
    <w:rsid w:val="00880B76"/>
    <w:rsid w:val="00880D8D"/>
    <w:rsid w:val="00880DE7"/>
    <w:rsid w:val="00880E89"/>
    <w:rsid w:val="00881022"/>
    <w:rsid w:val="00881271"/>
    <w:rsid w:val="00881457"/>
    <w:rsid w:val="00881ABF"/>
    <w:rsid w:val="00881BC0"/>
    <w:rsid w:val="00881C4A"/>
    <w:rsid w:val="00881F96"/>
    <w:rsid w:val="00882372"/>
    <w:rsid w:val="0088240D"/>
    <w:rsid w:val="00882502"/>
    <w:rsid w:val="00882520"/>
    <w:rsid w:val="00882990"/>
    <w:rsid w:val="008829C3"/>
    <w:rsid w:val="00882AEE"/>
    <w:rsid w:val="00882D96"/>
    <w:rsid w:val="008831A2"/>
    <w:rsid w:val="008831BE"/>
    <w:rsid w:val="008831CB"/>
    <w:rsid w:val="0088352F"/>
    <w:rsid w:val="00883538"/>
    <w:rsid w:val="00883B61"/>
    <w:rsid w:val="00883CF1"/>
    <w:rsid w:val="0088407C"/>
    <w:rsid w:val="008851FA"/>
    <w:rsid w:val="00885532"/>
    <w:rsid w:val="00885ABC"/>
    <w:rsid w:val="00885BC4"/>
    <w:rsid w:val="00885C08"/>
    <w:rsid w:val="00885CA4"/>
    <w:rsid w:val="008866B7"/>
    <w:rsid w:val="00886A0D"/>
    <w:rsid w:val="00886E25"/>
    <w:rsid w:val="00886EAE"/>
    <w:rsid w:val="00887120"/>
    <w:rsid w:val="008871D4"/>
    <w:rsid w:val="008874A6"/>
    <w:rsid w:val="00887913"/>
    <w:rsid w:val="00887956"/>
    <w:rsid w:val="00887993"/>
    <w:rsid w:val="00887F91"/>
    <w:rsid w:val="0089089E"/>
    <w:rsid w:val="0089092D"/>
    <w:rsid w:val="00890D8D"/>
    <w:rsid w:val="00890FA1"/>
    <w:rsid w:val="00891331"/>
    <w:rsid w:val="00891699"/>
    <w:rsid w:val="00891C19"/>
    <w:rsid w:val="00891DDB"/>
    <w:rsid w:val="00891EAF"/>
    <w:rsid w:val="00892166"/>
    <w:rsid w:val="00892D00"/>
    <w:rsid w:val="0089373F"/>
    <w:rsid w:val="00893E66"/>
    <w:rsid w:val="00893FC0"/>
    <w:rsid w:val="008940FB"/>
    <w:rsid w:val="0089419D"/>
    <w:rsid w:val="00894252"/>
    <w:rsid w:val="00894398"/>
    <w:rsid w:val="0089444C"/>
    <w:rsid w:val="0089453A"/>
    <w:rsid w:val="00894557"/>
    <w:rsid w:val="00894705"/>
    <w:rsid w:val="00894730"/>
    <w:rsid w:val="0089475E"/>
    <w:rsid w:val="00894B19"/>
    <w:rsid w:val="00894E8D"/>
    <w:rsid w:val="008957ED"/>
    <w:rsid w:val="00895A90"/>
    <w:rsid w:val="00895B4C"/>
    <w:rsid w:val="00895DE0"/>
    <w:rsid w:val="0089613F"/>
    <w:rsid w:val="008961B4"/>
    <w:rsid w:val="008962A7"/>
    <w:rsid w:val="00896E32"/>
    <w:rsid w:val="00897BA0"/>
    <w:rsid w:val="00897BA8"/>
    <w:rsid w:val="00897D11"/>
    <w:rsid w:val="008A04CB"/>
    <w:rsid w:val="008A04D0"/>
    <w:rsid w:val="008A063D"/>
    <w:rsid w:val="008A0763"/>
    <w:rsid w:val="008A082C"/>
    <w:rsid w:val="008A0A83"/>
    <w:rsid w:val="008A1042"/>
    <w:rsid w:val="008A1517"/>
    <w:rsid w:val="008A15B4"/>
    <w:rsid w:val="008A17A4"/>
    <w:rsid w:val="008A1B70"/>
    <w:rsid w:val="008A208D"/>
    <w:rsid w:val="008A2661"/>
    <w:rsid w:val="008A2783"/>
    <w:rsid w:val="008A2B28"/>
    <w:rsid w:val="008A2C33"/>
    <w:rsid w:val="008A3347"/>
    <w:rsid w:val="008A3802"/>
    <w:rsid w:val="008A3B05"/>
    <w:rsid w:val="008A3FEB"/>
    <w:rsid w:val="008A4133"/>
    <w:rsid w:val="008A419C"/>
    <w:rsid w:val="008A433D"/>
    <w:rsid w:val="008A44D3"/>
    <w:rsid w:val="008A4A9A"/>
    <w:rsid w:val="008A4E0F"/>
    <w:rsid w:val="008A5240"/>
    <w:rsid w:val="008A529A"/>
    <w:rsid w:val="008A5605"/>
    <w:rsid w:val="008A57DF"/>
    <w:rsid w:val="008A5C0C"/>
    <w:rsid w:val="008A5F9A"/>
    <w:rsid w:val="008A5FC7"/>
    <w:rsid w:val="008A622F"/>
    <w:rsid w:val="008A645C"/>
    <w:rsid w:val="008A6DD3"/>
    <w:rsid w:val="008A716E"/>
    <w:rsid w:val="008A7176"/>
    <w:rsid w:val="008A77BA"/>
    <w:rsid w:val="008A7AD4"/>
    <w:rsid w:val="008A7D7A"/>
    <w:rsid w:val="008B00C5"/>
    <w:rsid w:val="008B068D"/>
    <w:rsid w:val="008B101A"/>
    <w:rsid w:val="008B13D9"/>
    <w:rsid w:val="008B168A"/>
    <w:rsid w:val="008B18F0"/>
    <w:rsid w:val="008B1A87"/>
    <w:rsid w:val="008B1C9A"/>
    <w:rsid w:val="008B25FF"/>
    <w:rsid w:val="008B28E5"/>
    <w:rsid w:val="008B3B1C"/>
    <w:rsid w:val="008B40B3"/>
    <w:rsid w:val="008B454B"/>
    <w:rsid w:val="008B4AB1"/>
    <w:rsid w:val="008B4F6D"/>
    <w:rsid w:val="008B5B86"/>
    <w:rsid w:val="008B5FBD"/>
    <w:rsid w:val="008B6537"/>
    <w:rsid w:val="008B6657"/>
    <w:rsid w:val="008B6746"/>
    <w:rsid w:val="008B6959"/>
    <w:rsid w:val="008B6EC2"/>
    <w:rsid w:val="008B6F34"/>
    <w:rsid w:val="008B716C"/>
    <w:rsid w:val="008B7232"/>
    <w:rsid w:val="008B750B"/>
    <w:rsid w:val="008B7525"/>
    <w:rsid w:val="008B7C96"/>
    <w:rsid w:val="008B7CE5"/>
    <w:rsid w:val="008B7D4A"/>
    <w:rsid w:val="008B7FA1"/>
    <w:rsid w:val="008C0A1A"/>
    <w:rsid w:val="008C175E"/>
    <w:rsid w:val="008C1822"/>
    <w:rsid w:val="008C1DB5"/>
    <w:rsid w:val="008C1E57"/>
    <w:rsid w:val="008C2138"/>
    <w:rsid w:val="008C25E0"/>
    <w:rsid w:val="008C2631"/>
    <w:rsid w:val="008C2E7C"/>
    <w:rsid w:val="008C3169"/>
    <w:rsid w:val="008C350B"/>
    <w:rsid w:val="008C36DD"/>
    <w:rsid w:val="008C4268"/>
    <w:rsid w:val="008C44ED"/>
    <w:rsid w:val="008C451F"/>
    <w:rsid w:val="008C463A"/>
    <w:rsid w:val="008C48C0"/>
    <w:rsid w:val="008C4E85"/>
    <w:rsid w:val="008C5401"/>
    <w:rsid w:val="008C5A05"/>
    <w:rsid w:val="008C5CB1"/>
    <w:rsid w:val="008C5FC9"/>
    <w:rsid w:val="008C6219"/>
    <w:rsid w:val="008C65C6"/>
    <w:rsid w:val="008C6901"/>
    <w:rsid w:val="008C6BF8"/>
    <w:rsid w:val="008C6C64"/>
    <w:rsid w:val="008C6EFB"/>
    <w:rsid w:val="008C72C9"/>
    <w:rsid w:val="008C73ED"/>
    <w:rsid w:val="008C7782"/>
    <w:rsid w:val="008C77C3"/>
    <w:rsid w:val="008C7E5A"/>
    <w:rsid w:val="008D0092"/>
    <w:rsid w:val="008D00F6"/>
    <w:rsid w:val="008D0328"/>
    <w:rsid w:val="008D041E"/>
    <w:rsid w:val="008D0D14"/>
    <w:rsid w:val="008D0E22"/>
    <w:rsid w:val="008D15BD"/>
    <w:rsid w:val="008D1613"/>
    <w:rsid w:val="008D1791"/>
    <w:rsid w:val="008D1B06"/>
    <w:rsid w:val="008D1C47"/>
    <w:rsid w:val="008D1D13"/>
    <w:rsid w:val="008D1DED"/>
    <w:rsid w:val="008D25FD"/>
    <w:rsid w:val="008D261F"/>
    <w:rsid w:val="008D2628"/>
    <w:rsid w:val="008D2F53"/>
    <w:rsid w:val="008D3118"/>
    <w:rsid w:val="008D3385"/>
    <w:rsid w:val="008D3452"/>
    <w:rsid w:val="008D3511"/>
    <w:rsid w:val="008D3A38"/>
    <w:rsid w:val="008D3E8F"/>
    <w:rsid w:val="008D4335"/>
    <w:rsid w:val="008D443C"/>
    <w:rsid w:val="008D44FD"/>
    <w:rsid w:val="008D468C"/>
    <w:rsid w:val="008D4C8D"/>
    <w:rsid w:val="008D5331"/>
    <w:rsid w:val="008D54A2"/>
    <w:rsid w:val="008D5679"/>
    <w:rsid w:val="008D5FA1"/>
    <w:rsid w:val="008D639F"/>
    <w:rsid w:val="008D64B9"/>
    <w:rsid w:val="008D6649"/>
    <w:rsid w:val="008D6C3D"/>
    <w:rsid w:val="008D72FB"/>
    <w:rsid w:val="008D7CC7"/>
    <w:rsid w:val="008E054E"/>
    <w:rsid w:val="008E0A95"/>
    <w:rsid w:val="008E0DB2"/>
    <w:rsid w:val="008E12DD"/>
    <w:rsid w:val="008E1911"/>
    <w:rsid w:val="008E1A99"/>
    <w:rsid w:val="008E1E97"/>
    <w:rsid w:val="008E1ECC"/>
    <w:rsid w:val="008E26FA"/>
    <w:rsid w:val="008E2858"/>
    <w:rsid w:val="008E2A30"/>
    <w:rsid w:val="008E2C1C"/>
    <w:rsid w:val="008E32CA"/>
    <w:rsid w:val="008E3452"/>
    <w:rsid w:val="008E3644"/>
    <w:rsid w:val="008E3781"/>
    <w:rsid w:val="008E3AD3"/>
    <w:rsid w:val="008E437D"/>
    <w:rsid w:val="008E4A32"/>
    <w:rsid w:val="008E553B"/>
    <w:rsid w:val="008E5F91"/>
    <w:rsid w:val="008E6653"/>
    <w:rsid w:val="008E6858"/>
    <w:rsid w:val="008E6C1B"/>
    <w:rsid w:val="008E6EC6"/>
    <w:rsid w:val="008E6EF1"/>
    <w:rsid w:val="008E6F3A"/>
    <w:rsid w:val="008E7350"/>
    <w:rsid w:val="008E74AB"/>
    <w:rsid w:val="008E7D7C"/>
    <w:rsid w:val="008E7E6D"/>
    <w:rsid w:val="008F0176"/>
    <w:rsid w:val="008F021A"/>
    <w:rsid w:val="008F02AA"/>
    <w:rsid w:val="008F040D"/>
    <w:rsid w:val="008F05AC"/>
    <w:rsid w:val="008F0739"/>
    <w:rsid w:val="008F094E"/>
    <w:rsid w:val="008F0A52"/>
    <w:rsid w:val="008F0B77"/>
    <w:rsid w:val="008F0C7A"/>
    <w:rsid w:val="008F1327"/>
    <w:rsid w:val="008F1409"/>
    <w:rsid w:val="008F19FA"/>
    <w:rsid w:val="008F1A6D"/>
    <w:rsid w:val="008F1BFB"/>
    <w:rsid w:val="008F1E29"/>
    <w:rsid w:val="008F1E8D"/>
    <w:rsid w:val="008F20F8"/>
    <w:rsid w:val="008F23BD"/>
    <w:rsid w:val="008F25B0"/>
    <w:rsid w:val="008F27B7"/>
    <w:rsid w:val="008F297C"/>
    <w:rsid w:val="008F2AFE"/>
    <w:rsid w:val="008F2B17"/>
    <w:rsid w:val="008F2C5C"/>
    <w:rsid w:val="008F2C5E"/>
    <w:rsid w:val="008F2F7F"/>
    <w:rsid w:val="008F2FA2"/>
    <w:rsid w:val="008F3130"/>
    <w:rsid w:val="008F3146"/>
    <w:rsid w:val="008F320F"/>
    <w:rsid w:val="008F329B"/>
    <w:rsid w:val="008F34A4"/>
    <w:rsid w:val="008F35C6"/>
    <w:rsid w:val="008F3659"/>
    <w:rsid w:val="008F3687"/>
    <w:rsid w:val="008F4047"/>
    <w:rsid w:val="008F41EC"/>
    <w:rsid w:val="008F4DD2"/>
    <w:rsid w:val="008F4F89"/>
    <w:rsid w:val="008F4FD8"/>
    <w:rsid w:val="008F5024"/>
    <w:rsid w:val="008F56B9"/>
    <w:rsid w:val="008F589E"/>
    <w:rsid w:val="008F5E24"/>
    <w:rsid w:val="008F5EB2"/>
    <w:rsid w:val="008F63C1"/>
    <w:rsid w:val="008F6A51"/>
    <w:rsid w:val="008F6F7D"/>
    <w:rsid w:val="008F7103"/>
    <w:rsid w:val="008F74E5"/>
    <w:rsid w:val="008F7586"/>
    <w:rsid w:val="008F777B"/>
    <w:rsid w:val="008F78B7"/>
    <w:rsid w:val="008F7CDC"/>
    <w:rsid w:val="008F7D2E"/>
    <w:rsid w:val="008F7F87"/>
    <w:rsid w:val="008F7FCE"/>
    <w:rsid w:val="00900064"/>
    <w:rsid w:val="009000AA"/>
    <w:rsid w:val="00900B1F"/>
    <w:rsid w:val="00901025"/>
    <w:rsid w:val="0090138A"/>
    <w:rsid w:val="00901789"/>
    <w:rsid w:val="0090185E"/>
    <w:rsid w:val="00901ACE"/>
    <w:rsid w:val="009023CC"/>
    <w:rsid w:val="0090242F"/>
    <w:rsid w:val="009024E3"/>
    <w:rsid w:val="00902843"/>
    <w:rsid w:val="0090291B"/>
    <w:rsid w:val="00902D33"/>
    <w:rsid w:val="00902E1F"/>
    <w:rsid w:val="009033CD"/>
    <w:rsid w:val="009036B0"/>
    <w:rsid w:val="009036D3"/>
    <w:rsid w:val="00903885"/>
    <w:rsid w:val="00903B19"/>
    <w:rsid w:val="00903BEB"/>
    <w:rsid w:val="00903FE9"/>
    <w:rsid w:val="009042A1"/>
    <w:rsid w:val="009045B0"/>
    <w:rsid w:val="00904743"/>
    <w:rsid w:val="00904928"/>
    <w:rsid w:val="00904AEC"/>
    <w:rsid w:val="00904B69"/>
    <w:rsid w:val="00905200"/>
    <w:rsid w:val="0090533D"/>
    <w:rsid w:val="0090578E"/>
    <w:rsid w:val="00905CAE"/>
    <w:rsid w:val="00905D8D"/>
    <w:rsid w:val="00906078"/>
    <w:rsid w:val="009061D1"/>
    <w:rsid w:val="009063BE"/>
    <w:rsid w:val="009065D3"/>
    <w:rsid w:val="00906EA8"/>
    <w:rsid w:val="0090722C"/>
    <w:rsid w:val="0090745D"/>
    <w:rsid w:val="00907841"/>
    <w:rsid w:val="0090784C"/>
    <w:rsid w:val="009079CF"/>
    <w:rsid w:val="00907B34"/>
    <w:rsid w:val="0091081F"/>
    <w:rsid w:val="00910B11"/>
    <w:rsid w:val="00910D59"/>
    <w:rsid w:val="00910E23"/>
    <w:rsid w:val="009110B7"/>
    <w:rsid w:val="009110DC"/>
    <w:rsid w:val="009111B8"/>
    <w:rsid w:val="00911316"/>
    <w:rsid w:val="0091147D"/>
    <w:rsid w:val="009117F9"/>
    <w:rsid w:val="00911C6B"/>
    <w:rsid w:val="00911E81"/>
    <w:rsid w:val="00911F2B"/>
    <w:rsid w:val="00911F7F"/>
    <w:rsid w:val="00912057"/>
    <w:rsid w:val="00912271"/>
    <w:rsid w:val="00912587"/>
    <w:rsid w:val="009128DE"/>
    <w:rsid w:val="00912B20"/>
    <w:rsid w:val="00912E43"/>
    <w:rsid w:val="009131D5"/>
    <w:rsid w:val="009131E8"/>
    <w:rsid w:val="009138CB"/>
    <w:rsid w:val="00913D2B"/>
    <w:rsid w:val="00913E4D"/>
    <w:rsid w:val="009144DB"/>
    <w:rsid w:val="00914772"/>
    <w:rsid w:val="009147E3"/>
    <w:rsid w:val="0091488A"/>
    <w:rsid w:val="009148AA"/>
    <w:rsid w:val="00914A0C"/>
    <w:rsid w:val="00914CD1"/>
    <w:rsid w:val="0091555C"/>
    <w:rsid w:val="00915CA6"/>
    <w:rsid w:val="00916513"/>
    <w:rsid w:val="00916582"/>
    <w:rsid w:val="009166D0"/>
    <w:rsid w:val="00916770"/>
    <w:rsid w:val="00916941"/>
    <w:rsid w:val="00916B05"/>
    <w:rsid w:val="00916DCE"/>
    <w:rsid w:val="0091739B"/>
    <w:rsid w:val="00917921"/>
    <w:rsid w:val="00917A86"/>
    <w:rsid w:val="00917B59"/>
    <w:rsid w:val="00917B7A"/>
    <w:rsid w:val="00917C21"/>
    <w:rsid w:val="00917ECC"/>
    <w:rsid w:val="00917ED8"/>
    <w:rsid w:val="00920025"/>
    <w:rsid w:val="00920042"/>
    <w:rsid w:val="00920095"/>
    <w:rsid w:val="00920F41"/>
    <w:rsid w:val="0092101B"/>
    <w:rsid w:val="009215AF"/>
    <w:rsid w:val="0092164E"/>
    <w:rsid w:val="00921911"/>
    <w:rsid w:val="00921B17"/>
    <w:rsid w:val="00921D5F"/>
    <w:rsid w:val="00921E98"/>
    <w:rsid w:val="00922107"/>
    <w:rsid w:val="00922556"/>
    <w:rsid w:val="00922588"/>
    <w:rsid w:val="009225A9"/>
    <w:rsid w:val="00922832"/>
    <w:rsid w:val="00922D25"/>
    <w:rsid w:val="00922DCC"/>
    <w:rsid w:val="009236A1"/>
    <w:rsid w:val="009237BE"/>
    <w:rsid w:val="009239E6"/>
    <w:rsid w:val="00923AFA"/>
    <w:rsid w:val="00923B83"/>
    <w:rsid w:val="009244D1"/>
    <w:rsid w:val="00924C9C"/>
    <w:rsid w:val="00924EB5"/>
    <w:rsid w:val="0092535E"/>
    <w:rsid w:val="00925373"/>
    <w:rsid w:val="00925549"/>
    <w:rsid w:val="009256F3"/>
    <w:rsid w:val="0092570D"/>
    <w:rsid w:val="00925A85"/>
    <w:rsid w:val="009263A1"/>
    <w:rsid w:val="00926443"/>
    <w:rsid w:val="00926874"/>
    <w:rsid w:val="009269BF"/>
    <w:rsid w:val="00926B3D"/>
    <w:rsid w:val="00927246"/>
    <w:rsid w:val="00927275"/>
    <w:rsid w:val="009276A3"/>
    <w:rsid w:val="00927D28"/>
    <w:rsid w:val="00927F9D"/>
    <w:rsid w:val="0093034C"/>
    <w:rsid w:val="00930432"/>
    <w:rsid w:val="00930807"/>
    <w:rsid w:val="00930998"/>
    <w:rsid w:val="00930ABB"/>
    <w:rsid w:val="00930F6A"/>
    <w:rsid w:val="00931692"/>
    <w:rsid w:val="0093197C"/>
    <w:rsid w:val="00932142"/>
    <w:rsid w:val="00932152"/>
    <w:rsid w:val="00932310"/>
    <w:rsid w:val="00932383"/>
    <w:rsid w:val="009324F9"/>
    <w:rsid w:val="009329F2"/>
    <w:rsid w:val="00932CF8"/>
    <w:rsid w:val="00932D7A"/>
    <w:rsid w:val="00932E92"/>
    <w:rsid w:val="00933550"/>
    <w:rsid w:val="009335FC"/>
    <w:rsid w:val="00933803"/>
    <w:rsid w:val="0093381B"/>
    <w:rsid w:val="009338C1"/>
    <w:rsid w:val="00933A31"/>
    <w:rsid w:val="00933BE1"/>
    <w:rsid w:val="00933C07"/>
    <w:rsid w:val="00933DB7"/>
    <w:rsid w:val="00933E33"/>
    <w:rsid w:val="009341EA"/>
    <w:rsid w:val="009344C0"/>
    <w:rsid w:val="00934A49"/>
    <w:rsid w:val="00934E07"/>
    <w:rsid w:val="009366A3"/>
    <w:rsid w:val="00936DB4"/>
    <w:rsid w:val="00936F2E"/>
    <w:rsid w:val="00936F89"/>
    <w:rsid w:val="00936FA6"/>
    <w:rsid w:val="00937529"/>
    <w:rsid w:val="00937610"/>
    <w:rsid w:val="009376A9"/>
    <w:rsid w:val="00937740"/>
    <w:rsid w:val="00937772"/>
    <w:rsid w:val="00937B72"/>
    <w:rsid w:val="00937CBB"/>
    <w:rsid w:val="00937DF0"/>
    <w:rsid w:val="009400F0"/>
    <w:rsid w:val="009401DE"/>
    <w:rsid w:val="009403A6"/>
    <w:rsid w:val="009405B8"/>
    <w:rsid w:val="00940640"/>
    <w:rsid w:val="00940679"/>
    <w:rsid w:val="00940A03"/>
    <w:rsid w:val="00941100"/>
    <w:rsid w:val="009413C8"/>
    <w:rsid w:val="00941598"/>
    <w:rsid w:val="00941645"/>
    <w:rsid w:val="00941655"/>
    <w:rsid w:val="00941860"/>
    <w:rsid w:val="00941CC4"/>
    <w:rsid w:val="00941D0A"/>
    <w:rsid w:val="00941F18"/>
    <w:rsid w:val="0094225F"/>
    <w:rsid w:val="009425E2"/>
    <w:rsid w:val="0094279F"/>
    <w:rsid w:val="00942A9B"/>
    <w:rsid w:val="00942DBE"/>
    <w:rsid w:val="00942EB1"/>
    <w:rsid w:val="009436C9"/>
    <w:rsid w:val="00943BA0"/>
    <w:rsid w:val="00943F76"/>
    <w:rsid w:val="00943FA7"/>
    <w:rsid w:val="009443B5"/>
    <w:rsid w:val="009447C1"/>
    <w:rsid w:val="009447D4"/>
    <w:rsid w:val="009448FF"/>
    <w:rsid w:val="00944BF4"/>
    <w:rsid w:val="00944D89"/>
    <w:rsid w:val="00945014"/>
    <w:rsid w:val="0094559C"/>
    <w:rsid w:val="009457C6"/>
    <w:rsid w:val="00945C73"/>
    <w:rsid w:val="00945FA4"/>
    <w:rsid w:val="009462B8"/>
    <w:rsid w:val="009465DA"/>
    <w:rsid w:val="009469A1"/>
    <w:rsid w:val="00947021"/>
    <w:rsid w:val="0094732D"/>
    <w:rsid w:val="009473D0"/>
    <w:rsid w:val="009479BB"/>
    <w:rsid w:val="009479C3"/>
    <w:rsid w:val="00947A0A"/>
    <w:rsid w:val="00947C0C"/>
    <w:rsid w:val="00947E74"/>
    <w:rsid w:val="009502E1"/>
    <w:rsid w:val="009508E2"/>
    <w:rsid w:val="00950CD7"/>
    <w:rsid w:val="00950CDC"/>
    <w:rsid w:val="0095114E"/>
    <w:rsid w:val="00951875"/>
    <w:rsid w:val="00951EAE"/>
    <w:rsid w:val="00951F31"/>
    <w:rsid w:val="009520F8"/>
    <w:rsid w:val="00952201"/>
    <w:rsid w:val="00952308"/>
    <w:rsid w:val="009525B3"/>
    <w:rsid w:val="00952BE2"/>
    <w:rsid w:val="00953287"/>
    <w:rsid w:val="00953394"/>
    <w:rsid w:val="00953DE0"/>
    <w:rsid w:val="009542A4"/>
    <w:rsid w:val="00954D3B"/>
    <w:rsid w:val="00954E16"/>
    <w:rsid w:val="009551CA"/>
    <w:rsid w:val="00955440"/>
    <w:rsid w:val="00955B61"/>
    <w:rsid w:val="00955BA7"/>
    <w:rsid w:val="00955EE8"/>
    <w:rsid w:val="0095610A"/>
    <w:rsid w:val="0095610F"/>
    <w:rsid w:val="009562F1"/>
    <w:rsid w:val="00956337"/>
    <w:rsid w:val="00956648"/>
    <w:rsid w:val="0095697D"/>
    <w:rsid w:val="00956983"/>
    <w:rsid w:val="00956DC9"/>
    <w:rsid w:val="009575B8"/>
    <w:rsid w:val="00957641"/>
    <w:rsid w:val="009578DE"/>
    <w:rsid w:val="0095797A"/>
    <w:rsid w:val="00957FDA"/>
    <w:rsid w:val="00960275"/>
    <w:rsid w:val="00960905"/>
    <w:rsid w:val="00960A50"/>
    <w:rsid w:val="00960AAA"/>
    <w:rsid w:val="00960CA1"/>
    <w:rsid w:val="00960F3B"/>
    <w:rsid w:val="00961B74"/>
    <w:rsid w:val="0096207F"/>
    <w:rsid w:val="00962394"/>
    <w:rsid w:val="00962663"/>
    <w:rsid w:val="009627B4"/>
    <w:rsid w:val="009627CD"/>
    <w:rsid w:val="00962DB0"/>
    <w:rsid w:val="00963007"/>
    <w:rsid w:val="00963048"/>
    <w:rsid w:val="009630BD"/>
    <w:rsid w:val="009631F4"/>
    <w:rsid w:val="00963728"/>
    <w:rsid w:val="00963A8D"/>
    <w:rsid w:val="00963B4C"/>
    <w:rsid w:val="00964201"/>
    <w:rsid w:val="00964260"/>
    <w:rsid w:val="009642E2"/>
    <w:rsid w:val="00964367"/>
    <w:rsid w:val="00964463"/>
    <w:rsid w:val="009646BE"/>
    <w:rsid w:val="00964D4A"/>
    <w:rsid w:val="00964D7B"/>
    <w:rsid w:val="00965222"/>
    <w:rsid w:val="00965315"/>
    <w:rsid w:val="00965DBE"/>
    <w:rsid w:val="00965FC6"/>
    <w:rsid w:val="00966007"/>
    <w:rsid w:val="009663FA"/>
    <w:rsid w:val="00966554"/>
    <w:rsid w:val="00966859"/>
    <w:rsid w:val="009668E5"/>
    <w:rsid w:val="00966BE4"/>
    <w:rsid w:val="00966C12"/>
    <w:rsid w:val="00966C6C"/>
    <w:rsid w:val="00966C92"/>
    <w:rsid w:val="00967055"/>
    <w:rsid w:val="009672E2"/>
    <w:rsid w:val="0096757D"/>
    <w:rsid w:val="00967DEC"/>
    <w:rsid w:val="00967ED6"/>
    <w:rsid w:val="00970415"/>
    <w:rsid w:val="00970445"/>
    <w:rsid w:val="0097063C"/>
    <w:rsid w:val="0097070F"/>
    <w:rsid w:val="00970B35"/>
    <w:rsid w:val="00970CCA"/>
    <w:rsid w:val="00970DD2"/>
    <w:rsid w:val="00971B16"/>
    <w:rsid w:val="00972283"/>
    <w:rsid w:val="009722C8"/>
    <w:rsid w:val="00972436"/>
    <w:rsid w:val="00972715"/>
    <w:rsid w:val="00972990"/>
    <w:rsid w:val="00972B20"/>
    <w:rsid w:val="00972DD8"/>
    <w:rsid w:val="00972DFC"/>
    <w:rsid w:val="00972F3D"/>
    <w:rsid w:val="00973B3C"/>
    <w:rsid w:val="0097418D"/>
    <w:rsid w:val="00975372"/>
    <w:rsid w:val="00975388"/>
    <w:rsid w:val="009754AD"/>
    <w:rsid w:val="009762C8"/>
    <w:rsid w:val="0097674A"/>
    <w:rsid w:val="00976790"/>
    <w:rsid w:val="009767DA"/>
    <w:rsid w:val="00977517"/>
    <w:rsid w:val="00977806"/>
    <w:rsid w:val="00977E7C"/>
    <w:rsid w:val="00980132"/>
    <w:rsid w:val="0098023F"/>
    <w:rsid w:val="009804ED"/>
    <w:rsid w:val="009806D4"/>
    <w:rsid w:val="009806F1"/>
    <w:rsid w:val="009807E9"/>
    <w:rsid w:val="009815D5"/>
    <w:rsid w:val="009818C8"/>
    <w:rsid w:val="00981BBF"/>
    <w:rsid w:val="00981E65"/>
    <w:rsid w:val="00982419"/>
    <w:rsid w:val="009829AA"/>
    <w:rsid w:val="00982E92"/>
    <w:rsid w:val="009833DA"/>
    <w:rsid w:val="009837BD"/>
    <w:rsid w:val="00984096"/>
    <w:rsid w:val="0098442B"/>
    <w:rsid w:val="0098456E"/>
    <w:rsid w:val="0098459D"/>
    <w:rsid w:val="00984B52"/>
    <w:rsid w:val="00984DE2"/>
    <w:rsid w:val="00984FE0"/>
    <w:rsid w:val="00985740"/>
    <w:rsid w:val="00985BEF"/>
    <w:rsid w:val="00985C54"/>
    <w:rsid w:val="0098625A"/>
    <w:rsid w:val="009866FF"/>
    <w:rsid w:val="00986AA0"/>
    <w:rsid w:val="00986B34"/>
    <w:rsid w:val="00986CB8"/>
    <w:rsid w:val="00987356"/>
    <w:rsid w:val="0098761C"/>
    <w:rsid w:val="00987A8A"/>
    <w:rsid w:val="00987DBB"/>
    <w:rsid w:val="00987E90"/>
    <w:rsid w:val="009900FA"/>
    <w:rsid w:val="0099042B"/>
    <w:rsid w:val="00990BB5"/>
    <w:rsid w:val="00991349"/>
    <w:rsid w:val="009914A6"/>
    <w:rsid w:val="00991940"/>
    <w:rsid w:val="00991997"/>
    <w:rsid w:val="00991DA2"/>
    <w:rsid w:val="009922AA"/>
    <w:rsid w:val="00992B1F"/>
    <w:rsid w:val="0099366D"/>
    <w:rsid w:val="009936CB"/>
    <w:rsid w:val="00993DEA"/>
    <w:rsid w:val="0099400D"/>
    <w:rsid w:val="0099437D"/>
    <w:rsid w:val="00994583"/>
    <w:rsid w:val="009945E1"/>
    <w:rsid w:val="00994764"/>
    <w:rsid w:val="00994820"/>
    <w:rsid w:val="0099490D"/>
    <w:rsid w:val="009949BD"/>
    <w:rsid w:val="00995189"/>
    <w:rsid w:val="00995387"/>
    <w:rsid w:val="0099555E"/>
    <w:rsid w:val="009958C4"/>
    <w:rsid w:val="00995B4E"/>
    <w:rsid w:val="0099612C"/>
    <w:rsid w:val="00996162"/>
    <w:rsid w:val="0099619B"/>
    <w:rsid w:val="00996441"/>
    <w:rsid w:val="009965B4"/>
    <w:rsid w:val="00996964"/>
    <w:rsid w:val="00996B06"/>
    <w:rsid w:val="00996BF0"/>
    <w:rsid w:val="00996CDE"/>
    <w:rsid w:val="00996D43"/>
    <w:rsid w:val="00996E0E"/>
    <w:rsid w:val="009971FC"/>
    <w:rsid w:val="009972F5"/>
    <w:rsid w:val="009977F4"/>
    <w:rsid w:val="00997ABB"/>
    <w:rsid w:val="00997C71"/>
    <w:rsid w:val="009A02AF"/>
    <w:rsid w:val="009A02D6"/>
    <w:rsid w:val="009A039A"/>
    <w:rsid w:val="009A0A93"/>
    <w:rsid w:val="009A0AA1"/>
    <w:rsid w:val="009A0C1F"/>
    <w:rsid w:val="009A13E3"/>
    <w:rsid w:val="009A15A2"/>
    <w:rsid w:val="009A1669"/>
    <w:rsid w:val="009A17BD"/>
    <w:rsid w:val="009A1B7E"/>
    <w:rsid w:val="009A1D90"/>
    <w:rsid w:val="009A1F80"/>
    <w:rsid w:val="009A2197"/>
    <w:rsid w:val="009A24F2"/>
    <w:rsid w:val="009A27E0"/>
    <w:rsid w:val="009A29AE"/>
    <w:rsid w:val="009A2D3D"/>
    <w:rsid w:val="009A303B"/>
    <w:rsid w:val="009A322C"/>
    <w:rsid w:val="009A3405"/>
    <w:rsid w:val="009A35F5"/>
    <w:rsid w:val="009A3912"/>
    <w:rsid w:val="009A3A04"/>
    <w:rsid w:val="009A3DDE"/>
    <w:rsid w:val="009A484F"/>
    <w:rsid w:val="009A4982"/>
    <w:rsid w:val="009A50F4"/>
    <w:rsid w:val="009A5477"/>
    <w:rsid w:val="009A5A45"/>
    <w:rsid w:val="009A67D7"/>
    <w:rsid w:val="009A730E"/>
    <w:rsid w:val="009A7A96"/>
    <w:rsid w:val="009A7CC5"/>
    <w:rsid w:val="009A7DEC"/>
    <w:rsid w:val="009A7FC8"/>
    <w:rsid w:val="009B0030"/>
    <w:rsid w:val="009B0455"/>
    <w:rsid w:val="009B06BA"/>
    <w:rsid w:val="009B08D2"/>
    <w:rsid w:val="009B08F7"/>
    <w:rsid w:val="009B0A34"/>
    <w:rsid w:val="009B0CA6"/>
    <w:rsid w:val="009B0FD8"/>
    <w:rsid w:val="009B10D3"/>
    <w:rsid w:val="009B11EA"/>
    <w:rsid w:val="009B1234"/>
    <w:rsid w:val="009B1618"/>
    <w:rsid w:val="009B173A"/>
    <w:rsid w:val="009B17F2"/>
    <w:rsid w:val="009B17FD"/>
    <w:rsid w:val="009B186A"/>
    <w:rsid w:val="009B1B25"/>
    <w:rsid w:val="009B1FB3"/>
    <w:rsid w:val="009B220E"/>
    <w:rsid w:val="009B2292"/>
    <w:rsid w:val="009B232B"/>
    <w:rsid w:val="009B25FB"/>
    <w:rsid w:val="009B2628"/>
    <w:rsid w:val="009B2C24"/>
    <w:rsid w:val="009B2F48"/>
    <w:rsid w:val="009B2FA0"/>
    <w:rsid w:val="009B313F"/>
    <w:rsid w:val="009B3555"/>
    <w:rsid w:val="009B368E"/>
    <w:rsid w:val="009B3FB5"/>
    <w:rsid w:val="009B40B5"/>
    <w:rsid w:val="009B4283"/>
    <w:rsid w:val="009B469A"/>
    <w:rsid w:val="009B475E"/>
    <w:rsid w:val="009B47E2"/>
    <w:rsid w:val="009B49BB"/>
    <w:rsid w:val="009B552F"/>
    <w:rsid w:val="009B56EE"/>
    <w:rsid w:val="009B57C2"/>
    <w:rsid w:val="009B5BDB"/>
    <w:rsid w:val="009B5D75"/>
    <w:rsid w:val="009B5FC2"/>
    <w:rsid w:val="009B6945"/>
    <w:rsid w:val="009B6BD3"/>
    <w:rsid w:val="009B714B"/>
    <w:rsid w:val="009B7BCF"/>
    <w:rsid w:val="009B7C4C"/>
    <w:rsid w:val="009B7E00"/>
    <w:rsid w:val="009C0389"/>
    <w:rsid w:val="009C03AC"/>
    <w:rsid w:val="009C0A4F"/>
    <w:rsid w:val="009C0CCC"/>
    <w:rsid w:val="009C0DDB"/>
    <w:rsid w:val="009C1561"/>
    <w:rsid w:val="009C1C3C"/>
    <w:rsid w:val="009C2124"/>
    <w:rsid w:val="009C2145"/>
    <w:rsid w:val="009C22A0"/>
    <w:rsid w:val="009C2471"/>
    <w:rsid w:val="009C2527"/>
    <w:rsid w:val="009C27DC"/>
    <w:rsid w:val="009C2836"/>
    <w:rsid w:val="009C362C"/>
    <w:rsid w:val="009C3CFF"/>
    <w:rsid w:val="009C3E79"/>
    <w:rsid w:val="009C4203"/>
    <w:rsid w:val="009C438A"/>
    <w:rsid w:val="009C43F6"/>
    <w:rsid w:val="009C440B"/>
    <w:rsid w:val="009C443A"/>
    <w:rsid w:val="009C45E6"/>
    <w:rsid w:val="009C4DDF"/>
    <w:rsid w:val="009C4E56"/>
    <w:rsid w:val="009C4F3D"/>
    <w:rsid w:val="009C564C"/>
    <w:rsid w:val="009C5658"/>
    <w:rsid w:val="009C5A64"/>
    <w:rsid w:val="009C5B23"/>
    <w:rsid w:val="009C5E35"/>
    <w:rsid w:val="009C632A"/>
    <w:rsid w:val="009C6774"/>
    <w:rsid w:val="009C6C39"/>
    <w:rsid w:val="009C6D07"/>
    <w:rsid w:val="009C7276"/>
    <w:rsid w:val="009C7769"/>
    <w:rsid w:val="009C78DB"/>
    <w:rsid w:val="009C798E"/>
    <w:rsid w:val="009C7A91"/>
    <w:rsid w:val="009C7B09"/>
    <w:rsid w:val="009C7D0D"/>
    <w:rsid w:val="009C7FA7"/>
    <w:rsid w:val="009D021A"/>
    <w:rsid w:val="009D0250"/>
    <w:rsid w:val="009D02DD"/>
    <w:rsid w:val="009D0451"/>
    <w:rsid w:val="009D08A5"/>
    <w:rsid w:val="009D0A50"/>
    <w:rsid w:val="009D0F39"/>
    <w:rsid w:val="009D0F5F"/>
    <w:rsid w:val="009D11C4"/>
    <w:rsid w:val="009D13E2"/>
    <w:rsid w:val="009D18BA"/>
    <w:rsid w:val="009D1C93"/>
    <w:rsid w:val="009D21A0"/>
    <w:rsid w:val="009D252F"/>
    <w:rsid w:val="009D2779"/>
    <w:rsid w:val="009D2987"/>
    <w:rsid w:val="009D339A"/>
    <w:rsid w:val="009D352C"/>
    <w:rsid w:val="009D3801"/>
    <w:rsid w:val="009D3BD0"/>
    <w:rsid w:val="009D3F19"/>
    <w:rsid w:val="009D4304"/>
    <w:rsid w:val="009D47C6"/>
    <w:rsid w:val="009D488E"/>
    <w:rsid w:val="009D4992"/>
    <w:rsid w:val="009D4999"/>
    <w:rsid w:val="009D49B1"/>
    <w:rsid w:val="009D4A32"/>
    <w:rsid w:val="009D4A53"/>
    <w:rsid w:val="009D4BD7"/>
    <w:rsid w:val="009D4C1B"/>
    <w:rsid w:val="009D541C"/>
    <w:rsid w:val="009D5D50"/>
    <w:rsid w:val="009D63F6"/>
    <w:rsid w:val="009D65A7"/>
    <w:rsid w:val="009D66BE"/>
    <w:rsid w:val="009D69DA"/>
    <w:rsid w:val="009D6BCA"/>
    <w:rsid w:val="009D6D19"/>
    <w:rsid w:val="009D6F28"/>
    <w:rsid w:val="009D702B"/>
    <w:rsid w:val="009D7238"/>
    <w:rsid w:val="009D7654"/>
    <w:rsid w:val="009D766E"/>
    <w:rsid w:val="009D7A6D"/>
    <w:rsid w:val="009D7BB4"/>
    <w:rsid w:val="009E00C0"/>
    <w:rsid w:val="009E04ED"/>
    <w:rsid w:val="009E0861"/>
    <w:rsid w:val="009E08FC"/>
    <w:rsid w:val="009E0CE5"/>
    <w:rsid w:val="009E0E28"/>
    <w:rsid w:val="009E145E"/>
    <w:rsid w:val="009E15AE"/>
    <w:rsid w:val="009E15EC"/>
    <w:rsid w:val="009E1648"/>
    <w:rsid w:val="009E191F"/>
    <w:rsid w:val="009E1931"/>
    <w:rsid w:val="009E1995"/>
    <w:rsid w:val="009E1A46"/>
    <w:rsid w:val="009E1D96"/>
    <w:rsid w:val="009E1DD6"/>
    <w:rsid w:val="009E2251"/>
    <w:rsid w:val="009E2576"/>
    <w:rsid w:val="009E265B"/>
    <w:rsid w:val="009E274E"/>
    <w:rsid w:val="009E2CD5"/>
    <w:rsid w:val="009E3481"/>
    <w:rsid w:val="009E378E"/>
    <w:rsid w:val="009E3791"/>
    <w:rsid w:val="009E3BEC"/>
    <w:rsid w:val="009E4179"/>
    <w:rsid w:val="009E431F"/>
    <w:rsid w:val="009E4328"/>
    <w:rsid w:val="009E4F52"/>
    <w:rsid w:val="009E5285"/>
    <w:rsid w:val="009E52BA"/>
    <w:rsid w:val="009E53B7"/>
    <w:rsid w:val="009E5498"/>
    <w:rsid w:val="009E54B2"/>
    <w:rsid w:val="009E5A2F"/>
    <w:rsid w:val="009E5CE1"/>
    <w:rsid w:val="009E60E6"/>
    <w:rsid w:val="009E627A"/>
    <w:rsid w:val="009E6351"/>
    <w:rsid w:val="009E64C8"/>
    <w:rsid w:val="009E6501"/>
    <w:rsid w:val="009E660C"/>
    <w:rsid w:val="009E6672"/>
    <w:rsid w:val="009E6A57"/>
    <w:rsid w:val="009E6EA1"/>
    <w:rsid w:val="009E6FA1"/>
    <w:rsid w:val="009E7156"/>
    <w:rsid w:val="009E761F"/>
    <w:rsid w:val="009E797D"/>
    <w:rsid w:val="009E7B96"/>
    <w:rsid w:val="009E7D67"/>
    <w:rsid w:val="009E7E70"/>
    <w:rsid w:val="009F0367"/>
    <w:rsid w:val="009F05C5"/>
    <w:rsid w:val="009F0663"/>
    <w:rsid w:val="009F09A1"/>
    <w:rsid w:val="009F0EF6"/>
    <w:rsid w:val="009F1361"/>
    <w:rsid w:val="009F1390"/>
    <w:rsid w:val="009F14B5"/>
    <w:rsid w:val="009F174F"/>
    <w:rsid w:val="009F1DAE"/>
    <w:rsid w:val="009F2343"/>
    <w:rsid w:val="009F248A"/>
    <w:rsid w:val="009F2785"/>
    <w:rsid w:val="009F330F"/>
    <w:rsid w:val="009F344F"/>
    <w:rsid w:val="009F3806"/>
    <w:rsid w:val="009F3872"/>
    <w:rsid w:val="009F3AB8"/>
    <w:rsid w:val="009F3ACD"/>
    <w:rsid w:val="009F3BDB"/>
    <w:rsid w:val="009F3F7D"/>
    <w:rsid w:val="009F40C8"/>
    <w:rsid w:val="009F46C7"/>
    <w:rsid w:val="009F4DE7"/>
    <w:rsid w:val="009F5424"/>
    <w:rsid w:val="009F5713"/>
    <w:rsid w:val="009F576A"/>
    <w:rsid w:val="009F5EBD"/>
    <w:rsid w:val="009F5F60"/>
    <w:rsid w:val="009F6455"/>
    <w:rsid w:val="009F650A"/>
    <w:rsid w:val="009F6527"/>
    <w:rsid w:val="009F6599"/>
    <w:rsid w:val="009F67F9"/>
    <w:rsid w:val="009F6D6E"/>
    <w:rsid w:val="009F6F16"/>
    <w:rsid w:val="009F7AE0"/>
    <w:rsid w:val="009F7D73"/>
    <w:rsid w:val="009F7F50"/>
    <w:rsid w:val="00A004B1"/>
    <w:rsid w:val="00A00913"/>
    <w:rsid w:val="00A0099E"/>
    <w:rsid w:val="00A00DC5"/>
    <w:rsid w:val="00A0148E"/>
    <w:rsid w:val="00A01622"/>
    <w:rsid w:val="00A0169D"/>
    <w:rsid w:val="00A01997"/>
    <w:rsid w:val="00A019EF"/>
    <w:rsid w:val="00A01A33"/>
    <w:rsid w:val="00A01B33"/>
    <w:rsid w:val="00A01BD9"/>
    <w:rsid w:val="00A01F8A"/>
    <w:rsid w:val="00A01FD9"/>
    <w:rsid w:val="00A01FEA"/>
    <w:rsid w:val="00A02116"/>
    <w:rsid w:val="00A0251E"/>
    <w:rsid w:val="00A0275A"/>
    <w:rsid w:val="00A0276B"/>
    <w:rsid w:val="00A02824"/>
    <w:rsid w:val="00A028E9"/>
    <w:rsid w:val="00A02AF2"/>
    <w:rsid w:val="00A02FC4"/>
    <w:rsid w:val="00A03ADB"/>
    <w:rsid w:val="00A03BF6"/>
    <w:rsid w:val="00A03F4D"/>
    <w:rsid w:val="00A03FD8"/>
    <w:rsid w:val="00A04C88"/>
    <w:rsid w:val="00A04ED7"/>
    <w:rsid w:val="00A052B5"/>
    <w:rsid w:val="00A0547A"/>
    <w:rsid w:val="00A0586D"/>
    <w:rsid w:val="00A05D92"/>
    <w:rsid w:val="00A05E39"/>
    <w:rsid w:val="00A0652F"/>
    <w:rsid w:val="00A06933"/>
    <w:rsid w:val="00A06AA4"/>
    <w:rsid w:val="00A06AFA"/>
    <w:rsid w:val="00A06B5A"/>
    <w:rsid w:val="00A07771"/>
    <w:rsid w:val="00A07E65"/>
    <w:rsid w:val="00A10664"/>
    <w:rsid w:val="00A107C6"/>
    <w:rsid w:val="00A10A6C"/>
    <w:rsid w:val="00A10BD5"/>
    <w:rsid w:val="00A10D42"/>
    <w:rsid w:val="00A10F15"/>
    <w:rsid w:val="00A110D1"/>
    <w:rsid w:val="00A1240D"/>
    <w:rsid w:val="00A12603"/>
    <w:rsid w:val="00A12E52"/>
    <w:rsid w:val="00A12EAF"/>
    <w:rsid w:val="00A12EF2"/>
    <w:rsid w:val="00A13110"/>
    <w:rsid w:val="00A1343B"/>
    <w:rsid w:val="00A13B66"/>
    <w:rsid w:val="00A141E4"/>
    <w:rsid w:val="00A14257"/>
    <w:rsid w:val="00A1430F"/>
    <w:rsid w:val="00A1446B"/>
    <w:rsid w:val="00A147CF"/>
    <w:rsid w:val="00A148E1"/>
    <w:rsid w:val="00A149C2"/>
    <w:rsid w:val="00A14A35"/>
    <w:rsid w:val="00A14A50"/>
    <w:rsid w:val="00A150DE"/>
    <w:rsid w:val="00A159E3"/>
    <w:rsid w:val="00A15A0C"/>
    <w:rsid w:val="00A164BE"/>
    <w:rsid w:val="00A169B9"/>
    <w:rsid w:val="00A16DCF"/>
    <w:rsid w:val="00A17272"/>
    <w:rsid w:val="00A1774B"/>
    <w:rsid w:val="00A177E5"/>
    <w:rsid w:val="00A17E49"/>
    <w:rsid w:val="00A17F84"/>
    <w:rsid w:val="00A17FB2"/>
    <w:rsid w:val="00A202D3"/>
    <w:rsid w:val="00A2040E"/>
    <w:rsid w:val="00A20494"/>
    <w:rsid w:val="00A206E1"/>
    <w:rsid w:val="00A20A73"/>
    <w:rsid w:val="00A20AA6"/>
    <w:rsid w:val="00A21B3C"/>
    <w:rsid w:val="00A21B7E"/>
    <w:rsid w:val="00A21C8A"/>
    <w:rsid w:val="00A21DD7"/>
    <w:rsid w:val="00A21F90"/>
    <w:rsid w:val="00A222B1"/>
    <w:rsid w:val="00A22B6E"/>
    <w:rsid w:val="00A22E79"/>
    <w:rsid w:val="00A22EE1"/>
    <w:rsid w:val="00A23281"/>
    <w:rsid w:val="00A23FBF"/>
    <w:rsid w:val="00A242AE"/>
    <w:rsid w:val="00A24433"/>
    <w:rsid w:val="00A24968"/>
    <w:rsid w:val="00A24AB1"/>
    <w:rsid w:val="00A2598F"/>
    <w:rsid w:val="00A25D38"/>
    <w:rsid w:val="00A25E3C"/>
    <w:rsid w:val="00A25F8D"/>
    <w:rsid w:val="00A262A8"/>
    <w:rsid w:val="00A2663E"/>
    <w:rsid w:val="00A267AE"/>
    <w:rsid w:val="00A267C2"/>
    <w:rsid w:val="00A269DB"/>
    <w:rsid w:val="00A26CD6"/>
    <w:rsid w:val="00A271A3"/>
    <w:rsid w:val="00A27583"/>
    <w:rsid w:val="00A2775A"/>
    <w:rsid w:val="00A279E2"/>
    <w:rsid w:val="00A30109"/>
    <w:rsid w:val="00A30860"/>
    <w:rsid w:val="00A30B12"/>
    <w:rsid w:val="00A30C4A"/>
    <w:rsid w:val="00A31679"/>
    <w:rsid w:val="00A316B5"/>
    <w:rsid w:val="00A3189D"/>
    <w:rsid w:val="00A319AB"/>
    <w:rsid w:val="00A324E5"/>
    <w:rsid w:val="00A3252D"/>
    <w:rsid w:val="00A32634"/>
    <w:rsid w:val="00A32666"/>
    <w:rsid w:val="00A32693"/>
    <w:rsid w:val="00A328E1"/>
    <w:rsid w:val="00A32C61"/>
    <w:rsid w:val="00A33009"/>
    <w:rsid w:val="00A331A9"/>
    <w:rsid w:val="00A331CF"/>
    <w:rsid w:val="00A33337"/>
    <w:rsid w:val="00A33A1F"/>
    <w:rsid w:val="00A33DB8"/>
    <w:rsid w:val="00A33DCD"/>
    <w:rsid w:val="00A34065"/>
    <w:rsid w:val="00A34139"/>
    <w:rsid w:val="00A3447E"/>
    <w:rsid w:val="00A34797"/>
    <w:rsid w:val="00A34E11"/>
    <w:rsid w:val="00A34F45"/>
    <w:rsid w:val="00A352D1"/>
    <w:rsid w:val="00A3547C"/>
    <w:rsid w:val="00A35768"/>
    <w:rsid w:val="00A35AF0"/>
    <w:rsid w:val="00A35FDB"/>
    <w:rsid w:val="00A362F6"/>
    <w:rsid w:val="00A3680A"/>
    <w:rsid w:val="00A36AEB"/>
    <w:rsid w:val="00A36D2B"/>
    <w:rsid w:val="00A370D8"/>
    <w:rsid w:val="00A376CE"/>
    <w:rsid w:val="00A37A3D"/>
    <w:rsid w:val="00A37A6D"/>
    <w:rsid w:val="00A37F53"/>
    <w:rsid w:val="00A40285"/>
    <w:rsid w:val="00A40347"/>
    <w:rsid w:val="00A403F4"/>
    <w:rsid w:val="00A4055C"/>
    <w:rsid w:val="00A40637"/>
    <w:rsid w:val="00A41477"/>
    <w:rsid w:val="00A4164D"/>
    <w:rsid w:val="00A41CAF"/>
    <w:rsid w:val="00A41E2B"/>
    <w:rsid w:val="00A41EDD"/>
    <w:rsid w:val="00A42120"/>
    <w:rsid w:val="00A421DF"/>
    <w:rsid w:val="00A42264"/>
    <w:rsid w:val="00A4293E"/>
    <w:rsid w:val="00A42D99"/>
    <w:rsid w:val="00A42EF7"/>
    <w:rsid w:val="00A4374F"/>
    <w:rsid w:val="00A43ED7"/>
    <w:rsid w:val="00A43F87"/>
    <w:rsid w:val="00A44670"/>
    <w:rsid w:val="00A447D6"/>
    <w:rsid w:val="00A44827"/>
    <w:rsid w:val="00A44876"/>
    <w:rsid w:val="00A45A38"/>
    <w:rsid w:val="00A45D45"/>
    <w:rsid w:val="00A45F01"/>
    <w:rsid w:val="00A46003"/>
    <w:rsid w:val="00A463C7"/>
    <w:rsid w:val="00A46457"/>
    <w:rsid w:val="00A46A1C"/>
    <w:rsid w:val="00A46DCD"/>
    <w:rsid w:val="00A46E7A"/>
    <w:rsid w:val="00A47727"/>
    <w:rsid w:val="00A479C5"/>
    <w:rsid w:val="00A47FBD"/>
    <w:rsid w:val="00A50610"/>
    <w:rsid w:val="00A50687"/>
    <w:rsid w:val="00A50A59"/>
    <w:rsid w:val="00A50BF3"/>
    <w:rsid w:val="00A50C0C"/>
    <w:rsid w:val="00A50CCA"/>
    <w:rsid w:val="00A50D4E"/>
    <w:rsid w:val="00A50E7A"/>
    <w:rsid w:val="00A51B88"/>
    <w:rsid w:val="00A51E1C"/>
    <w:rsid w:val="00A51E4A"/>
    <w:rsid w:val="00A51FCC"/>
    <w:rsid w:val="00A52164"/>
    <w:rsid w:val="00A52213"/>
    <w:rsid w:val="00A52437"/>
    <w:rsid w:val="00A52853"/>
    <w:rsid w:val="00A52B4F"/>
    <w:rsid w:val="00A52DF1"/>
    <w:rsid w:val="00A53042"/>
    <w:rsid w:val="00A53429"/>
    <w:rsid w:val="00A53689"/>
    <w:rsid w:val="00A537AC"/>
    <w:rsid w:val="00A53A13"/>
    <w:rsid w:val="00A53B6A"/>
    <w:rsid w:val="00A53C58"/>
    <w:rsid w:val="00A53E2D"/>
    <w:rsid w:val="00A540FA"/>
    <w:rsid w:val="00A5416B"/>
    <w:rsid w:val="00A5454E"/>
    <w:rsid w:val="00A5459E"/>
    <w:rsid w:val="00A54EA1"/>
    <w:rsid w:val="00A5504D"/>
    <w:rsid w:val="00A55159"/>
    <w:rsid w:val="00A5590C"/>
    <w:rsid w:val="00A55946"/>
    <w:rsid w:val="00A55FAC"/>
    <w:rsid w:val="00A56204"/>
    <w:rsid w:val="00A56440"/>
    <w:rsid w:val="00A5651A"/>
    <w:rsid w:val="00A56693"/>
    <w:rsid w:val="00A56807"/>
    <w:rsid w:val="00A56B13"/>
    <w:rsid w:val="00A56CCB"/>
    <w:rsid w:val="00A56E31"/>
    <w:rsid w:val="00A56FA4"/>
    <w:rsid w:val="00A571F3"/>
    <w:rsid w:val="00A576EA"/>
    <w:rsid w:val="00A5774E"/>
    <w:rsid w:val="00A578BC"/>
    <w:rsid w:val="00A57D65"/>
    <w:rsid w:val="00A57FF8"/>
    <w:rsid w:val="00A600FE"/>
    <w:rsid w:val="00A6071E"/>
    <w:rsid w:val="00A608D6"/>
    <w:rsid w:val="00A60B6C"/>
    <w:rsid w:val="00A60EEC"/>
    <w:rsid w:val="00A60FC0"/>
    <w:rsid w:val="00A61063"/>
    <w:rsid w:val="00A61130"/>
    <w:rsid w:val="00A61131"/>
    <w:rsid w:val="00A6145A"/>
    <w:rsid w:val="00A61D9F"/>
    <w:rsid w:val="00A61E07"/>
    <w:rsid w:val="00A62070"/>
    <w:rsid w:val="00A6225B"/>
    <w:rsid w:val="00A62466"/>
    <w:rsid w:val="00A6246F"/>
    <w:rsid w:val="00A6287E"/>
    <w:rsid w:val="00A62BAF"/>
    <w:rsid w:val="00A63099"/>
    <w:rsid w:val="00A63254"/>
    <w:rsid w:val="00A637C9"/>
    <w:rsid w:val="00A637EC"/>
    <w:rsid w:val="00A639D6"/>
    <w:rsid w:val="00A63B9B"/>
    <w:rsid w:val="00A63E2F"/>
    <w:rsid w:val="00A6402E"/>
    <w:rsid w:val="00A645C0"/>
    <w:rsid w:val="00A647E0"/>
    <w:rsid w:val="00A647F3"/>
    <w:rsid w:val="00A64921"/>
    <w:rsid w:val="00A64AA0"/>
    <w:rsid w:val="00A64E22"/>
    <w:rsid w:val="00A6502A"/>
    <w:rsid w:val="00A6513D"/>
    <w:rsid w:val="00A654AA"/>
    <w:rsid w:val="00A65C05"/>
    <w:rsid w:val="00A65D14"/>
    <w:rsid w:val="00A65EAA"/>
    <w:rsid w:val="00A65F87"/>
    <w:rsid w:val="00A660C0"/>
    <w:rsid w:val="00A66498"/>
    <w:rsid w:val="00A66531"/>
    <w:rsid w:val="00A666C8"/>
    <w:rsid w:val="00A6679C"/>
    <w:rsid w:val="00A668CE"/>
    <w:rsid w:val="00A66B0D"/>
    <w:rsid w:val="00A66F65"/>
    <w:rsid w:val="00A673D7"/>
    <w:rsid w:val="00A675DC"/>
    <w:rsid w:val="00A67660"/>
    <w:rsid w:val="00A678E2"/>
    <w:rsid w:val="00A6792A"/>
    <w:rsid w:val="00A67A2C"/>
    <w:rsid w:val="00A67CCE"/>
    <w:rsid w:val="00A69B13"/>
    <w:rsid w:val="00A7003D"/>
    <w:rsid w:val="00A704A7"/>
    <w:rsid w:val="00A7070D"/>
    <w:rsid w:val="00A70D52"/>
    <w:rsid w:val="00A71277"/>
    <w:rsid w:val="00A713A8"/>
    <w:rsid w:val="00A716E2"/>
    <w:rsid w:val="00A71860"/>
    <w:rsid w:val="00A71AA4"/>
    <w:rsid w:val="00A71F5D"/>
    <w:rsid w:val="00A72029"/>
    <w:rsid w:val="00A7229F"/>
    <w:rsid w:val="00A72348"/>
    <w:rsid w:val="00A72800"/>
    <w:rsid w:val="00A72C49"/>
    <w:rsid w:val="00A72DB3"/>
    <w:rsid w:val="00A72DEB"/>
    <w:rsid w:val="00A731E5"/>
    <w:rsid w:val="00A73A4B"/>
    <w:rsid w:val="00A7408A"/>
    <w:rsid w:val="00A74277"/>
    <w:rsid w:val="00A74789"/>
    <w:rsid w:val="00A747C1"/>
    <w:rsid w:val="00A74ADD"/>
    <w:rsid w:val="00A74EFF"/>
    <w:rsid w:val="00A7520F"/>
    <w:rsid w:val="00A753CA"/>
    <w:rsid w:val="00A75AF2"/>
    <w:rsid w:val="00A75E47"/>
    <w:rsid w:val="00A76019"/>
    <w:rsid w:val="00A764E1"/>
    <w:rsid w:val="00A76532"/>
    <w:rsid w:val="00A766C7"/>
    <w:rsid w:val="00A7682E"/>
    <w:rsid w:val="00A76AAB"/>
    <w:rsid w:val="00A76C4E"/>
    <w:rsid w:val="00A771AE"/>
    <w:rsid w:val="00A77295"/>
    <w:rsid w:val="00A772C5"/>
    <w:rsid w:val="00A773DD"/>
    <w:rsid w:val="00A77AAE"/>
    <w:rsid w:val="00A77D2B"/>
    <w:rsid w:val="00A77D5C"/>
    <w:rsid w:val="00A77DE4"/>
    <w:rsid w:val="00A8088B"/>
    <w:rsid w:val="00A808B8"/>
    <w:rsid w:val="00A808E7"/>
    <w:rsid w:val="00A80FF2"/>
    <w:rsid w:val="00A81144"/>
    <w:rsid w:val="00A8177E"/>
    <w:rsid w:val="00A818B5"/>
    <w:rsid w:val="00A81D42"/>
    <w:rsid w:val="00A8210E"/>
    <w:rsid w:val="00A827D8"/>
    <w:rsid w:val="00A82FF3"/>
    <w:rsid w:val="00A835C2"/>
    <w:rsid w:val="00A836E7"/>
    <w:rsid w:val="00A837A1"/>
    <w:rsid w:val="00A83835"/>
    <w:rsid w:val="00A83ACC"/>
    <w:rsid w:val="00A843C4"/>
    <w:rsid w:val="00A84407"/>
    <w:rsid w:val="00A8446A"/>
    <w:rsid w:val="00A84845"/>
    <w:rsid w:val="00A84A66"/>
    <w:rsid w:val="00A84D99"/>
    <w:rsid w:val="00A855C2"/>
    <w:rsid w:val="00A856D3"/>
    <w:rsid w:val="00A85910"/>
    <w:rsid w:val="00A85BC0"/>
    <w:rsid w:val="00A85BDA"/>
    <w:rsid w:val="00A85D30"/>
    <w:rsid w:val="00A860AD"/>
    <w:rsid w:val="00A860DC"/>
    <w:rsid w:val="00A875AA"/>
    <w:rsid w:val="00A87946"/>
    <w:rsid w:val="00A87994"/>
    <w:rsid w:val="00A90045"/>
    <w:rsid w:val="00A90770"/>
    <w:rsid w:val="00A90C61"/>
    <w:rsid w:val="00A918AA"/>
    <w:rsid w:val="00A9191A"/>
    <w:rsid w:val="00A919D7"/>
    <w:rsid w:val="00A92339"/>
    <w:rsid w:val="00A92472"/>
    <w:rsid w:val="00A925CD"/>
    <w:rsid w:val="00A926D1"/>
    <w:rsid w:val="00A92A65"/>
    <w:rsid w:val="00A92B70"/>
    <w:rsid w:val="00A92D4E"/>
    <w:rsid w:val="00A92F18"/>
    <w:rsid w:val="00A93070"/>
    <w:rsid w:val="00A930BB"/>
    <w:rsid w:val="00A93542"/>
    <w:rsid w:val="00A935DF"/>
    <w:rsid w:val="00A935EF"/>
    <w:rsid w:val="00A93677"/>
    <w:rsid w:val="00A936C6"/>
    <w:rsid w:val="00A938B3"/>
    <w:rsid w:val="00A93B08"/>
    <w:rsid w:val="00A94781"/>
    <w:rsid w:val="00A947DF"/>
    <w:rsid w:val="00A94918"/>
    <w:rsid w:val="00A94978"/>
    <w:rsid w:val="00A94BC0"/>
    <w:rsid w:val="00A94FF6"/>
    <w:rsid w:val="00A95284"/>
    <w:rsid w:val="00A96102"/>
    <w:rsid w:val="00A96688"/>
    <w:rsid w:val="00A96BA2"/>
    <w:rsid w:val="00A96C41"/>
    <w:rsid w:val="00A96D9C"/>
    <w:rsid w:val="00A975F2"/>
    <w:rsid w:val="00A9791E"/>
    <w:rsid w:val="00AA0164"/>
    <w:rsid w:val="00AA07A4"/>
    <w:rsid w:val="00AA0A84"/>
    <w:rsid w:val="00AA0CA6"/>
    <w:rsid w:val="00AA0F3A"/>
    <w:rsid w:val="00AA0F51"/>
    <w:rsid w:val="00AA0FE2"/>
    <w:rsid w:val="00AA10CA"/>
    <w:rsid w:val="00AA11E8"/>
    <w:rsid w:val="00AA1566"/>
    <w:rsid w:val="00AA1A80"/>
    <w:rsid w:val="00AA1CE3"/>
    <w:rsid w:val="00AA1D6E"/>
    <w:rsid w:val="00AA26A5"/>
    <w:rsid w:val="00AA2ED5"/>
    <w:rsid w:val="00AA2FC4"/>
    <w:rsid w:val="00AA3127"/>
    <w:rsid w:val="00AA34B4"/>
    <w:rsid w:val="00AA37B7"/>
    <w:rsid w:val="00AA37ED"/>
    <w:rsid w:val="00AA3918"/>
    <w:rsid w:val="00AA3F17"/>
    <w:rsid w:val="00AA4390"/>
    <w:rsid w:val="00AA45BD"/>
    <w:rsid w:val="00AA46BA"/>
    <w:rsid w:val="00AA46F3"/>
    <w:rsid w:val="00AA4AC9"/>
    <w:rsid w:val="00AA503E"/>
    <w:rsid w:val="00AA50B3"/>
    <w:rsid w:val="00AA51DE"/>
    <w:rsid w:val="00AA5404"/>
    <w:rsid w:val="00AA56A5"/>
    <w:rsid w:val="00AA58EE"/>
    <w:rsid w:val="00AA5EF3"/>
    <w:rsid w:val="00AA651B"/>
    <w:rsid w:val="00AA6659"/>
    <w:rsid w:val="00AA66C8"/>
    <w:rsid w:val="00AA686B"/>
    <w:rsid w:val="00AA690C"/>
    <w:rsid w:val="00AA6CE9"/>
    <w:rsid w:val="00AA6DBA"/>
    <w:rsid w:val="00AA6F5D"/>
    <w:rsid w:val="00AA6F85"/>
    <w:rsid w:val="00AA7060"/>
    <w:rsid w:val="00AA727C"/>
    <w:rsid w:val="00AA739B"/>
    <w:rsid w:val="00AA772E"/>
    <w:rsid w:val="00AA796C"/>
    <w:rsid w:val="00AA79A4"/>
    <w:rsid w:val="00AA7AC4"/>
    <w:rsid w:val="00AA7B06"/>
    <w:rsid w:val="00AA7CCE"/>
    <w:rsid w:val="00AA7F20"/>
    <w:rsid w:val="00AB016A"/>
    <w:rsid w:val="00AB0494"/>
    <w:rsid w:val="00AB05E5"/>
    <w:rsid w:val="00AB09C9"/>
    <w:rsid w:val="00AB0B99"/>
    <w:rsid w:val="00AB0D5C"/>
    <w:rsid w:val="00AB0F89"/>
    <w:rsid w:val="00AB1211"/>
    <w:rsid w:val="00AB1312"/>
    <w:rsid w:val="00AB138D"/>
    <w:rsid w:val="00AB1784"/>
    <w:rsid w:val="00AB17D5"/>
    <w:rsid w:val="00AB18AD"/>
    <w:rsid w:val="00AB1AF4"/>
    <w:rsid w:val="00AB1E38"/>
    <w:rsid w:val="00AB253C"/>
    <w:rsid w:val="00AB2559"/>
    <w:rsid w:val="00AB276E"/>
    <w:rsid w:val="00AB27EB"/>
    <w:rsid w:val="00AB292C"/>
    <w:rsid w:val="00AB2B26"/>
    <w:rsid w:val="00AB2BDC"/>
    <w:rsid w:val="00AB2D21"/>
    <w:rsid w:val="00AB3496"/>
    <w:rsid w:val="00AB3829"/>
    <w:rsid w:val="00AB38B7"/>
    <w:rsid w:val="00AB391B"/>
    <w:rsid w:val="00AB3C67"/>
    <w:rsid w:val="00AB45B7"/>
    <w:rsid w:val="00AB4F02"/>
    <w:rsid w:val="00AB5109"/>
    <w:rsid w:val="00AB5138"/>
    <w:rsid w:val="00AB514D"/>
    <w:rsid w:val="00AB5722"/>
    <w:rsid w:val="00AB5F9D"/>
    <w:rsid w:val="00AB6435"/>
    <w:rsid w:val="00AB770E"/>
    <w:rsid w:val="00AB7DD0"/>
    <w:rsid w:val="00AB7F94"/>
    <w:rsid w:val="00AC0436"/>
    <w:rsid w:val="00AC04A5"/>
    <w:rsid w:val="00AC0949"/>
    <w:rsid w:val="00AC0DB0"/>
    <w:rsid w:val="00AC0E4C"/>
    <w:rsid w:val="00AC1388"/>
    <w:rsid w:val="00AC14A3"/>
    <w:rsid w:val="00AC169F"/>
    <w:rsid w:val="00AC2000"/>
    <w:rsid w:val="00AC2166"/>
    <w:rsid w:val="00AC2293"/>
    <w:rsid w:val="00AC23C3"/>
    <w:rsid w:val="00AC2662"/>
    <w:rsid w:val="00AC29FA"/>
    <w:rsid w:val="00AC2BEB"/>
    <w:rsid w:val="00AC2DAA"/>
    <w:rsid w:val="00AC2EFC"/>
    <w:rsid w:val="00AC2F7D"/>
    <w:rsid w:val="00AC2F7F"/>
    <w:rsid w:val="00AC3116"/>
    <w:rsid w:val="00AC38A0"/>
    <w:rsid w:val="00AC43A3"/>
    <w:rsid w:val="00AC44EA"/>
    <w:rsid w:val="00AC4B61"/>
    <w:rsid w:val="00AC4BE5"/>
    <w:rsid w:val="00AC5677"/>
    <w:rsid w:val="00AC59BC"/>
    <w:rsid w:val="00AC5A18"/>
    <w:rsid w:val="00AC5AF3"/>
    <w:rsid w:val="00AC5B49"/>
    <w:rsid w:val="00AC668F"/>
    <w:rsid w:val="00AC6731"/>
    <w:rsid w:val="00AC6A20"/>
    <w:rsid w:val="00AC6EC7"/>
    <w:rsid w:val="00AC6F3C"/>
    <w:rsid w:val="00AC7A55"/>
    <w:rsid w:val="00AC7BA1"/>
    <w:rsid w:val="00AC7E33"/>
    <w:rsid w:val="00AC7E94"/>
    <w:rsid w:val="00AD023E"/>
    <w:rsid w:val="00AD0E44"/>
    <w:rsid w:val="00AD138B"/>
    <w:rsid w:val="00AD14BB"/>
    <w:rsid w:val="00AD1662"/>
    <w:rsid w:val="00AD1692"/>
    <w:rsid w:val="00AD175E"/>
    <w:rsid w:val="00AD1EF0"/>
    <w:rsid w:val="00AD1FF3"/>
    <w:rsid w:val="00AD208C"/>
    <w:rsid w:val="00AD21B1"/>
    <w:rsid w:val="00AD2547"/>
    <w:rsid w:val="00AD2794"/>
    <w:rsid w:val="00AD2CE1"/>
    <w:rsid w:val="00AD2FC8"/>
    <w:rsid w:val="00AD304E"/>
    <w:rsid w:val="00AD3413"/>
    <w:rsid w:val="00AD3B89"/>
    <w:rsid w:val="00AD3C59"/>
    <w:rsid w:val="00AD3E3F"/>
    <w:rsid w:val="00AD3E70"/>
    <w:rsid w:val="00AD3E8E"/>
    <w:rsid w:val="00AD447F"/>
    <w:rsid w:val="00AD4499"/>
    <w:rsid w:val="00AD45FF"/>
    <w:rsid w:val="00AD46D5"/>
    <w:rsid w:val="00AD492E"/>
    <w:rsid w:val="00AD4E1D"/>
    <w:rsid w:val="00AD538E"/>
    <w:rsid w:val="00AD53FA"/>
    <w:rsid w:val="00AD5446"/>
    <w:rsid w:val="00AD5463"/>
    <w:rsid w:val="00AD5578"/>
    <w:rsid w:val="00AD58D1"/>
    <w:rsid w:val="00AD592B"/>
    <w:rsid w:val="00AD5A8E"/>
    <w:rsid w:val="00AD5C12"/>
    <w:rsid w:val="00AD60D7"/>
    <w:rsid w:val="00AD63E4"/>
    <w:rsid w:val="00AD63FD"/>
    <w:rsid w:val="00AD6522"/>
    <w:rsid w:val="00AD66E1"/>
    <w:rsid w:val="00AD671F"/>
    <w:rsid w:val="00AD67E0"/>
    <w:rsid w:val="00AD68C5"/>
    <w:rsid w:val="00AD695E"/>
    <w:rsid w:val="00AD69E3"/>
    <w:rsid w:val="00AD6EA7"/>
    <w:rsid w:val="00AD70E2"/>
    <w:rsid w:val="00AD78D7"/>
    <w:rsid w:val="00AD7EE1"/>
    <w:rsid w:val="00AD7EF8"/>
    <w:rsid w:val="00AD7F5E"/>
    <w:rsid w:val="00AE006F"/>
    <w:rsid w:val="00AE013D"/>
    <w:rsid w:val="00AE0605"/>
    <w:rsid w:val="00AE0731"/>
    <w:rsid w:val="00AE07B9"/>
    <w:rsid w:val="00AE08A1"/>
    <w:rsid w:val="00AE08EF"/>
    <w:rsid w:val="00AE09EC"/>
    <w:rsid w:val="00AE0EEA"/>
    <w:rsid w:val="00AE0F72"/>
    <w:rsid w:val="00AE1057"/>
    <w:rsid w:val="00AE10D2"/>
    <w:rsid w:val="00AE11D8"/>
    <w:rsid w:val="00AE193B"/>
    <w:rsid w:val="00AE1C91"/>
    <w:rsid w:val="00AE2196"/>
    <w:rsid w:val="00AE24E3"/>
    <w:rsid w:val="00AE2805"/>
    <w:rsid w:val="00AE2C3E"/>
    <w:rsid w:val="00AE2E75"/>
    <w:rsid w:val="00AE3561"/>
    <w:rsid w:val="00AE35C2"/>
    <w:rsid w:val="00AE365D"/>
    <w:rsid w:val="00AE3D7E"/>
    <w:rsid w:val="00AE3EEF"/>
    <w:rsid w:val="00AE3FE6"/>
    <w:rsid w:val="00AE438F"/>
    <w:rsid w:val="00AE47BA"/>
    <w:rsid w:val="00AE47D3"/>
    <w:rsid w:val="00AE4C9B"/>
    <w:rsid w:val="00AE55AC"/>
    <w:rsid w:val="00AE5714"/>
    <w:rsid w:val="00AE5724"/>
    <w:rsid w:val="00AE57C1"/>
    <w:rsid w:val="00AE5A78"/>
    <w:rsid w:val="00AE6623"/>
    <w:rsid w:val="00AE6833"/>
    <w:rsid w:val="00AE6937"/>
    <w:rsid w:val="00AE6FDA"/>
    <w:rsid w:val="00AE74A2"/>
    <w:rsid w:val="00AE76BF"/>
    <w:rsid w:val="00AF00B1"/>
    <w:rsid w:val="00AF00EB"/>
    <w:rsid w:val="00AF0174"/>
    <w:rsid w:val="00AF023A"/>
    <w:rsid w:val="00AF0B3E"/>
    <w:rsid w:val="00AF0D4A"/>
    <w:rsid w:val="00AF0E3D"/>
    <w:rsid w:val="00AF11D7"/>
    <w:rsid w:val="00AF12F9"/>
    <w:rsid w:val="00AF1457"/>
    <w:rsid w:val="00AF1B85"/>
    <w:rsid w:val="00AF1DE2"/>
    <w:rsid w:val="00AF1EF2"/>
    <w:rsid w:val="00AF1F39"/>
    <w:rsid w:val="00AF1FCF"/>
    <w:rsid w:val="00AF206C"/>
    <w:rsid w:val="00AF22E4"/>
    <w:rsid w:val="00AF24F0"/>
    <w:rsid w:val="00AF2C6D"/>
    <w:rsid w:val="00AF2D51"/>
    <w:rsid w:val="00AF2D85"/>
    <w:rsid w:val="00AF2E43"/>
    <w:rsid w:val="00AF2FE6"/>
    <w:rsid w:val="00AF33AF"/>
    <w:rsid w:val="00AF3B3B"/>
    <w:rsid w:val="00AF3C28"/>
    <w:rsid w:val="00AF400E"/>
    <w:rsid w:val="00AF4592"/>
    <w:rsid w:val="00AF46A3"/>
    <w:rsid w:val="00AF4BD4"/>
    <w:rsid w:val="00AF4D2F"/>
    <w:rsid w:val="00AF4D40"/>
    <w:rsid w:val="00AF5825"/>
    <w:rsid w:val="00AF59BB"/>
    <w:rsid w:val="00AF5B9E"/>
    <w:rsid w:val="00AF5DD1"/>
    <w:rsid w:val="00AF68D3"/>
    <w:rsid w:val="00AF6FDB"/>
    <w:rsid w:val="00AF70F6"/>
    <w:rsid w:val="00AF7833"/>
    <w:rsid w:val="00AF7EA3"/>
    <w:rsid w:val="00AF7EF7"/>
    <w:rsid w:val="00AF7FF2"/>
    <w:rsid w:val="00B004EE"/>
    <w:rsid w:val="00B006CA"/>
    <w:rsid w:val="00B00818"/>
    <w:rsid w:val="00B00B0B"/>
    <w:rsid w:val="00B00B22"/>
    <w:rsid w:val="00B00D38"/>
    <w:rsid w:val="00B00D4B"/>
    <w:rsid w:val="00B0106E"/>
    <w:rsid w:val="00B0136D"/>
    <w:rsid w:val="00B013AA"/>
    <w:rsid w:val="00B01432"/>
    <w:rsid w:val="00B01557"/>
    <w:rsid w:val="00B01598"/>
    <w:rsid w:val="00B0161E"/>
    <w:rsid w:val="00B01DEE"/>
    <w:rsid w:val="00B01FE2"/>
    <w:rsid w:val="00B0311D"/>
    <w:rsid w:val="00B031DA"/>
    <w:rsid w:val="00B037C3"/>
    <w:rsid w:val="00B03E61"/>
    <w:rsid w:val="00B04004"/>
    <w:rsid w:val="00B045D1"/>
    <w:rsid w:val="00B04788"/>
    <w:rsid w:val="00B04A01"/>
    <w:rsid w:val="00B04CE4"/>
    <w:rsid w:val="00B05C8A"/>
    <w:rsid w:val="00B05DBB"/>
    <w:rsid w:val="00B05DD4"/>
    <w:rsid w:val="00B06619"/>
    <w:rsid w:val="00B06876"/>
    <w:rsid w:val="00B06D94"/>
    <w:rsid w:val="00B06ED1"/>
    <w:rsid w:val="00B06F64"/>
    <w:rsid w:val="00B0718B"/>
    <w:rsid w:val="00B071B4"/>
    <w:rsid w:val="00B07640"/>
    <w:rsid w:val="00B076DD"/>
    <w:rsid w:val="00B07834"/>
    <w:rsid w:val="00B07975"/>
    <w:rsid w:val="00B1008F"/>
    <w:rsid w:val="00B10734"/>
    <w:rsid w:val="00B107CA"/>
    <w:rsid w:val="00B1096C"/>
    <w:rsid w:val="00B10ADC"/>
    <w:rsid w:val="00B10C74"/>
    <w:rsid w:val="00B110F4"/>
    <w:rsid w:val="00B1196C"/>
    <w:rsid w:val="00B119AA"/>
    <w:rsid w:val="00B11A71"/>
    <w:rsid w:val="00B11B28"/>
    <w:rsid w:val="00B11C18"/>
    <w:rsid w:val="00B11D0C"/>
    <w:rsid w:val="00B11D28"/>
    <w:rsid w:val="00B11DB0"/>
    <w:rsid w:val="00B11F59"/>
    <w:rsid w:val="00B11F69"/>
    <w:rsid w:val="00B120DD"/>
    <w:rsid w:val="00B12200"/>
    <w:rsid w:val="00B12217"/>
    <w:rsid w:val="00B122B4"/>
    <w:rsid w:val="00B125B7"/>
    <w:rsid w:val="00B12CDC"/>
    <w:rsid w:val="00B12FF0"/>
    <w:rsid w:val="00B136DD"/>
    <w:rsid w:val="00B13E62"/>
    <w:rsid w:val="00B13EAA"/>
    <w:rsid w:val="00B14324"/>
    <w:rsid w:val="00B14B0A"/>
    <w:rsid w:val="00B1530B"/>
    <w:rsid w:val="00B155DD"/>
    <w:rsid w:val="00B15875"/>
    <w:rsid w:val="00B15C5B"/>
    <w:rsid w:val="00B15C74"/>
    <w:rsid w:val="00B15FD8"/>
    <w:rsid w:val="00B15FF1"/>
    <w:rsid w:val="00B16376"/>
    <w:rsid w:val="00B166CC"/>
    <w:rsid w:val="00B1676B"/>
    <w:rsid w:val="00B16A6B"/>
    <w:rsid w:val="00B16AE1"/>
    <w:rsid w:val="00B16FE6"/>
    <w:rsid w:val="00B17419"/>
    <w:rsid w:val="00B174BD"/>
    <w:rsid w:val="00B17785"/>
    <w:rsid w:val="00B17F2B"/>
    <w:rsid w:val="00B201D8"/>
    <w:rsid w:val="00B2021F"/>
    <w:rsid w:val="00B204D7"/>
    <w:rsid w:val="00B20D41"/>
    <w:rsid w:val="00B20F0B"/>
    <w:rsid w:val="00B212CF"/>
    <w:rsid w:val="00B219B4"/>
    <w:rsid w:val="00B21BD5"/>
    <w:rsid w:val="00B220DE"/>
    <w:rsid w:val="00B2243F"/>
    <w:rsid w:val="00B22589"/>
    <w:rsid w:val="00B225C5"/>
    <w:rsid w:val="00B22625"/>
    <w:rsid w:val="00B2295F"/>
    <w:rsid w:val="00B22CA9"/>
    <w:rsid w:val="00B22DE7"/>
    <w:rsid w:val="00B22F4C"/>
    <w:rsid w:val="00B232A8"/>
    <w:rsid w:val="00B234CD"/>
    <w:rsid w:val="00B23656"/>
    <w:rsid w:val="00B236D7"/>
    <w:rsid w:val="00B237B8"/>
    <w:rsid w:val="00B23BAF"/>
    <w:rsid w:val="00B23FEB"/>
    <w:rsid w:val="00B2491A"/>
    <w:rsid w:val="00B24C31"/>
    <w:rsid w:val="00B253DE"/>
    <w:rsid w:val="00B257BC"/>
    <w:rsid w:val="00B257FC"/>
    <w:rsid w:val="00B259CC"/>
    <w:rsid w:val="00B25B0F"/>
    <w:rsid w:val="00B25B17"/>
    <w:rsid w:val="00B25D0A"/>
    <w:rsid w:val="00B25DE9"/>
    <w:rsid w:val="00B25FC2"/>
    <w:rsid w:val="00B261DE"/>
    <w:rsid w:val="00B265E6"/>
    <w:rsid w:val="00B272D8"/>
    <w:rsid w:val="00B27393"/>
    <w:rsid w:val="00B2749C"/>
    <w:rsid w:val="00B275D3"/>
    <w:rsid w:val="00B27A17"/>
    <w:rsid w:val="00B27A6C"/>
    <w:rsid w:val="00B27A8A"/>
    <w:rsid w:val="00B27AED"/>
    <w:rsid w:val="00B27B69"/>
    <w:rsid w:val="00B30453"/>
    <w:rsid w:val="00B306A2"/>
    <w:rsid w:val="00B3073E"/>
    <w:rsid w:val="00B308B5"/>
    <w:rsid w:val="00B309F4"/>
    <w:rsid w:val="00B309FB"/>
    <w:rsid w:val="00B31636"/>
    <w:rsid w:val="00B31A86"/>
    <w:rsid w:val="00B31D97"/>
    <w:rsid w:val="00B32060"/>
    <w:rsid w:val="00B32501"/>
    <w:rsid w:val="00B32522"/>
    <w:rsid w:val="00B3255D"/>
    <w:rsid w:val="00B32623"/>
    <w:rsid w:val="00B32A14"/>
    <w:rsid w:val="00B32ABA"/>
    <w:rsid w:val="00B32AC0"/>
    <w:rsid w:val="00B32ED4"/>
    <w:rsid w:val="00B33115"/>
    <w:rsid w:val="00B3311A"/>
    <w:rsid w:val="00B3316E"/>
    <w:rsid w:val="00B33939"/>
    <w:rsid w:val="00B33B15"/>
    <w:rsid w:val="00B3545A"/>
    <w:rsid w:val="00B35647"/>
    <w:rsid w:val="00B35B5C"/>
    <w:rsid w:val="00B36040"/>
    <w:rsid w:val="00B3615D"/>
    <w:rsid w:val="00B36379"/>
    <w:rsid w:val="00B367CC"/>
    <w:rsid w:val="00B36A91"/>
    <w:rsid w:val="00B36B4E"/>
    <w:rsid w:val="00B36CFF"/>
    <w:rsid w:val="00B3702F"/>
    <w:rsid w:val="00B371B2"/>
    <w:rsid w:val="00B373AA"/>
    <w:rsid w:val="00B37623"/>
    <w:rsid w:val="00B37740"/>
    <w:rsid w:val="00B37A51"/>
    <w:rsid w:val="00B37CDD"/>
    <w:rsid w:val="00B37E82"/>
    <w:rsid w:val="00B4052B"/>
    <w:rsid w:val="00B40768"/>
    <w:rsid w:val="00B40E6F"/>
    <w:rsid w:val="00B411AC"/>
    <w:rsid w:val="00B415F7"/>
    <w:rsid w:val="00B4164F"/>
    <w:rsid w:val="00B41844"/>
    <w:rsid w:val="00B418B8"/>
    <w:rsid w:val="00B41B75"/>
    <w:rsid w:val="00B41E84"/>
    <w:rsid w:val="00B426E6"/>
    <w:rsid w:val="00B4279E"/>
    <w:rsid w:val="00B42B79"/>
    <w:rsid w:val="00B42BF6"/>
    <w:rsid w:val="00B42E59"/>
    <w:rsid w:val="00B42E5C"/>
    <w:rsid w:val="00B42FA7"/>
    <w:rsid w:val="00B433B7"/>
    <w:rsid w:val="00B434E0"/>
    <w:rsid w:val="00B43710"/>
    <w:rsid w:val="00B438C8"/>
    <w:rsid w:val="00B43CBB"/>
    <w:rsid w:val="00B4484B"/>
    <w:rsid w:val="00B44E41"/>
    <w:rsid w:val="00B4512C"/>
    <w:rsid w:val="00B45979"/>
    <w:rsid w:val="00B45A10"/>
    <w:rsid w:val="00B46558"/>
    <w:rsid w:val="00B4676A"/>
    <w:rsid w:val="00B470C4"/>
    <w:rsid w:val="00B4778F"/>
    <w:rsid w:val="00B47AB3"/>
    <w:rsid w:val="00B47BFB"/>
    <w:rsid w:val="00B50048"/>
    <w:rsid w:val="00B50087"/>
    <w:rsid w:val="00B503BB"/>
    <w:rsid w:val="00B5080E"/>
    <w:rsid w:val="00B51145"/>
    <w:rsid w:val="00B51315"/>
    <w:rsid w:val="00B514FD"/>
    <w:rsid w:val="00B5172F"/>
    <w:rsid w:val="00B519B7"/>
    <w:rsid w:val="00B51A62"/>
    <w:rsid w:val="00B5219B"/>
    <w:rsid w:val="00B52889"/>
    <w:rsid w:val="00B52ACB"/>
    <w:rsid w:val="00B52ACE"/>
    <w:rsid w:val="00B53055"/>
    <w:rsid w:val="00B53537"/>
    <w:rsid w:val="00B53DEC"/>
    <w:rsid w:val="00B53EBA"/>
    <w:rsid w:val="00B54069"/>
    <w:rsid w:val="00B5430F"/>
    <w:rsid w:val="00B546B4"/>
    <w:rsid w:val="00B54914"/>
    <w:rsid w:val="00B54BD3"/>
    <w:rsid w:val="00B550F2"/>
    <w:rsid w:val="00B55162"/>
    <w:rsid w:val="00B554F7"/>
    <w:rsid w:val="00B55FD4"/>
    <w:rsid w:val="00B560A6"/>
    <w:rsid w:val="00B561E5"/>
    <w:rsid w:val="00B56585"/>
    <w:rsid w:val="00B565C1"/>
    <w:rsid w:val="00B56601"/>
    <w:rsid w:val="00B56E49"/>
    <w:rsid w:val="00B56F32"/>
    <w:rsid w:val="00B572BB"/>
    <w:rsid w:val="00B573CB"/>
    <w:rsid w:val="00B57D3A"/>
    <w:rsid w:val="00B57FB9"/>
    <w:rsid w:val="00B607E3"/>
    <w:rsid w:val="00B608B1"/>
    <w:rsid w:val="00B60B42"/>
    <w:rsid w:val="00B60DAC"/>
    <w:rsid w:val="00B61573"/>
    <w:rsid w:val="00B617FA"/>
    <w:rsid w:val="00B619A3"/>
    <w:rsid w:val="00B61A33"/>
    <w:rsid w:val="00B61A7B"/>
    <w:rsid w:val="00B61B0E"/>
    <w:rsid w:val="00B61DB2"/>
    <w:rsid w:val="00B61E28"/>
    <w:rsid w:val="00B62193"/>
    <w:rsid w:val="00B62330"/>
    <w:rsid w:val="00B62A8A"/>
    <w:rsid w:val="00B63504"/>
    <w:rsid w:val="00B63E0D"/>
    <w:rsid w:val="00B63FFC"/>
    <w:rsid w:val="00B64316"/>
    <w:rsid w:val="00B6450B"/>
    <w:rsid w:val="00B6451B"/>
    <w:rsid w:val="00B64BD3"/>
    <w:rsid w:val="00B64CD8"/>
    <w:rsid w:val="00B64EE8"/>
    <w:rsid w:val="00B65189"/>
    <w:rsid w:val="00B6535D"/>
    <w:rsid w:val="00B65768"/>
    <w:rsid w:val="00B657A7"/>
    <w:rsid w:val="00B65974"/>
    <w:rsid w:val="00B65DE9"/>
    <w:rsid w:val="00B65EE9"/>
    <w:rsid w:val="00B65FA9"/>
    <w:rsid w:val="00B6626B"/>
    <w:rsid w:val="00B6641A"/>
    <w:rsid w:val="00B66A6C"/>
    <w:rsid w:val="00B66AF2"/>
    <w:rsid w:val="00B66B82"/>
    <w:rsid w:val="00B66E5F"/>
    <w:rsid w:val="00B66E75"/>
    <w:rsid w:val="00B67106"/>
    <w:rsid w:val="00B67405"/>
    <w:rsid w:val="00B67496"/>
    <w:rsid w:val="00B67A28"/>
    <w:rsid w:val="00B67FDF"/>
    <w:rsid w:val="00B70460"/>
    <w:rsid w:val="00B7049C"/>
    <w:rsid w:val="00B7056A"/>
    <w:rsid w:val="00B7066C"/>
    <w:rsid w:val="00B70C1D"/>
    <w:rsid w:val="00B70F48"/>
    <w:rsid w:val="00B71763"/>
    <w:rsid w:val="00B71ACD"/>
    <w:rsid w:val="00B72351"/>
    <w:rsid w:val="00B724BA"/>
    <w:rsid w:val="00B728AF"/>
    <w:rsid w:val="00B72FDB"/>
    <w:rsid w:val="00B73129"/>
    <w:rsid w:val="00B73E27"/>
    <w:rsid w:val="00B73E45"/>
    <w:rsid w:val="00B74012"/>
    <w:rsid w:val="00B744A7"/>
    <w:rsid w:val="00B747BA"/>
    <w:rsid w:val="00B74DE0"/>
    <w:rsid w:val="00B74DEF"/>
    <w:rsid w:val="00B7532F"/>
    <w:rsid w:val="00B754C5"/>
    <w:rsid w:val="00B75515"/>
    <w:rsid w:val="00B75596"/>
    <w:rsid w:val="00B7588D"/>
    <w:rsid w:val="00B75916"/>
    <w:rsid w:val="00B75EE2"/>
    <w:rsid w:val="00B7609F"/>
    <w:rsid w:val="00B761C7"/>
    <w:rsid w:val="00B765FD"/>
    <w:rsid w:val="00B767D7"/>
    <w:rsid w:val="00B76863"/>
    <w:rsid w:val="00B768E6"/>
    <w:rsid w:val="00B76950"/>
    <w:rsid w:val="00B77031"/>
    <w:rsid w:val="00B77310"/>
    <w:rsid w:val="00B7791E"/>
    <w:rsid w:val="00B779C2"/>
    <w:rsid w:val="00B77A5C"/>
    <w:rsid w:val="00B77C91"/>
    <w:rsid w:val="00B77F77"/>
    <w:rsid w:val="00B80288"/>
    <w:rsid w:val="00B80844"/>
    <w:rsid w:val="00B80891"/>
    <w:rsid w:val="00B80CF5"/>
    <w:rsid w:val="00B812FD"/>
    <w:rsid w:val="00B81369"/>
    <w:rsid w:val="00B813D7"/>
    <w:rsid w:val="00B8159D"/>
    <w:rsid w:val="00B815DD"/>
    <w:rsid w:val="00B81785"/>
    <w:rsid w:val="00B81786"/>
    <w:rsid w:val="00B81A22"/>
    <w:rsid w:val="00B81E38"/>
    <w:rsid w:val="00B82637"/>
    <w:rsid w:val="00B82860"/>
    <w:rsid w:val="00B82E45"/>
    <w:rsid w:val="00B8326F"/>
    <w:rsid w:val="00B83615"/>
    <w:rsid w:val="00B8373C"/>
    <w:rsid w:val="00B83B1F"/>
    <w:rsid w:val="00B83BE7"/>
    <w:rsid w:val="00B83C2D"/>
    <w:rsid w:val="00B83C9F"/>
    <w:rsid w:val="00B83D8D"/>
    <w:rsid w:val="00B83EB7"/>
    <w:rsid w:val="00B84351"/>
    <w:rsid w:val="00B8453A"/>
    <w:rsid w:val="00B849EF"/>
    <w:rsid w:val="00B84A1F"/>
    <w:rsid w:val="00B85066"/>
    <w:rsid w:val="00B85172"/>
    <w:rsid w:val="00B855F9"/>
    <w:rsid w:val="00B85619"/>
    <w:rsid w:val="00B85867"/>
    <w:rsid w:val="00B858C8"/>
    <w:rsid w:val="00B859D8"/>
    <w:rsid w:val="00B85FA5"/>
    <w:rsid w:val="00B8640E"/>
    <w:rsid w:val="00B86810"/>
    <w:rsid w:val="00B868F8"/>
    <w:rsid w:val="00B8697C"/>
    <w:rsid w:val="00B86B69"/>
    <w:rsid w:val="00B86C63"/>
    <w:rsid w:val="00B86EA9"/>
    <w:rsid w:val="00B8794D"/>
    <w:rsid w:val="00B879BF"/>
    <w:rsid w:val="00B87B1A"/>
    <w:rsid w:val="00B87B68"/>
    <w:rsid w:val="00B87BDE"/>
    <w:rsid w:val="00B87CCE"/>
    <w:rsid w:val="00B87F5F"/>
    <w:rsid w:val="00B90296"/>
    <w:rsid w:val="00B904AA"/>
    <w:rsid w:val="00B90F5A"/>
    <w:rsid w:val="00B90F93"/>
    <w:rsid w:val="00B91163"/>
    <w:rsid w:val="00B91454"/>
    <w:rsid w:val="00B91937"/>
    <w:rsid w:val="00B91D24"/>
    <w:rsid w:val="00B920DA"/>
    <w:rsid w:val="00B92191"/>
    <w:rsid w:val="00B92552"/>
    <w:rsid w:val="00B92670"/>
    <w:rsid w:val="00B9276C"/>
    <w:rsid w:val="00B92DEC"/>
    <w:rsid w:val="00B92FB5"/>
    <w:rsid w:val="00B92FDB"/>
    <w:rsid w:val="00B93180"/>
    <w:rsid w:val="00B931C6"/>
    <w:rsid w:val="00B93BC1"/>
    <w:rsid w:val="00B93C61"/>
    <w:rsid w:val="00B9401A"/>
    <w:rsid w:val="00B946BA"/>
    <w:rsid w:val="00B94B1F"/>
    <w:rsid w:val="00B94F1A"/>
    <w:rsid w:val="00B951D5"/>
    <w:rsid w:val="00B95B7D"/>
    <w:rsid w:val="00B95CC1"/>
    <w:rsid w:val="00B95D65"/>
    <w:rsid w:val="00B95EA1"/>
    <w:rsid w:val="00B962C5"/>
    <w:rsid w:val="00B96338"/>
    <w:rsid w:val="00B96BF4"/>
    <w:rsid w:val="00B96F89"/>
    <w:rsid w:val="00B96FA7"/>
    <w:rsid w:val="00B977B2"/>
    <w:rsid w:val="00B97947"/>
    <w:rsid w:val="00B97BC0"/>
    <w:rsid w:val="00B97CFC"/>
    <w:rsid w:val="00B97E70"/>
    <w:rsid w:val="00B97F90"/>
    <w:rsid w:val="00BA0367"/>
    <w:rsid w:val="00BA0A09"/>
    <w:rsid w:val="00BA0DDC"/>
    <w:rsid w:val="00BA0EC6"/>
    <w:rsid w:val="00BA0FC9"/>
    <w:rsid w:val="00BA10C3"/>
    <w:rsid w:val="00BA1323"/>
    <w:rsid w:val="00BA14B1"/>
    <w:rsid w:val="00BA1529"/>
    <w:rsid w:val="00BA18AF"/>
    <w:rsid w:val="00BA1930"/>
    <w:rsid w:val="00BA1C73"/>
    <w:rsid w:val="00BA2147"/>
    <w:rsid w:val="00BA23F1"/>
    <w:rsid w:val="00BA2B1A"/>
    <w:rsid w:val="00BA2F2E"/>
    <w:rsid w:val="00BA38E2"/>
    <w:rsid w:val="00BA3AE0"/>
    <w:rsid w:val="00BA3C8F"/>
    <w:rsid w:val="00BA3EBB"/>
    <w:rsid w:val="00BA3FAE"/>
    <w:rsid w:val="00BA44CF"/>
    <w:rsid w:val="00BA4571"/>
    <w:rsid w:val="00BA47A7"/>
    <w:rsid w:val="00BA48A3"/>
    <w:rsid w:val="00BA49B2"/>
    <w:rsid w:val="00BA4A4E"/>
    <w:rsid w:val="00BA4E6B"/>
    <w:rsid w:val="00BA53ED"/>
    <w:rsid w:val="00BA56BE"/>
    <w:rsid w:val="00BA5A25"/>
    <w:rsid w:val="00BA60AA"/>
    <w:rsid w:val="00BA6288"/>
    <w:rsid w:val="00BA6476"/>
    <w:rsid w:val="00BA6504"/>
    <w:rsid w:val="00BA6D9F"/>
    <w:rsid w:val="00BA6DBC"/>
    <w:rsid w:val="00BA752D"/>
    <w:rsid w:val="00BA753A"/>
    <w:rsid w:val="00BA7558"/>
    <w:rsid w:val="00BA7596"/>
    <w:rsid w:val="00BA7A7F"/>
    <w:rsid w:val="00BA7ACD"/>
    <w:rsid w:val="00BA7EDA"/>
    <w:rsid w:val="00BB03C4"/>
    <w:rsid w:val="00BB0CE8"/>
    <w:rsid w:val="00BB159C"/>
    <w:rsid w:val="00BB1A43"/>
    <w:rsid w:val="00BB1C7E"/>
    <w:rsid w:val="00BB1CE7"/>
    <w:rsid w:val="00BB1E0A"/>
    <w:rsid w:val="00BB1E0B"/>
    <w:rsid w:val="00BB213C"/>
    <w:rsid w:val="00BB22F5"/>
    <w:rsid w:val="00BB247E"/>
    <w:rsid w:val="00BB24C8"/>
    <w:rsid w:val="00BB2598"/>
    <w:rsid w:val="00BB2601"/>
    <w:rsid w:val="00BB32D6"/>
    <w:rsid w:val="00BB330C"/>
    <w:rsid w:val="00BB3834"/>
    <w:rsid w:val="00BB3F0D"/>
    <w:rsid w:val="00BB3F75"/>
    <w:rsid w:val="00BB4047"/>
    <w:rsid w:val="00BB4054"/>
    <w:rsid w:val="00BB42EB"/>
    <w:rsid w:val="00BB43F7"/>
    <w:rsid w:val="00BB481F"/>
    <w:rsid w:val="00BB4DF9"/>
    <w:rsid w:val="00BB4F0F"/>
    <w:rsid w:val="00BB50F4"/>
    <w:rsid w:val="00BB51D3"/>
    <w:rsid w:val="00BB539F"/>
    <w:rsid w:val="00BB582E"/>
    <w:rsid w:val="00BB5B9B"/>
    <w:rsid w:val="00BB61F8"/>
    <w:rsid w:val="00BB6217"/>
    <w:rsid w:val="00BB6382"/>
    <w:rsid w:val="00BB68FF"/>
    <w:rsid w:val="00BB6D18"/>
    <w:rsid w:val="00BB6FDF"/>
    <w:rsid w:val="00BB7006"/>
    <w:rsid w:val="00BB760C"/>
    <w:rsid w:val="00BB76AA"/>
    <w:rsid w:val="00BB7E2B"/>
    <w:rsid w:val="00BC0D18"/>
    <w:rsid w:val="00BC0D35"/>
    <w:rsid w:val="00BC1008"/>
    <w:rsid w:val="00BC106F"/>
    <w:rsid w:val="00BC146C"/>
    <w:rsid w:val="00BC1C29"/>
    <w:rsid w:val="00BC1C5F"/>
    <w:rsid w:val="00BC1FFA"/>
    <w:rsid w:val="00BC2112"/>
    <w:rsid w:val="00BC2588"/>
    <w:rsid w:val="00BC25C3"/>
    <w:rsid w:val="00BC3521"/>
    <w:rsid w:val="00BC35FA"/>
    <w:rsid w:val="00BC448E"/>
    <w:rsid w:val="00BC4993"/>
    <w:rsid w:val="00BC4C02"/>
    <w:rsid w:val="00BC4F2C"/>
    <w:rsid w:val="00BC525C"/>
    <w:rsid w:val="00BC5423"/>
    <w:rsid w:val="00BC59E4"/>
    <w:rsid w:val="00BC5CE4"/>
    <w:rsid w:val="00BC5DAD"/>
    <w:rsid w:val="00BC5DCE"/>
    <w:rsid w:val="00BC61C1"/>
    <w:rsid w:val="00BC69A5"/>
    <w:rsid w:val="00BC6B3C"/>
    <w:rsid w:val="00BC6C70"/>
    <w:rsid w:val="00BC6D93"/>
    <w:rsid w:val="00BC6DA6"/>
    <w:rsid w:val="00BC6F0B"/>
    <w:rsid w:val="00BC6F95"/>
    <w:rsid w:val="00BC722B"/>
    <w:rsid w:val="00BC7811"/>
    <w:rsid w:val="00BC787E"/>
    <w:rsid w:val="00BC78B4"/>
    <w:rsid w:val="00BC7B66"/>
    <w:rsid w:val="00BC7BC2"/>
    <w:rsid w:val="00BC7C1F"/>
    <w:rsid w:val="00BC7F57"/>
    <w:rsid w:val="00BD04D4"/>
    <w:rsid w:val="00BD08AF"/>
    <w:rsid w:val="00BD08C1"/>
    <w:rsid w:val="00BD0CC0"/>
    <w:rsid w:val="00BD1018"/>
    <w:rsid w:val="00BD111B"/>
    <w:rsid w:val="00BD19B4"/>
    <w:rsid w:val="00BD237E"/>
    <w:rsid w:val="00BD25D6"/>
    <w:rsid w:val="00BD27B3"/>
    <w:rsid w:val="00BD2CA8"/>
    <w:rsid w:val="00BD2FAD"/>
    <w:rsid w:val="00BD30AC"/>
    <w:rsid w:val="00BD3270"/>
    <w:rsid w:val="00BD332A"/>
    <w:rsid w:val="00BD33C7"/>
    <w:rsid w:val="00BD3926"/>
    <w:rsid w:val="00BD39B7"/>
    <w:rsid w:val="00BD3B07"/>
    <w:rsid w:val="00BD3B9B"/>
    <w:rsid w:val="00BD42CE"/>
    <w:rsid w:val="00BD4313"/>
    <w:rsid w:val="00BD47E0"/>
    <w:rsid w:val="00BD4DE8"/>
    <w:rsid w:val="00BD54E4"/>
    <w:rsid w:val="00BD5C16"/>
    <w:rsid w:val="00BD5C30"/>
    <w:rsid w:val="00BD5C83"/>
    <w:rsid w:val="00BD5DB7"/>
    <w:rsid w:val="00BD6206"/>
    <w:rsid w:val="00BD6A24"/>
    <w:rsid w:val="00BD6AE2"/>
    <w:rsid w:val="00BD6DC2"/>
    <w:rsid w:val="00BD78C4"/>
    <w:rsid w:val="00BE00D4"/>
    <w:rsid w:val="00BE01C9"/>
    <w:rsid w:val="00BE0341"/>
    <w:rsid w:val="00BE0797"/>
    <w:rsid w:val="00BE0A76"/>
    <w:rsid w:val="00BE1175"/>
    <w:rsid w:val="00BE117F"/>
    <w:rsid w:val="00BE1299"/>
    <w:rsid w:val="00BE129C"/>
    <w:rsid w:val="00BE13FB"/>
    <w:rsid w:val="00BE1717"/>
    <w:rsid w:val="00BE1844"/>
    <w:rsid w:val="00BE1C35"/>
    <w:rsid w:val="00BE1E34"/>
    <w:rsid w:val="00BE1FD8"/>
    <w:rsid w:val="00BE2557"/>
    <w:rsid w:val="00BE2975"/>
    <w:rsid w:val="00BE2AEC"/>
    <w:rsid w:val="00BE335F"/>
    <w:rsid w:val="00BE362A"/>
    <w:rsid w:val="00BE3732"/>
    <w:rsid w:val="00BE3DAE"/>
    <w:rsid w:val="00BE4161"/>
    <w:rsid w:val="00BE41D6"/>
    <w:rsid w:val="00BE43D2"/>
    <w:rsid w:val="00BE46EB"/>
    <w:rsid w:val="00BE4897"/>
    <w:rsid w:val="00BE49D4"/>
    <w:rsid w:val="00BE4D2A"/>
    <w:rsid w:val="00BE55C3"/>
    <w:rsid w:val="00BE5642"/>
    <w:rsid w:val="00BE5B8A"/>
    <w:rsid w:val="00BE5E05"/>
    <w:rsid w:val="00BE616C"/>
    <w:rsid w:val="00BE62C7"/>
    <w:rsid w:val="00BE6308"/>
    <w:rsid w:val="00BE6C9F"/>
    <w:rsid w:val="00BE7476"/>
    <w:rsid w:val="00BE79F7"/>
    <w:rsid w:val="00BE7A24"/>
    <w:rsid w:val="00BE7F16"/>
    <w:rsid w:val="00BF00D5"/>
    <w:rsid w:val="00BF07E9"/>
    <w:rsid w:val="00BF0836"/>
    <w:rsid w:val="00BF0838"/>
    <w:rsid w:val="00BF088A"/>
    <w:rsid w:val="00BF0976"/>
    <w:rsid w:val="00BF0B06"/>
    <w:rsid w:val="00BF198E"/>
    <w:rsid w:val="00BF1BC3"/>
    <w:rsid w:val="00BF1C50"/>
    <w:rsid w:val="00BF1DB6"/>
    <w:rsid w:val="00BF1EE4"/>
    <w:rsid w:val="00BF232A"/>
    <w:rsid w:val="00BF24E8"/>
    <w:rsid w:val="00BF2971"/>
    <w:rsid w:val="00BF2C8C"/>
    <w:rsid w:val="00BF2ECF"/>
    <w:rsid w:val="00BF30AC"/>
    <w:rsid w:val="00BF328D"/>
    <w:rsid w:val="00BF3456"/>
    <w:rsid w:val="00BF3CB4"/>
    <w:rsid w:val="00BF3D71"/>
    <w:rsid w:val="00BF3DDE"/>
    <w:rsid w:val="00BF4B4C"/>
    <w:rsid w:val="00BF4B79"/>
    <w:rsid w:val="00BF4D0D"/>
    <w:rsid w:val="00BF4D91"/>
    <w:rsid w:val="00BF4DBE"/>
    <w:rsid w:val="00BF4DEA"/>
    <w:rsid w:val="00BF51B3"/>
    <w:rsid w:val="00BF5773"/>
    <w:rsid w:val="00BF5845"/>
    <w:rsid w:val="00BF58F1"/>
    <w:rsid w:val="00BF64BC"/>
    <w:rsid w:val="00BF6589"/>
    <w:rsid w:val="00BF679C"/>
    <w:rsid w:val="00BF688F"/>
    <w:rsid w:val="00BF6A13"/>
    <w:rsid w:val="00BF6CD7"/>
    <w:rsid w:val="00BF761B"/>
    <w:rsid w:val="00BF7667"/>
    <w:rsid w:val="00BF78B6"/>
    <w:rsid w:val="00BF792D"/>
    <w:rsid w:val="00BF7A70"/>
    <w:rsid w:val="00BF7AD1"/>
    <w:rsid w:val="00BF7B1E"/>
    <w:rsid w:val="00BF7C97"/>
    <w:rsid w:val="00C000FC"/>
    <w:rsid w:val="00C00333"/>
    <w:rsid w:val="00C0037D"/>
    <w:rsid w:val="00C0045D"/>
    <w:rsid w:val="00C0057E"/>
    <w:rsid w:val="00C00ABB"/>
    <w:rsid w:val="00C00C90"/>
    <w:rsid w:val="00C01217"/>
    <w:rsid w:val="00C0136E"/>
    <w:rsid w:val="00C01432"/>
    <w:rsid w:val="00C015F4"/>
    <w:rsid w:val="00C0177B"/>
    <w:rsid w:val="00C01E1A"/>
    <w:rsid w:val="00C02339"/>
    <w:rsid w:val="00C024B8"/>
    <w:rsid w:val="00C025C3"/>
    <w:rsid w:val="00C02607"/>
    <w:rsid w:val="00C02612"/>
    <w:rsid w:val="00C0272D"/>
    <w:rsid w:val="00C02A51"/>
    <w:rsid w:val="00C02F3E"/>
    <w:rsid w:val="00C0386B"/>
    <w:rsid w:val="00C03E9D"/>
    <w:rsid w:val="00C04093"/>
    <w:rsid w:val="00C04383"/>
    <w:rsid w:val="00C0447A"/>
    <w:rsid w:val="00C047F1"/>
    <w:rsid w:val="00C04B06"/>
    <w:rsid w:val="00C04BBE"/>
    <w:rsid w:val="00C04F91"/>
    <w:rsid w:val="00C04FA6"/>
    <w:rsid w:val="00C055A6"/>
    <w:rsid w:val="00C0565A"/>
    <w:rsid w:val="00C05C39"/>
    <w:rsid w:val="00C05C73"/>
    <w:rsid w:val="00C05CB9"/>
    <w:rsid w:val="00C05DB4"/>
    <w:rsid w:val="00C0616D"/>
    <w:rsid w:val="00C06FDE"/>
    <w:rsid w:val="00C07494"/>
    <w:rsid w:val="00C074F0"/>
    <w:rsid w:val="00C0773B"/>
    <w:rsid w:val="00C07C09"/>
    <w:rsid w:val="00C07CEA"/>
    <w:rsid w:val="00C100B8"/>
    <w:rsid w:val="00C102CB"/>
    <w:rsid w:val="00C10561"/>
    <w:rsid w:val="00C105FC"/>
    <w:rsid w:val="00C1082E"/>
    <w:rsid w:val="00C10B8C"/>
    <w:rsid w:val="00C116FD"/>
    <w:rsid w:val="00C11F37"/>
    <w:rsid w:val="00C120C9"/>
    <w:rsid w:val="00C12265"/>
    <w:rsid w:val="00C123EC"/>
    <w:rsid w:val="00C1262F"/>
    <w:rsid w:val="00C12C25"/>
    <w:rsid w:val="00C12C72"/>
    <w:rsid w:val="00C1457C"/>
    <w:rsid w:val="00C146D5"/>
    <w:rsid w:val="00C1487A"/>
    <w:rsid w:val="00C15323"/>
    <w:rsid w:val="00C159EE"/>
    <w:rsid w:val="00C15BE2"/>
    <w:rsid w:val="00C15DE4"/>
    <w:rsid w:val="00C15E4F"/>
    <w:rsid w:val="00C15FCD"/>
    <w:rsid w:val="00C16519"/>
    <w:rsid w:val="00C16615"/>
    <w:rsid w:val="00C166CD"/>
    <w:rsid w:val="00C16B97"/>
    <w:rsid w:val="00C16C8A"/>
    <w:rsid w:val="00C16D82"/>
    <w:rsid w:val="00C16DB7"/>
    <w:rsid w:val="00C17080"/>
    <w:rsid w:val="00C17267"/>
    <w:rsid w:val="00C1747E"/>
    <w:rsid w:val="00C17605"/>
    <w:rsid w:val="00C17703"/>
    <w:rsid w:val="00C17833"/>
    <w:rsid w:val="00C1797A"/>
    <w:rsid w:val="00C179A3"/>
    <w:rsid w:val="00C17AB0"/>
    <w:rsid w:val="00C17BF8"/>
    <w:rsid w:val="00C200C8"/>
    <w:rsid w:val="00C20379"/>
    <w:rsid w:val="00C20C71"/>
    <w:rsid w:val="00C20DD1"/>
    <w:rsid w:val="00C20EA2"/>
    <w:rsid w:val="00C215B1"/>
    <w:rsid w:val="00C21B0A"/>
    <w:rsid w:val="00C21C1F"/>
    <w:rsid w:val="00C21C59"/>
    <w:rsid w:val="00C21F27"/>
    <w:rsid w:val="00C22BA2"/>
    <w:rsid w:val="00C22F1C"/>
    <w:rsid w:val="00C23149"/>
    <w:rsid w:val="00C233A7"/>
    <w:rsid w:val="00C23BA9"/>
    <w:rsid w:val="00C23D12"/>
    <w:rsid w:val="00C23DF7"/>
    <w:rsid w:val="00C23E2B"/>
    <w:rsid w:val="00C2435B"/>
    <w:rsid w:val="00C247E3"/>
    <w:rsid w:val="00C249ED"/>
    <w:rsid w:val="00C24ADB"/>
    <w:rsid w:val="00C24AE5"/>
    <w:rsid w:val="00C24E64"/>
    <w:rsid w:val="00C24FBD"/>
    <w:rsid w:val="00C2571B"/>
    <w:rsid w:val="00C25998"/>
    <w:rsid w:val="00C25A0B"/>
    <w:rsid w:val="00C25D6B"/>
    <w:rsid w:val="00C25ECC"/>
    <w:rsid w:val="00C25FCC"/>
    <w:rsid w:val="00C266AC"/>
    <w:rsid w:val="00C26953"/>
    <w:rsid w:val="00C26DC6"/>
    <w:rsid w:val="00C26E8F"/>
    <w:rsid w:val="00C2797E"/>
    <w:rsid w:val="00C27F84"/>
    <w:rsid w:val="00C30182"/>
    <w:rsid w:val="00C30CE5"/>
    <w:rsid w:val="00C30FBD"/>
    <w:rsid w:val="00C31111"/>
    <w:rsid w:val="00C312A1"/>
    <w:rsid w:val="00C313E8"/>
    <w:rsid w:val="00C31CB5"/>
    <w:rsid w:val="00C32150"/>
    <w:rsid w:val="00C3217B"/>
    <w:rsid w:val="00C321B1"/>
    <w:rsid w:val="00C32262"/>
    <w:rsid w:val="00C32B1F"/>
    <w:rsid w:val="00C32C57"/>
    <w:rsid w:val="00C32D1B"/>
    <w:rsid w:val="00C32D50"/>
    <w:rsid w:val="00C32DEA"/>
    <w:rsid w:val="00C32FED"/>
    <w:rsid w:val="00C3316D"/>
    <w:rsid w:val="00C33372"/>
    <w:rsid w:val="00C33653"/>
    <w:rsid w:val="00C336DB"/>
    <w:rsid w:val="00C33922"/>
    <w:rsid w:val="00C33A6C"/>
    <w:rsid w:val="00C33FB4"/>
    <w:rsid w:val="00C34134"/>
    <w:rsid w:val="00C34469"/>
    <w:rsid w:val="00C345B5"/>
    <w:rsid w:val="00C34AEF"/>
    <w:rsid w:val="00C34D29"/>
    <w:rsid w:val="00C34DFA"/>
    <w:rsid w:val="00C34F5D"/>
    <w:rsid w:val="00C3508B"/>
    <w:rsid w:val="00C351FA"/>
    <w:rsid w:val="00C355B1"/>
    <w:rsid w:val="00C357C3"/>
    <w:rsid w:val="00C35869"/>
    <w:rsid w:val="00C35BA2"/>
    <w:rsid w:val="00C35C12"/>
    <w:rsid w:val="00C35C6F"/>
    <w:rsid w:val="00C3616C"/>
    <w:rsid w:val="00C368CC"/>
    <w:rsid w:val="00C36BAB"/>
    <w:rsid w:val="00C37086"/>
    <w:rsid w:val="00C37181"/>
    <w:rsid w:val="00C371D5"/>
    <w:rsid w:val="00C37390"/>
    <w:rsid w:val="00C374B9"/>
    <w:rsid w:val="00C3785A"/>
    <w:rsid w:val="00C37892"/>
    <w:rsid w:val="00C402A6"/>
    <w:rsid w:val="00C40328"/>
    <w:rsid w:val="00C4038D"/>
    <w:rsid w:val="00C4076A"/>
    <w:rsid w:val="00C4081F"/>
    <w:rsid w:val="00C40A4E"/>
    <w:rsid w:val="00C40C79"/>
    <w:rsid w:val="00C40E6F"/>
    <w:rsid w:val="00C40E8F"/>
    <w:rsid w:val="00C40E92"/>
    <w:rsid w:val="00C41181"/>
    <w:rsid w:val="00C4128E"/>
    <w:rsid w:val="00C41408"/>
    <w:rsid w:val="00C41816"/>
    <w:rsid w:val="00C418E2"/>
    <w:rsid w:val="00C41944"/>
    <w:rsid w:val="00C42146"/>
    <w:rsid w:val="00C42251"/>
    <w:rsid w:val="00C42C29"/>
    <w:rsid w:val="00C4302F"/>
    <w:rsid w:val="00C432DC"/>
    <w:rsid w:val="00C43347"/>
    <w:rsid w:val="00C4383A"/>
    <w:rsid w:val="00C43A82"/>
    <w:rsid w:val="00C43BBD"/>
    <w:rsid w:val="00C4404F"/>
    <w:rsid w:val="00C44181"/>
    <w:rsid w:val="00C446C4"/>
    <w:rsid w:val="00C4489F"/>
    <w:rsid w:val="00C44E4A"/>
    <w:rsid w:val="00C44E4D"/>
    <w:rsid w:val="00C45000"/>
    <w:rsid w:val="00C45387"/>
    <w:rsid w:val="00C453A8"/>
    <w:rsid w:val="00C454D2"/>
    <w:rsid w:val="00C45735"/>
    <w:rsid w:val="00C459D6"/>
    <w:rsid w:val="00C45A00"/>
    <w:rsid w:val="00C45D02"/>
    <w:rsid w:val="00C45D10"/>
    <w:rsid w:val="00C46305"/>
    <w:rsid w:val="00C464CB"/>
    <w:rsid w:val="00C46562"/>
    <w:rsid w:val="00C465A0"/>
    <w:rsid w:val="00C46A3E"/>
    <w:rsid w:val="00C46B5A"/>
    <w:rsid w:val="00C46F25"/>
    <w:rsid w:val="00C47124"/>
    <w:rsid w:val="00C47439"/>
    <w:rsid w:val="00C475AF"/>
    <w:rsid w:val="00C47B36"/>
    <w:rsid w:val="00C500CC"/>
    <w:rsid w:val="00C5025C"/>
    <w:rsid w:val="00C506F2"/>
    <w:rsid w:val="00C50BE0"/>
    <w:rsid w:val="00C51045"/>
    <w:rsid w:val="00C515F4"/>
    <w:rsid w:val="00C51630"/>
    <w:rsid w:val="00C52C70"/>
    <w:rsid w:val="00C52E1F"/>
    <w:rsid w:val="00C52E87"/>
    <w:rsid w:val="00C52FC3"/>
    <w:rsid w:val="00C53044"/>
    <w:rsid w:val="00C532A3"/>
    <w:rsid w:val="00C532AE"/>
    <w:rsid w:val="00C53A5D"/>
    <w:rsid w:val="00C53F1F"/>
    <w:rsid w:val="00C5419E"/>
    <w:rsid w:val="00C54592"/>
    <w:rsid w:val="00C54744"/>
    <w:rsid w:val="00C5483D"/>
    <w:rsid w:val="00C54911"/>
    <w:rsid w:val="00C54AA8"/>
    <w:rsid w:val="00C55068"/>
    <w:rsid w:val="00C55429"/>
    <w:rsid w:val="00C5575A"/>
    <w:rsid w:val="00C5590A"/>
    <w:rsid w:val="00C5592E"/>
    <w:rsid w:val="00C55BBE"/>
    <w:rsid w:val="00C56118"/>
    <w:rsid w:val="00C56336"/>
    <w:rsid w:val="00C563A4"/>
    <w:rsid w:val="00C5680B"/>
    <w:rsid w:val="00C56B2A"/>
    <w:rsid w:val="00C56FDD"/>
    <w:rsid w:val="00C57407"/>
    <w:rsid w:val="00C5740D"/>
    <w:rsid w:val="00C5748F"/>
    <w:rsid w:val="00C57698"/>
    <w:rsid w:val="00C57DED"/>
    <w:rsid w:val="00C57EB2"/>
    <w:rsid w:val="00C57FA9"/>
    <w:rsid w:val="00C60027"/>
    <w:rsid w:val="00C60E24"/>
    <w:rsid w:val="00C61070"/>
    <w:rsid w:val="00C61409"/>
    <w:rsid w:val="00C61B1D"/>
    <w:rsid w:val="00C61CBE"/>
    <w:rsid w:val="00C61EE8"/>
    <w:rsid w:val="00C61F68"/>
    <w:rsid w:val="00C6231D"/>
    <w:rsid w:val="00C6247E"/>
    <w:rsid w:val="00C62731"/>
    <w:rsid w:val="00C62ACC"/>
    <w:rsid w:val="00C6393D"/>
    <w:rsid w:val="00C63B7A"/>
    <w:rsid w:val="00C63DFC"/>
    <w:rsid w:val="00C63E1D"/>
    <w:rsid w:val="00C63E97"/>
    <w:rsid w:val="00C646C4"/>
    <w:rsid w:val="00C64AD2"/>
    <w:rsid w:val="00C64C02"/>
    <w:rsid w:val="00C64D46"/>
    <w:rsid w:val="00C65904"/>
    <w:rsid w:val="00C65EEC"/>
    <w:rsid w:val="00C6675C"/>
    <w:rsid w:val="00C66804"/>
    <w:rsid w:val="00C66AB4"/>
    <w:rsid w:val="00C66B84"/>
    <w:rsid w:val="00C66C00"/>
    <w:rsid w:val="00C66ED8"/>
    <w:rsid w:val="00C66FE5"/>
    <w:rsid w:val="00C67243"/>
    <w:rsid w:val="00C67252"/>
    <w:rsid w:val="00C677D7"/>
    <w:rsid w:val="00C67905"/>
    <w:rsid w:val="00C67B5B"/>
    <w:rsid w:val="00C67BCF"/>
    <w:rsid w:val="00C67ED2"/>
    <w:rsid w:val="00C70206"/>
    <w:rsid w:val="00C70209"/>
    <w:rsid w:val="00C70313"/>
    <w:rsid w:val="00C70492"/>
    <w:rsid w:val="00C70725"/>
    <w:rsid w:val="00C708D9"/>
    <w:rsid w:val="00C70AFA"/>
    <w:rsid w:val="00C70D88"/>
    <w:rsid w:val="00C70F59"/>
    <w:rsid w:val="00C70FF6"/>
    <w:rsid w:val="00C714E8"/>
    <w:rsid w:val="00C71658"/>
    <w:rsid w:val="00C71B4C"/>
    <w:rsid w:val="00C71D48"/>
    <w:rsid w:val="00C71E93"/>
    <w:rsid w:val="00C71EC0"/>
    <w:rsid w:val="00C71FB3"/>
    <w:rsid w:val="00C7215A"/>
    <w:rsid w:val="00C72266"/>
    <w:rsid w:val="00C72360"/>
    <w:rsid w:val="00C72943"/>
    <w:rsid w:val="00C72AE4"/>
    <w:rsid w:val="00C73240"/>
    <w:rsid w:val="00C7369E"/>
    <w:rsid w:val="00C73A39"/>
    <w:rsid w:val="00C73ADD"/>
    <w:rsid w:val="00C744A1"/>
    <w:rsid w:val="00C74506"/>
    <w:rsid w:val="00C745C0"/>
    <w:rsid w:val="00C753E7"/>
    <w:rsid w:val="00C75505"/>
    <w:rsid w:val="00C75543"/>
    <w:rsid w:val="00C7555F"/>
    <w:rsid w:val="00C756CA"/>
    <w:rsid w:val="00C7577C"/>
    <w:rsid w:val="00C759F1"/>
    <w:rsid w:val="00C75B0C"/>
    <w:rsid w:val="00C75F83"/>
    <w:rsid w:val="00C765CA"/>
    <w:rsid w:val="00C7666F"/>
    <w:rsid w:val="00C767EB"/>
    <w:rsid w:val="00C76913"/>
    <w:rsid w:val="00C772BD"/>
    <w:rsid w:val="00C77382"/>
    <w:rsid w:val="00C7748A"/>
    <w:rsid w:val="00C7779E"/>
    <w:rsid w:val="00C77A60"/>
    <w:rsid w:val="00C77A89"/>
    <w:rsid w:val="00C77AC1"/>
    <w:rsid w:val="00C77B08"/>
    <w:rsid w:val="00C77B9A"/>
    <w:rsid w:val="00C77D39"/>
    <w:rsid w:val="00C77DF8"/>
    <w:rsid w:val="00C77F75"/>
    <w:rsid w:val="00C77F92"/>
    <w:rsid w:val="00C77FD3"/>
    <w:rsid w:val="00C800AC"/>
    <w:rsid w:val="00C80354"/>
    <w:rsid w:val="00C80ADD"/>
    <w:rsid w:val="00C811AB"/>
    <w:rsid w:val="00C81BEC"/>
    <w:rsid w:val="00C81C79"/>
    <w:rsid w:val="00C82050"/>
    <w:rsid w:val="00C824F7"/>
    <w:rsid w:val="00C82A42"/>
    <w:rsid w:val="00C82B20"/>
    <w:rsid w:val="00C82F7E"/>
    <w:rsid w:val="00C82FE3"/>
    <w:rsid w:val="00C833B6"/>
    <w:rsid w:val="00C833F6"/>
    <w:rsid w:val="00C83421"/>
    <w:rsid w:val="00C83655"/>
    <w:rsid w:val="00C83662"/>
    <w:rsid w:val="00C836B6"/>
    <w:rsid w:val="00C83805"/>
    <w:rsid w:val="00C83A28"/>
    <w:rsid w:val="00C83B49"/>
    <w:rsid w:val="00C84190"/>
    <w:rsid w:val="00C84428"/>
    <w:rsid w:val="00C84646"/>
    <w:rsid w:val="00C846CA"/>
    <w:rsid w:val="00C84CF5"/>
    <w:rsid w:val="00C84E4A"/>
    <w:rsid w:val="00C850FA"/>
    <w:rsid w:val="00C85166"/>
    <w:rsid w:val="00C854CA"/>
    <w:rsid w:val="00C85853"/>
    <w:rsid w:val="00C85995"/>
    <w:rsid w:val="00C85A36"/>
    <w:rsid w:val="00C85B46"/>
    <w:rsid w:val="00C85BCA"/>
    <w:rsid w:val="00C860EA"/>
    <w:rsid w:val="00C86814"/>
    <w:rsid w:val="00C86D6B"/>
    <w:rsid w:val="00C86F40"/>
    <w:rsid w:val="00C86F7D"/>
    <w:rsid w:val="00C87499"/>
    <w:rsid w:val="00C877E2"/>
    <w:rsid w:val="00C8787A"/>
    <w:rsid w:val="00C87E7D"/>
    <w:rsid w:val="00C87F41"/>
    <w:rsid w:val="00C90077"/>
    <w:rsid w:val="00C900EC"/>
    <w:rsid w:val="00C90402"/>
    <w:rsid w:val="00C90886"/>
    <w:rsid w:val="00C90899"/>
    <w:rsid w:val="00C90DB2"/>
    <w:rsid w:val="00C912AC"/>
    <w:rsid w:val="00C91A25"/>
    <w:rsid w:val="00C9246C"/>
    <w:rsid w:val="00C9265D"/>
    <w:rsid w:val="00C92689"/>
    <w:rsid w:val="00C92B23"/>
    <w:rsid w:val="00C92E81"/>
    <w:rsid w:val="00C92F5E"/>
    <w:rsid w:val="00C930FB"/>
    <w:rsid w:val="00C93310"/>
    <w:rsid w:val="00C93347"/>
    <w:rsid w:val="00C93399"/>
    <w:rsid w:val="00C93416"/>
    <w:rsid w:val="00C939EB"/>
    <w:rsid w:val="00C93B11"/>
    <w:rsid w:val="00C94362"/>
    <w:rsid w:val="00C94446"/>
    <w:rsid w:val="00C945A2"/>
    <w:rsid w:val="00C94CAE"/>
    <w:rsid w:val="00C94CC1"/>
    <w:rsid w:val="00C94CE0"/>
    <w:rsid w:val="00C94EAF"/>
    <w:rsid w:val="00C94F51"/>
    <w:rsid w:val="00C94FB3"/>
    <w:rsid w:val="00C950A8"/>
    <w:rsid w:val="00C951B3"/>
    <w:rsid w:val="00C95297"/>
    <w:rsid w:val="00C95643"/>
    <w:rsid w:val="00C95B20"/>
    <w:rsid w:val="00C95C38"/>
    <w:rsid w:val="00C96EA6"/>
    <w:rsid w:val="00C97B48"/>
    <w:rsid w:val="00CA0699"/>
    <w:rsid w:val="00CA09D7"/>
    <w:rsid w:val="00CA0C55"/>
    <w:rsid w:val="00CA0CC5"/>
    <w:rsid w:val="00CA151E"/>
    <w:rsid w:val="00CA1627"/>
    <w:rsid w:val="00CA19DE"/>
    <w:rsid w:val="00CA1B6C"/>
    <w:rsid w:val="00CA1D5E"/>
    <w:rsid w:val="00CA2695"/>
    <w:rsid w:val="00CA2AB5"/>
    <w:rsid w:val="00CA2F04"/>
    <w:rsid w:val="00CA2F67"/>
    <w:rsid w:val="00CA33C2"/>
    <w:rsid w:val="00CA37B1"/>
    <w:rsid w:val="00CA387F"/>
    <w:rsid w:val="00CA39A7"/>
    <w:rsid w:val="00CA453B"/>
    <w:rsid w:val="00CA4627"/>
    <w:rsid w:val="00CA4C1C"/>
    <w:rsid w:val="00CA4D62"/>
    <w:rsid w:val="00CA519C"/>
    <w:rsid w:val="00CA550E"/>
    <w:rsid w:val="00CA5557"/>
    <w:rsid w:val="00CA56C7"/>
    <w:rsid w:val="00CA5738"/>
    <w:rsid w:val="00CA5939"/>
    <w:rsid w:val="00CA5D93"/>
    <w:rsid w:val="00CA6018"/>
    <w:rsid w:val="00CA60DE"/>
    <w:rsid w:val="00CA612B"/>
    <w:rsid w:val="00CA6813"/>
    <w:rsid w:val="00CA68A2"/>
    <w:rsid w:val="00CA6C96"/>
    <w:rsid w:val="00CA78F2"/>
    <w:rsid w:val="00CA7921"/>
    <w:rsid w:val="00CA7BA4"/>
    <w:rsid w:val="00CA7D18"/>
    <w:rsid w:val="00CB00F0"/>
    <w:rsid w:val="00CB06BD"/>
    <w:rsid w:val="00CB07A3"/>
    <w:rsid w:val="00CB07FD"/>
    <w:rsid w:val="00CB08AA"/>
    <w:rsid w:val="00CB12CC"/>
    <w:rsid w:val="00CB130F"/>
    <w:rsid w:val="00CB162B"/>
    <w:rsid w:val="00CB195F"/>
    <w:rsid w:val="00CB1C1E"/>
    <w:rsid w:val="00CB1E90"/>
    <w:rsid w:val="00CB1FCF"/>
    <w:rsid w:val="00CB2365"/>
    <w:rsid w:val="00CB2476"/>
    <w:rsid w:val="00CB2933"/>
    <w:rsid w:val="00CB2D26"/>
    <w:rsid w:val="00CB2E2F"/>
    <w:rsid w:val="00CB34AD"/>
    <w:rsid w:val="00CB34DB"/>
    <w:rsid w:val="00CB36AD"/>
    <w:rsid w:val="00CB397A"/>
    <w:rsid w:val="00CB3A7C"/>
    <w:rsid w:val="00CB3BB8"/>
    <w:rsid w:val="00CB3CED"/>
    <w:rsid w:val="00CB3D57"/>
    <w:rsid w:val="00CB4022"/>
    <w:rsid w:val="00CB41AB"/>
    <w:rsid w:val="00CB41E5"/>
    <w:rsid w:val="00CB42CE"/>
    <w:rsid w:val="00CB456D"/>
    <w:rsid w:val="00CB4E03"/>
    <w:rsid w:val="00CB4E86"/>
    <w:rsid w:val="00CB4F40"/>
    <w:rsid w:val="00CB52D1"/>
    <w:rsid w:val="00CB543F"/>
    <w:rsid w:val="00CB560C"/>
    <w:rsid w:val="00CB566B"/>
    <w:rsid w:val="00CB5A6D"/>
    <w:rsid w:val="00CB5E4D"/>
    <w:rsid w:val="00CB5F7C"/>
    <w:rsid w:val="00CB6009"/>
    <w:rsid w:val="00CB6285"/>
    <w:rsid w:val="00CB6568"/>
    <w:rsid w:val="00CB6664"/>
    <w:rsid w:val="00CB6790"/>
    <w:rsid w:val="00CB6882"/>
    <w:rsid w:val="00CB68A3"/>
    <w:rsid w:val="00CB6FFA"/>
    <w:rsid w:val="00CB7058"/>
    <w:rsid w:val="00CB70C7"/>
    <w:rsid w:val="00CB76D5"/>
    <w:rsid w:val="00CB7F7A"/>
    <w:rsid w:val="00CC02AD"/>
    <w:rsid w:val="00CC0600"/>
    <w:rsid w:val="00CC0CCF"/>
    <w:rsid w:val="00CC1503"/>
    <w:rsid w:val="00CC1A8D"/>
    <w:rsid w:val="00CC1B11"/>
    <w:rsid w:val="00CC1B20"/>
    <w:rsid w:val="00CC1BEB"/>
    <w:rsid w:val="00CC1DD1"/>
    <w:rsid w:val="00CC23F2"/>
    <w:rsid w:val="00CC2626"/>
    <w:rsid w:val="00CC28D2"/>
    <w:rsid w:val="00CC28D5"/>
    <w:rsid w:val="00CC2CC9"/>
    <w:rsid w:val="00CC2DA6"/>
    <w:rsid w:val="00CC2F7A"/>
    <w:rsid w:val="00CC3317"/>
    <w:rsid w:val="00CC34BF"/>
    <w:rsid w:val="00CC36FE"/>
    <w:rsid w:val="00CC3936"/>
    <w:rsid w:val="00CC3A54"/>
    <w:rsid w:val="00CC3CA3"/>
    <w:rsid w:val="00CC3E83"/>
    <w:rsid w:val="00CC3FC7"/>
    <w:rsid w:val="00CC4237"/>
    <w:rsid w:val="00CC4472"/>
    <w:rsid w:val="00CC4BF4"/>
    <w:rsid w:val="00CC52E1"/>
    <w:rsid w:val="00CC5C6B"/>
    <w:rsid w:val="00CC5EBD"/>
    <w:rsid w:val="00CC6768"/>
    <w:rsid w:val="00CC67D5"/>
    <w:rsid w:val="00CC6985"/>
    <w:rsid w:val="00CC6D7E"/>
    <w:rsid w:val="00CC6EBC"/>
    <w:rsid w:val="00CC6ED7"/>
    <w:rsid w:val="00CC711F"/>
    <w:rsid w:val="00CC7918"/>
    <w:rsid w:val="00CC79AD"/>
    <w:rsid w:val="00CC7A73"/>
    <w:rsid w:val="00CC7B66"/>
    <w:rsid w:val="00CC7B75"/>
    <w:rsid w:val="00CC7C98"/>
    <w:rsid w:val="00CC7CC0"/>
    <w:rsid w:val="00CC7E33"/>
    <w:rsid w:val="00CD06A9"/>
    <w:rsid w:val="00CD1018"/>
    <w:rsid w:val="00CD15BE"/>
    <w:rsid w:val="00CD18BF"/>
    <w:rsid w:val="00CD1A45"/>
    <w:rsid w:val="00CD2097"/>
    <w:rsid w:val="00CD2547"/>
    <w:rsid w:val="00CD25CB"/>
    <w:rsid w:val="00CD25D7"/>
    <w:rsid w:val="00CD2684"/>
    <w:rsid w:val="00CD27A0"/>
    <w:rsid w:val="00CD29C8"/>
    <w:rsid w:val="00CD2A7A"/>
    <w:rsid w:val="00CD2A98"/>
    <w:rsid w:val="00CD2CE2"/>
    <w:rsid w:val="00CD3063"/>
    <w:rsid w:val="00CD306D"/>
    <w:rsid w:val="00CD3205"/>
    <w:rsid w:val="00CD3758"/>
    <w:rsid w:val="00CD3A37"/>
    <w:rsid w:val="00CD3CAE"/>
    <w:rsid w:val="00CD4014"/>
    <w:rsid w:val="00CD40DF"/>
    <w:rsid w:val="00CD432D"/>
    <w:rsid w:val="00CD438B"/>
    <w:rsid w:val="00CD45FD"/>
    <w:rsid w:val="00CD4C84"/>
    <w:rsid w:val="00CD4DDF"/>
    <w:rsid w:val="00CD5527"/>
    <w:rsid w:val="00CD5615"/>
    <w:rsid w:val="00CD5DDA"/>
    <w:rsid w:val="00CD5DE7"/>
    <w:rsid w:val="00CD605E"/>
    <w:rsid w:val="00CD62EE"/>
    <w:rsid w:val="00CD63AE"/>
    <w:rsid w:val="00CD66BE"/>
    <w:rsid w:val="00CD6CFA"/>
    <w:rsid w:val="00CD7034"/>
    <w:rsid w:val="00CD76EA"/>
    <w:rsid w:val="00CE01D4"/>
    <w:rsid w:val="00CE0320"/>
    <w:rsid w:val="00CE03CD"/>
    <w:rsid w:val="00CE048D"/>
    <w:rsid w:val="00CE07A5"/>
    <w:rsid w:val="00CE0872"/>
    <w:rsid w:val="00CE0A6D"/>
    <w:rsid w:val="00CE0C27"/>
    <w:rsid w:val="00CE12C3"/>
    <w:rsid w:val="00CE1376"/>
    <w:rsid w:val="00CE1396"/>
    <w:rsid w:val="00CE1421"/>
    <w:rsid w:val="00CE16E6"/>
    <w:rsid w:val="00CE1C83"/>
    <w:rsid w:val="00CE1FC3"/>
    <w:rsid w:val="00CE2225"/>
    <w:rsid w:val="00CE240B"/>
    <w:rsid w:val="00CE2922"/>
    <w:rsid w:val="00CE32BD"/>
    <w:rsid w:val="00CE34A5"/>
    <w:rsid w:val="00CE3AED"/>
    <w:rsid w:val="00CE4359"/>
    <w:rsid w:val="00CE44B3"/>
    <w:rsid w:val="00CE45AD"/>
    <w:rsid w:val="00CE482A"/>
    <w:rsid w:val="00CE48D1"/>
    <w:rsid w:val="00CE4F65"/>
    <w:rsid w:val="00CE4F92"/>
    <w:rsid w:val="00CE4FF8"/>
    <w:rsid w:val="00CE5018"/>
    <w:rsid w:val="00CE5062"/>
    <w:rsid w:val="00CE571A"/>
    <w:rsid w:val="00CE57A8"/>
    <w:rsid w:val="00CE597E"/>
    <w:rsid w:val="00CE5E57"/>
    <w:rsid w:val="00CE5FE5"/>
    <w:rsid w:val="00CE61B2"/>
    <w:rsid w:val="00CE62FC"/>
    <w:rsid w:val="00CE63A6"/>
    <w:rsid w:val="00CE63A9"/>
    <w:rsid w:val="00CE6702"/>
    <w:rsid w:val="00CE69AD"/>
    <w:rsid w:val="00CE6D73"/>
    <w:rsid w:val="00CE6E6C"/>
    <w:rsid w:val="00CE706E"/>
    <w:rsid w:val="00CE7150"/>
    <w:rsid w:val="00CE733C"/>
    <w:rsid w:val="00CE76A3"/>
    <w:rsid w:val="00CE7996"/>
    <w:rsid w:val="00CE79B9"/>
    <w:rsid w:val="00CE7C5D"/>
    <w:rsid w:val="00CE7CC7"/>
    <w:rsid w:val="00CE7E8B"/>
    <w:rsid w:val="00CE7EEB"/>
    <w:rsid w:val="00CF04DA"/>
    <w:rsid w:val="00CF0A98"/>
    <w:rsid w:val="00CF0FB0"/>
    <w:rsid w:val="00CF0FC5"/>
    <w:rsid w:val="00CF1070"/>
    <w:rsid w:val="00CF1073"/>
    <w:rsid w:val="00CF107F"/>
    <w:rsid w:val="00CF12CC"/>
    <w:rsid w:val="00CF139B"/>
    <w:rsid w:val="00CF2104"/>
    <w:rsid w:val="00CF24CE"/>
    <w:rsid w:val="00CF2F5E"/>
    <w:rsid w:val="00CF2FDA"/>
    <w:rsid w:val="00CF32C2"/>
    <w:rsid w:val="00CF3598"/>
    <w:rsid w:val="00CF39BD"/>
    <w:rsid w:val="00CF3ADD"/>
    <w:rsid w:val="00CF3BC8"/>
    <w:rsid w:val="00CF3C15"/>
    <w:rsid w:val="00CF3E8E"/>
    <w:rsid w:val="00CF4529"/>
    <w:rsid w:val="00CF457A"/>
    <w:rsid w:val="00CF5097"/>
    <w:rsid w:val="00CF546D"/>
    <w:rsid w:val="00CF54FB"/>
    <w:rsid w:val="00CF5689"/>
    <w:rsid w:val="00CF58F5"/>
    <w:rsid w:val="00CF5A68"/>
    <w:rsid w:val="00CF5CC7"/>
    <w:rsid w:val="00CF5DDE"/>
    <w:rsid w:val="00CF6125"/>
    <w:rsid w:val="00CF623C"/>
    <w:rsid w:val="00CF63AB"/>
    <w:rsid w:val="00CF7605"/>
    <w:rsid w:val="00CF7B35"/>
    <w:rsid w:val="00CF7C3C"/>
    <w:rsid w:val="00D0035D"/>
    <w:rsid w:val="00D00459"/>
    <w:rsid w:val="00D0125B"/>
    <w:rsid w:val="00D017BF"/>
    <w:rsid w:val="00D01A0C"/>
    <w:rsid w:val="00D01AE0"/>
    <w:rsid w:val="00D01BA2"/>
    <w:rsid w:val="00D01E15"/>
    <w:rsid w:val="00D01EB5"/>
    <w:rsid w:val="00D01F75"/>
    <w:rsid w:val="00D01F7A"/>
    <w:rsid w:val="00D02215"/>
    <w:rsid w:val="00D022CD"/>
    <w:rsid w:val="00D02590"/>
    <w:rsid w:val="00D02686"/>
    <w:rsid w:val="00D027EB"/>
    <w:rsid w:val="00D027F5"/>
    <w:rsid w:val="00D02BC5"/>
    <w:rsid w:val="00D02CA9"/>
    <w:rsid w:val="00D02F94"/>
    <w:rsid w:val="00D03044"/>
    <w:rsid w:val="00D035A1"/>
    <w:rsid w:val="00D03608"/>
    <w:rsid w:val="00D03616"/>
    <w:rsid w:val="00D03A4E"/>
    <w:rsid w:val="00D03AEA"/>
    <w:rsid w:val="00D03EA4"/>
    <w:rsid w:val="00D04C36"/>
    <w:rsid w:val="00D04F4D"/>
    <w:rsid w:val="00D04FC6"/>
    <w:rsid w:val="00D0508C"/>
    <w:rsid w:val="00D05144"/>
    <w:rsid w:val="00D051AA"/>
    <w:rsid w:val="00D0542D"/>
    <w:rsid w:val="00D05817"/>
    <w:rsid w:val="00D059BF"/>
    <w:rsid w:val="00D05AC2"/>
    <w:rsid w:val="00D05D48"/>
    <w:rsid w:val="00D05E9F"/>
    <w:rsid w:val="00D06770"/>
    <w:rsid w:val="00D0678E"/>
    <w:rsid w:val="00D06CB4"/>
    <w:rsid w:val="00D06D89"/>
    <w:rsid w:val="00D06E2A"/>
    <w:rsid w:val="00D06E94"/>
    <w:rsid w:val="00D07182"/>
    <w:rsid w:val="00D0726E"/>
    <w:rsid w:val="00D07300"/>
    <w:rsid w:val="00D074C4"/>
    <w:rsid w:val="00D076A2"/>
    <w:rsid w:val="00D07AED"/>
    <w:rsid w:val="00D07BCC"/>
    <w:rsid w:val="00D100FC"/>
    <w:rsid w:val="00D10290"/>
    <w:rsid w:val="00D1060A"/>
    <w:rsid w:val="00D10C2B"/>
    <w:rsid w:val="00D11024"/>
    <w:rsid w:val="00D1120A"/>
    <w:rsid w:val="00D1177F"/>
    <w:rsid w:val="00D1193D"/>
    <w:rsid w:val="00D11999"/>
    <w:rsid w:val="00D11D0D"/>
    <w:rsid w:val="00D1212F"/>
    <w:rsid w:val="00D124CA"/>
    <w:rsid w:val="00D12946"/>
    <w:rsid w:val="00D12C87"/>
    <w:rsid w:val="00D12E5B"/>
    <w:rsid w:val="00D12E86"/>
    <w:rsid w:val="00D12F3A"/>
    <w:rsid w:val="00D13186"/>
    <w:rsid w:val="00D131B8"/>
    <w:rsid w:val="00D13389"/>
    <w:rsid w:val="00D134C6"/>
    <w:rsid w:val="00D13707"/>
    <w:rsid w:val="00D1378E"/>
    <w:rsid w:val="00D139EC"/>
    <w:rsid w:val="00D13DF7"/>
    <w:rsid w:val="00D142E1"/>
    <w:rsid w:val="00D14446"/>
    <w:rsid w:val="00D145E0"/>
    <w:rsid w:val="00D146D5"/>
    <w:rsid w:val="00D153BA"/>
    <w:rsid w:val="00D15462"/>
    <w:rsid w:val="00D15686"/>
    <w:rsid w:val="00D158E2"/>
    <w:rsid w:val="00D159F5"/>
    <w:rsid w:val="00D15A3B"/>
    <w:rsid w:val="00D15EE0"/>
    <w:rsid w:val="00D168D8"/>
    <w:rsid w:val="00D16C0B"/>
    <w:rsid w:val="00D17034"/>
    <w:rsid w:val="00D17375"/>
    <w:rsid w:val="00D1761D"/>
    <w:rsid w:val="00D17889"/>
    <w:rsid w:val="00D17A23"/>
    <w:rsid w:val="00D201FC"/>
    <w:rsid w:val="00D202F8"/>
    <w:rsid w:val="00D202FD"/>
    <w:rsid w:val="00D204F8"/>
    <w:rsid w:val="00D20906"/>
    <w:rsid w:val="00D20B62"/>
    <w:rsid w:val="00D20DBC"/>
    <w:rsid w:val="00D20F64"/>
    <w:rsid w:val="00D2107C"/>
    <w:rsid w:val="00D21D70"/>
    <w:rsid w:val="00D21EC6"/>
    <w:rsid w:val="00D21FE6"/>
    <w:rsid w:val="00D2233A"/>
    <w:rsid w:val="00D224AB"/>
    <w:rsid w:val="00D224DD"/>
    <w:rsid w:val="00D22506"/>
    <w:rsid w:val="00D2264E"/>
    <w:rsid w:val="00D229AC"/>
    <w:rsid w:val="00D22DA7"/>
    <w:rsid w:val="00D22E9A"/>
    <w:rsid w:val="00D2303C"/>
    <w:rsid w:val="00D230AA"/>
    <w:rsid w:val="00D232D0"/>
    <w:rsid w:val="00D2361F"/>
    <w:rsid w:val="00D23747"/>
    <w:rsid w:val="00D23826"/>
    <w:rsid w:val="00D23B0E"/>
    <w:rsid w:val="00D23E1E"/>
    <w:rsid w:val="00D23FEC"/>
    <w:rsid w:val="00D245AA"/>
    <w:rsid w:val="00D24DAA"/>
    <w:rsid w:val="00D24EE0"/>
    <w:rsid w:val="00D253DE"/>
    <w:rsid w:val="00D25443"/>
    <w:rsid w:val="00D25960"/>
    <w:rsid w:val="00D25AA7"/>
    <w:rsid w:val="00D25ACA"/>
    <w:rsid w:val="00D25B6E"/>
    <w:rsid w:val="00D25BB2"/>
    <w:rsid w:val="00D25F5B"/>
    <w:rsid w:val="00D26047"/>
    <w:rsid w:val="00D26069"/>
    <w:rsid w:val="00D2677A"/>
    <w:rsid w:val="00D268F1"/>
    <w:rsid w:val="00D26A87"/>
    <w:rsid w:val="00D26BDE"/>
    <w:rsid w:val="00D271F0"/>
    <w:rsid w:val="00D2754E"/>
    <w:rsid w:val="00D27BD5"/>
    <w:rsid w:val="00D27D85"/>
    <w:rsid w:val="00D302BF"/>
    <w:rsid w:val="00D302CC"/>
    <w:rsid w:val="00D307C7"/>
    <w:rsid w:val="00D30B0A"/>
    <w:rsid w:val="00D3195A"/>
    <w:rsid w:val="00D32223"/>
    <w:rsid w:val="00D32449"/>
    <w:rsid w:val="00D3263F"/>
    <w:rsid w:val="00D3295B"/>
    <w:rsid w:val="00D32D9D"/>
    <w:rsid w:val="00D32DD0"/>
    <w:rsid w:val="00D3326A"/>
    <w:rsid w:val="00D33867"/>
    <w:rsid w:val="00D33BB4"/>
    <w:rsid w:val="00D34BFF"/>
    <w:rsid w:val="00D34CEE"/>
    <w:rsid w:val="00D35960"/>
    <w:rsid w:val="00D35CCD"/>
    <w:rsid w:val="00D35D08"/>
    <w:rsid w:val="00D35F8A"/>
    <w:rsid w:val="00D35FDA"/>
    <w:rsid w:val="00D364AA"/>
    <w:rsid w:val="00D36820"/>
    <w:rsid w:val="00D36D57"/>
    <w:rsid w:val="00D36E81"/>
    <w:rsid w:val="00D36E92"/>
    <w:rsid w:val="00D372E0"/>
    <w:rsid w:val="00D37B96"/>
    <w:rsid w:val="00D37BC0"/>
    <w:rsid w:val="00D37DF2"/>
    <w:rsid w:val="00D37EFE"/>
    <w:rsid w:val="00D40212"/>
    <w:rsid w:val="00D402FF"/>
    <w:rsid w:val="00D4047F"/>
    <w:rsid w:val="00D4084D"/>
    <w:rsid w:val="00D40BBF"/>
    <w:rsid w:val="00D40EEA"/>
    <w:rsid w:val="00D410F4"/>
    <w:rsid w:val="00D41181"/>
    <w:rsid w:val="00D41249"/>
    <w:rsid w:val="00D412CE"/>
    <w:rsid w:val="00D4136A"/>
    <w:rsid w:val="00D41454"/>
    <w:rsid w:val="00D418F1"/>
    <w:rsid w:val="00D41A37"/>
    <w:rsid w:val="00D41ADB"/>
    <w:rsid w:val="00D41C69"/>
    <w:rsid w:val="00D41CC5"/>
    <w:rsid w:val="00D41D30"/>
    <w:rsid w:val="00D420A4"/>
    <w:rsid w:val="00D42324"/>
    <w:rsid w:val="00D426C9"/>
    <w:rsid w:val="00D42DB4"/>
    <w:rsid w:val="00D42EE5"/>
    <w:rsid w:val="00D42F17"/>
    <w:rsid w:val="00D432E6"/>
    <w:rsid w:val="00D43673"/>
    <w:rsid w:val="00D43766"/>
    <w:rsid w:val="00D4386F"/>
    <w:rsid w:val="00D43A48"/>
    <w:rsid w:val="00D43C06"/>
    <w:rsid w:val="00D4427E"/>
    <w:rsid w:val="00D442B1"/>
    <w:rsid w:val="00D446DE"/>
    <w:rsid w:val="00D448E5"/>
    <w:rsid w:val="00D44B95"/>
    <w:rsid w:val="00D44FE5"/>
    <w:rsid w:val="00D450EC"/>
    <w:rsid w:val="00D453DE"/>
    <w:rsid w:val="00D455B4"/>
    <w:rsid w:val="00D456AF"/>
    <w:rsid w:val="00D45721"/>
    <w:rsid w:val="00D45E3C"/>
    <w:rsid w:val="00D4616C"/>
    <w:rsid w:val="00D46423"/>
    <w:rsid w:val="00D464DC"/>
    <w:rsid w:val="00D46638"/>
    <w:rsid w:val="00D46C0C"/>
    <w:rsid w:val="00D46EFB"/>
    <w:rsid w:val="00D472D6"/>
    <w:rsid w:val="00D47A4C"/>
    <w:rsid w:val="00D47DCD"/>
    <w:rsid w:val="00D503B7"/>
    <w:rsid w:val="00D508E2"/>
    <w:rsid w:val="00D50AB4"/>
    <w:rsid w:val="00D50F44"/>
    <w:rsid w:val="00D51302"/>
    <w:rsid w:val="00D51543"/>
    <w:rsid w:val="00D515F7"/>
    <w:rsid w:val="00D51746"/>
    <w:rsid w:val="00D52C76"/>
    <w:rsid w:val="00D52CE6"/>
    <w:rsid w:val="00D52DDC"/>
    <w:rsid w:val="00D5334E"/>
    <w:rsid w:val="00D533A2"/>
    <w:rsid w:val="00D5356B"/>
    <w:rsid w:val="00D5359F"/>
    <w:rsid w:val="00D53A87"/>
    <w:rsid w:val="00D53A8C"/>
    <w:rsid w:val="00D53CF9"/>
    <w:rsid w:val="00D546BA"/>
    <w:rsid w:val="00D54A7B"/>
    <w:rsid w:val="00D54F67"/>
    <w:rsid w:val="00D55A58"/>
    <w:rsid w:val="00D55CDF"/>
    <w:rsid w:val="00D55FA6"/>
    <w:rsid w:val="00D564F9"/>
    <w:rsid w:val="00D5699D"/>
    <w:rsid w:val="00D56DEC"/>
    <w:rsid w:val="00D57485"/>
    <w:rsid w:val="00D57B8E"/>
    <w:rsid w:val="00D57D7C"/>
    <w:rsid w:val="00D5F277"/>
    <w:rsid w:val="00D600ED"/>
    <w:rsid w:val="00D6065E"/>
    <w:rsid w:val="00D6073D"/>
    <w:rsid w:val="00D60F9A"/>
    <w:rsid w:val="00D61039"/>
    <w:rsid w:val="00D611AF"/>
    <w:rsid w:val="00D61460"/>
    <w:rsid w:val="00D61FB4"/>
    <w:rsid w:val="00D6236E"/>
    <w:rsid w:val="00D62430"/>
    <w:rsid w:val="00D62711"/>
    <w:rsid w:val="00D6272D"/>
    <w:rsid w:val="00D62899"/>
    <w:rsid w:val="00D6291D"/>
    <w:rsid w:val="00D62DFD"/>
    <w:rsid w:val="00D62E23"/>
    <w:rsid w:val="00D634E0"/>
    <w:rsid w:val="00D63900"/>
    <w:rsid w:val="00D63DB9"/>
    <w:rsid w:val="00D6404A"/>
    <w:rsid w:val="00D641B7"/>
    <w:rsid w:val="00D6446A"/>
    <w:rsid w:val="00D64512"/>
    <w:rsid w:val="00D64744"/>
    <w:rsid w:val="00D64796"/>
    <w:rsid w:val="00D649B4"/>
    <w:rsid w:val="00D64AC6"/>
    <w:rsid w:val="00D64B4F"/>
    <w:rsid w:val="00D64B6B"/>
    <w:rsid w:val="00D64EBE"/>
    <w:rsid w:val="00D656CD"/>
    <w:rsid w:val="00D6595C"/>
    <w:rsid w:val="00D65A46"/>
    <w:rsid w:val="00D65B62"/>
    <w:rsid w:val="00D6617D"/>
    <w:rsid w:val="00D66433"/>
    <w:rsid w:val="00D6648E"/>
    <w:rsid w:val="00D6651F"/>
    <w:rsid w:val="00D66859"/>
    <w:rsid w:val="00D66943"/>
    <w:rsid w:val="00D66983"/>
    <w:rsid w:val="00D66F20"/>
    <w:rsid w:val="00D66FA1"/>
    <w:rsid w:val="00D6715E"/>
    <w:rsid w:val="00D67382"/>
    <w:rsid w:val="00D67439"/>
    <w:rsid w:val="00D67817"/>
    <w:rsid w:val="00D6799F"/>
    <w:rsid w:val="00D67E0A"/>
    <w:rsid w:val="00D67EFF"/>
    <w:rsid w:val="00D70323"/>
    <w:rsid w:val="00D70424"/>
    <w:rsid w:val="00D70584"/>
    <w:rsid w:val="00D70DCD"/>
    <w:rsid w:val="00D70E09"/>
    <w:rsid w:val="00D71159"/>
    <w:rsid w:val="00D71330"/>
    <w:rsid w:val="00D71371"/>
    <w:rsid w:val="00D716D2"/>
    <w:rsid w:val="00D71851"/>
    <w:rsid w:val="00D71D1A"/>
    <w:rsid w:val="00D71E88"/>
    <w:rsid w:val="00D72003"/>
    <w:rsid w:val="00D72148"/>
    <w:rsid w:val="00D7216F"/>
    <w:rsid w:val="00D73212"/>
    <w:rsid w:val="00D7341D"/>
    <w:rsid w:val="00D73A97"/>
    <w:rsid w:val="00D73DAE"/>
    <w:rsid w:val="00D73E31"/>
    <w:rsid w:val="00D74023"/>
    <w:rsid w:val="00D74050"/>
    <w:rsid w:val="00D74316"/>
    <w:rsid w:val="00D74405"/>
    <w:rsid w:val="00D74635"/>
    <w:rsid w:val="00D7477A"/>
    <w:rsid w:val="00D74BCE"/>
    <w:rsid w:val="00D74FA0"/>
    <w:rsid w:val="00D75515"/>
    <w:rsid w:val="00D755E0"/>
    <w:rsid w:val="00D758BF"/>
    <w:rsid w:val="00D75C88"/>
    <w:rsid w:val="00D75CB2"/>
    <w:rsid w:val="00D76800"/>
    <w:rsid w:val="00D76A9F"/>
    <w:rsid w:val="00D7784A"/>
    <w:rsid w:val="00D77C61"/>
    <w:rsid w:val="00D77D88"/>
    <w:rsid w:val="00D77DCF"/>
    <w:rsid w:val="00D8072B"/>
    <w:rsid w:val="00D80EC7"/>
    <w:rsid w:val="00D80F87"/>
    <w:rsid w:val="00D81166"/>
    <w:rsid w:val="00D82026"/>
    <w:rsid w:val="00D8238D"/>
    <w:rsid w:val="00D82959"/>
    <w:rsid w:val="00D82B4E"/>
    <w:rsid w:val="00D82C2A"/>
    <w:rsid w:val="00D82C88"/>
    <w:rsid w:val="00D8329F"/>
    <w:rsid w:val="00D83554"/>
    <w:rsid w:val="00D835BD"/>
    <w:rsid w:val="00D83B16"/>
    <w:rsid w:val="00D83D84"/>
    <w:rsid w:val="00D841BD"/>
    <w:rsid w:val="00D8456D"/>
    <w:rsid w:val="00D84767"/>
    <w:rsid w:val="00D847FA"/>
    <w:rsid w:val="00D84A64"/>
    <w:rsid w:val="00D84CEE"/>
    <w:rsid w:val="00D84D0D"/>
    <w:rsid w:val="00D85442"/>
    <w:rsid w:val="00D85B62"/>
    <w:rsid w:val="00D85FA2"/>
    <w:rsid w:val="00D86267"/>
    <w:rsid w:val="00D862F1"/>
    <w:rsid w:val="00D86B3A"/>
    <w:rsid w:val="00D86C63"/>
    <w:rsid w:val="00D87164"/>
    <w:rsid w:val="00D874A5"/>
    <w:rsid w:val="00D87586"/>
    <w:rsid w:val="00D875B5"/>
    <w:rsid w:val="00D877A1"/>
    <w:rsid w:val="00D87B5B"/>
    <w:rsid w:val="00D90A5D"/>
    <w:rsid w:val="00D90D0F"/>
    <w:rsid w:val="00D90D4C"/>
    <w:rsid w:val="00D9117D"/>
    <w:rsid w:val="00D916DC"/>
    <w:rsid w:val="00D922FB"/>
    <w:rsid w:val="00D92479"/>
    <w:rsid w:val="00D928C1"/>
    <w:rsid w:val="00D92B68"/>
    <w:rsid w:val="00D930A6"/>
    <w:rsid w:val="00D932DA"/>
    <w:rsid w:val="00D937BB"/>
    <w:rsid w:val="00D937E1"/>
    <w:rsid w:val="00D93A0D"/>
    <w:rsid w:val="00D93E29"/>
    <w:rsid w:val="00D947E5"/>
    <w:rsid w:val="00D94D05"/>
    <w:rsid w:val="00D94DB7"/>
    <w:rsid w:val="00D95305"/>
    <w:rsid w:val="00D95B19"/>
    <w:rsid w:val="00D95BC3"/>
    <w:rsid w:val="00D963ED"/>
    <w:rsid w:val="00D96F95"/>
    <w:rsid w:val="00D970ED"/>
    <w:rsid w:val="00D97367"/>
    <w:rsid w:val="00D976CD"/>
    <w:rsid w:val="00D97A31"/>
    <w:rsid w:val="00DA00E7"/>
    <w:rsid w:val="00DA0241"/>
    <w:rsid w:val="00DA02E8"/>
    <w:rsid w:val="00DA02F7"/>
    <w:rsid w:val="00DA04E2"/>
    <w:rsid w:val="00DA0586"/>
    <w:rsid w:val="00DA0EBE"/>
    <w:rsid w:val="00DA1CEC"/>
    <w:rsid w:val="00DA1F19"/>
    <w:rsid w:val="00DA2317"/>
    <w:rsid w:val="00DA23C1"/>
    <w:rsid w:val="00DA26E6"/>
    <w:rsid w:val="00DA2910"/>
    <w:rsid w:val="00DA2D38"/>
    <w:rsid w:val="00DA2EAA"/>
    <w:rsid w:val="00DA305E"/>
    <w:rsid w:val="00DA3486"/>
    <w:rsid w:val="00DA40BA"/>
    <w:rsid w:val="00DA411F"/>
    <w:rsid w:val="00DA44C5"/>
    <w:rsid w:val="00DA44E2"/>
    <w:rsid w:val="00DA4515"/>
    <w:rsid w:val="00DA45E2"/>
    <w:rsid w:val="00DA4844"/>
    <w:rsid w:val="00DA504C"/>
    <w:rsid w:val="00DA5AEC"/>
    <w:rsid w:val="00DA5B4A"/>
    <w:rsid w:val="00DA5C52"/>
    <w:rsid w:val="00DA5FCD"/>
    <w:rsid w:val="00DA687D"/>
    <w:rsid w:val="00DA69FA"/>
    <w:rsid w:val="00DA6C9C"/>
    <w:rsid w:val="00DA78CC"/>
    <w:rsid w:val="00DA7B85"/>
    <w:rsid w:val="00DA7CFC"/>
    <w:rsid w:val="00DA7D75"/>
    <w:rsid w:val="00DA7FD4"/>
    <w:rsid w:val="00DB03DF"/>
    <w:rsid w:val="00DB066E"/>
    <w:rsid w:val="00DB0B28"/>
    <w:rsid w:val="00DB158F"/>
    <w:rsid w:val="00DB1B33"/>
    <w:rsid w:val="00DB1B57"/>
    <w:rsid w:val="00DB1C17"/>
    <w:rsid w:val="00DB1F91"/>
    <w:rsid w:val="00DB2577"/>
    <w:rsid w:val="00DB25D9"/>
    <w:rsid w:val="00DB2651"/>
    <w:rsid w:val="00DB26D9"/>
    <w:rsid w:val="00DB274F"/>
    <w:rsid w:val="00DB28CE"/>
    <w:rsid w:val="00DB2A47"/>
    <w:rsid w:val="00DB2E15"/>
    <w:rsid w:val="00DB2E7B"/>
    <w:rsid w:val="00DB367B"/>
    <w:rsid w:val="00DB38FB"/>
    <w:rsid w:val="00DB3C0A"/>
    <w:rsid w:val="00DB3D66"/>
    <w:rsid w:val="00DB3ED8"/>
    <w:rsid w:val="00DB3F24"/>
    <w:rsid w:val="00DB4337"/>
    <w:rsid w:val="00DB4413"/>
    <w:rsid w:val="00DB4EBA"/>
    <w:rsid w:val="00DB5113"/>
    <w:rsid w:val="00DB5228"/>
    <w:rsid w:val="00DB541E"/>
    <w:rsid w:val="00DB5999"/>
    <w:rsid w:val="00DB5BA8"/>
    <w:rsid w:val="00DB666C"/>
    <w:rsid w:val="00DB6ABA"/>
    <w:rsid w:val="00DB6F13"/>
    <w:rsid w:val="00DB6F8C"/>
    <w:rsid w:val="00DB77D1"/>
    <w:rsid w:val="00DC007A"/>
    <w:rsid w:val="00DC0171"/>
    <w:rsid w:val="00DC069A"/>
    <w:rsid w:val="00DC0DE3"/>
    <w:rsid w:val="00DC1028"/>
    <w:rsid w:val="00DC1380"/>
    <w:rsid w:val="00DC1673"/>
    <w:rsid w:val="00DC16FC"/>
    <w:rsid w:val="00DC1B9A"/>
    <w:rsid w:val="00DC1BFF"/>
    <w:rsid w:val="00DC2502"/>
    <w:rsid w:val="00DC26E4"/>
    <w:rsid w:val="00DC26F6"/>
    <w:rsid w:val="00DC27B7"/>
    <w:rsid w:val="00DC2848"/>
    <w:rsid w:val="00DC2A21"/>
    <w:rsid w:val="00DC2B5D"/>
    <w:rsid w:val="00DC305D"/>
    <w:rsid w:val="00DC394C"/>
    <w:rsid w:val="00DC3A5C"/>
    <w:rsid w:val="00DC3B17"/>
    <w:rsid w:val="00DC3BAD"/>
    <w:rsid w:val="00DC3E82"/>
    <w:rsid w:val="00DC40D6"/>
    <w:rsid w:val="00DC4113"/>
    <w:rsid w:val="00DC4133"/>
    <w:rsid w:val="00DC4347"/>
    <w:rsid w:val="00DC43BF"/>
    <w:rsid w:val="00DC472A"/>
    <w:rsid w:val="00DC4A95"/>
    <w:rsid w:val="00DC4CB3"/>
    <w:rsid w:val="00DC5135"/>
    <w:rsid w:val="00DC5143"/>
    <w:rsid w:val="00DC52DB"/>
    <w:rsid w:val="00DC534B"/>
    <w:rsid w:val="00DC571B"/>
    <w:rsid w:val="00DC5B94"/>
    <w:rsid w:val="00DC5E2E"/>
    <w:rsid w:val="00DC62FD"/>
    <w:rsid w:val="00DC6425"/>
    <w:rsid w:val="00DC6C68"/>
    <w:rsid w:val="00DC74CC"/>
    <w:rsid w:val="00DC78B8"/>
    <w:rsid w:val="00DC7DF8"/>
    <w:rsid w:val="00DD02FA"/>
    <w:rsid w:val="00DD0821"/>
    <w:rsid w:val="00DD0DE0"/>
    <w:rsid w:val="00DD1786"/>
    <w:rsid w:val="00DD1BAB"/>
    <w:rsid w:val="00DD1C27"/>
    <w:rsid w:val="00DD1EFD"/>
    <w:rsid w:val="00DD1FFC"/>
    <w:rsid w:val="00DD2676"/>
    <w:rsid w:val="00DD3B6B"/>
    <w:rsid w:val="00DD3E4F"/>
    <w:rsid w:val="00DD4080"/>
    <w:rsid w:val="00DD435B"/>
    <w:rsid w:val="00DD484E"/>
    <w:rsid w:val="00DD4C69"/>
    <w:rsid w:val="00DD4CF3"/>
    <w:rsid w:val="00DD50F1"/>
    <w:rsid w:val="00DD54CD"/>
    <w:rsid w:val="00DD57F5"/>
    <w:rsid w:val="00DD58D8"/>
    <w:rsid w:val="00DD6540"/>
    <w:rsid w:val="00DD66AE"/>
    <w:rsid w:val="00DD6EDD"/>
    <w:rsid w:val="00DD7156"/>
    <w:rsid w:val="00DD717C"/>
    <w:rsid w:val="00DD7E95"/>
    <w:rsid w:val="00DE0197"/>
    <w:rsid w:val="00DE0924"/>
    <w:rsid w:val="00DE0FB6"/>
    <w:rsid w:val="00DE12D9"/>
    <w:rsid w:val="00DE1845"/>
    <w:rsid w:val="00DE18CB"/>
    <w:rsid w:val="00DE1B8D"/>
    <w:rsid w:val="00DE1FB7"/>
    <w:rsid w:val="00DE206C"/>
    <w:rsid w:val="00DE26F9"/>
    <w:rsid w:val="00DE2843"/>
    <w:rsid w:val="00DE355E"/>
    <w:rsid w:val="00DE3607"/>
    <w:rsid w:val="00DE3949"/>
    <w:rsid w:val="00DE3A5D"/>
    <w:rsid w:val="00DE3F16"/>
    <w:rsid w:val="00DE4288"/>
    <w:rsid w:val="00DE42B0"/>
    <w:rsid w:val="00DE4756"/>
    <w:rsid w:val="00DE4AF2"/>
    <w:rsid w:val="00DE4E1D"/>
    <w:rsid w:val="00DE5022"/>
    <w:rsid w:val="00DE503B"/>
    <w:rsid w:val="00DE50A5"/>
    <w:rsid w:val="00DE57E7"/>
    <w:rsid w:val="00DE5E1D"/>
    <w:rsid w:val="00DE5EE5"/>
    <w:rsid w:val="00DE62BB"/>
    <w:rsid w:val="00DE670B"/>
    <w:rsid w:val="00DE6B7D"/>
    <w:rsid w:val="00DE6D08"/>
    <w:rsid w:val="00DF032A"/>
    <w:rsid w:val="00DF07AC"/>
    <w:rsid w:val="00DF0DA6"/>
    <w:rsid w:val="00DF119E"/>
    <w:rsid w:val="00DF11F9"/>
    <w:rsid w:val="00DF133D"/>
    <w:rsid w:val="00DF157E"/>
    <w:rsid w:val="00DF1E63"/>
    <w:rsid w:val="00DF1F5C"/>
    <w:rsid w:val="00DF1FEA"/>
    <w:rsid w:val="00DF205B"/>
    <w:rsid w:val="00DF2A7A"/>
    <w:rsid w:val="00DF2B2D"/>
    <w:rsid w:val="00DF3078"/>
    <w:rsid w:val="00DF34B1"/>
    <w:rsid w:val="00DF361F"/>
    <w:rsid w:val="00DF4679"/>
    <w:rsid w:val="00DF4B45"/>
    <w:rsid w:val="00DF4B86"/>
    <w:rsid w:val="00DF4C8F"/>
    <w:rsid w:val="00DF4F95"/>
    <w:rsid w:val="00DF52B3"/>
    <w:rsid w:val="00DF563F"/>
    <w:rsid w:val="00DF567A"/>
    <w:rsid w:val="00DF596E"/>
    <w:rsid w:val="00DF5AE0"/>
    <w:rsid w:val="00DF5B35"/>
    <w:rsid w:val="00DF5B38"/>
    <w:rsid w:val="00DF5E22"/>
    <w:rsid w:val="00DF6776"/>
    <w:rsid w:val="00DF6AFF"/>
    <w:rsid w:val="00DF6F2A"/>
    <w:rsid w:val="00DF709F"/>
    <w:rsid w:val="00DF733E"/>
    <w:rsid w:val="00DF777C"/>
    <w:rsid w:val="00DF784E"/>
    <w:rsid w:val="00DF7B1D"/>
    <w:rsid w:val="00DF7CF5"/>
    <w:rsid w:val="00E00160"/>
    <w:rsid w:val="00E00909"/>
    <w:rsid w:val="00E00D03"/>
    <w:rsid w:val="00E00D7C"/>
    <w:rsid w:val="00E00F35"/>
    <w:rsid w:val="00E00FBD"/>
    <w:rsid w:val="00E01127"/>
    <w:rsid w:val="00E01653"/>
    <w:rsid w:val="00E0195B"/>
    <w:rsid w:val="00E01AD2"/>
    <w:rsid w:val="00E01B6A"/>
    <w:rsid w:val="00E01C5D"/>
    <w:rsid w:val="00E01D7E"/>
    <w:rsid w:val="00E02124"/>
    <w:rsid w:val="00E021DC"/>
    <w:rsid w:val="00E02580"/>
    <w:rsid w:val="00E0281B"/>
    <w:rsid w:val="00E02B5D"/>
    <w:rsid w:val="00E02C15"/>
    <w:rsid w:val="00E032A6"/>
    <w:rsid w:val="00E0350A"/>
    <w:rsid w:val="00E0361C"/>
    <w:rsid w:val="00E03B73"/>
    <w:rsid w:val="00E03E87"/>
    <w:rsid w:val="00E03F58"/>
    <w:rsid w:val="00E0424C"/>
    <w:rsid w:val="00E047C0"/>
    <w:rsid w:val="00E048D6"/>
    <w:rsid w:val="00E04CB0"/>
    <w:rsid w:val="00E05057"/>
    <w:rsid w:val="00E05118"/>
    <w:rsid w:val="00E05177"/>
    <w:rsid w:val="00E05192"/>
    <w:rsid w:val="00E05266"/>
    <w:rsid w:val="00E052E0"/>
    <w:rsid w:val="00E0536F"/>
    <w:rsid w:val="00E059B8"/>
    <w:rsid w:val="00E05A85"/>
    <w:rsid w:val="00E06097"/>
    <w:rsid w:val="00E067D5"/>
    <w:rsid w:val="00E0690E"/>
    <w:rsid w:val="00E06B7E"/>
    <w:rsid w:val="00E06BCE"/>
    <w:rsid w:val="00E06EE7"/>
    <w:rsid w:val="00E07008"/>
    <w:rsid w:val="00E07868"/>
    <w:rsid w:val="00E07AA0"/>
    <w:rsid w:val="00E100BA"/>
    <w:rsid w:val="00E105AE"/>
    <w:rsid w:val="00E107AB"/>
    <w:rsid w:val="00E1103C"/>
    <w:rsid w:val="00E114C7"/>
    <w:rsid w:val="00E11762"/>
    <w:rsid w:val="00E11F8C"/>
    <w:rsid w:val="00E128B7"/>
    <w:rsid w:val="00E12B07"/>
    <w:rsid w:val="00E12F5B"/>
    <w:rsid w:val="00E130F5"/>
    <w:rsid w:val="00E13239"/>
    <w:rsid w:val="00E1338F"/>
    <w:rsid w:val="00E14269"/>
    <w:rsid w:val="00E14771"/>
    <w:rsid w:val="00E1480C"/>
    <w:rsid w:val="00E148FA"/>
    <w:rsid w:val="00E149E0"/>
    <w:rsid w:val="00E153FA"/>
    <w:rsid w:val="00E154C7"/>
    <w:rsid w:val="00E15DF2"/>
    <w:rsid w:val="00E160B4"/>
    <w:rsid w:val="00E1614C"/>
    <w:rsid w:val="00E162C5"/>
    <w:rsid w:val="00E166AF"/>
    <w:rsid w:val="00E16AA4"/>
    <w:rsid w:val="00E16EC6"/>
    <w:rsid w:val="00E1707B"/>
    <w:rsid w:val="00E171D2"/>
    <w:rsid w:val="00E17202"/>
    <w:rsid w:val="00E172B3"/>
    <w:rsid w:val="00E175EE"/>
    <w:rsid w:val="00E17701"/>
    <w:rsid w:val="00E17798"/>
    <w:rsid w:val="00E17E34"/>
    <w:rsid w:val="00E2030F"/>
    <w:rsid w:val="00E2055C"/>
    <w:rsid w:val="00E205BB"/>
    <w:rsid w:val="00E20643"/>
    <w:rsid w:val="00E20748"/>
    <w:rsid w:val="00E20894"/>
    <w:rsid w:val="00E20CB3"/>
    <w:rsid w:val="00E20EA1"/>
    <w:rsid w:val="00E21169"/>
    <w:rsid w:val="00E21188"/>
    <w:rsid w:val="00E211E4"/>
    <w:rsid w:val="00E21337"/>
    <w:rsid w:val="00E214B6"/>
    <w:rsid w:val="00E21978"/>
    <w:rsid w:val="00E21E1F"/>
    <w:rsid w:val="00E21ECB"/>
    <w:rsid w:val="00E21F3E"/>
    <w:rsid w:val="00E2269A"/>
    <w:rsid w:val="00E22AFF"/>
    <w:rsid w:val="00E22D54"/>
    <w:rsid w:val="00E233E4"/>
    <w:rsid w:val="00E236FC"/>
    <w:rsid w:val="00E23858"/>
    <w:rsid w:val="00E23A9F"/>
    <w:rsid w:val="00E23AE8"/>
    <w:rsid w:val="00E24A58"/>
    <w:rsid w:val="00E24BF2"/>
    <w:rsid w:val="00E25359"/>
    <w:rsid w:val="00E2553E"/>
    <w:rsid w:val="00E25614"/>
    <w:rsid w:val="00E2567D"/>
    <w:rsid w:val="00E25A73"/>
    <w:rsid w:val="00E25B5E"/>
    <w:rsid w:val="00E2715A"/>
    <w:rsid w:val="00E27772"/>
    <w:rsid w:val="00E27E36"/>
    <w:rsid w:val="00E3015B"/>
    <w:rsid w:val="00E302E9"/>
    <w:rsid w:val="00E303EC"/>
    <w:rsid w:val="00E3069B"/>
    <w:rsid w:val="00E30909"/>
    <w:rsid w:val="00E31411"/>
    <w:rsid w:val="00E31481"/>
    <w:rsid w:val="00E314EE"/>
    <w:rsid w:val="00E316B9"/>
    <w:rsid w:val="00E31F5D"/>
    <w:rsid w:val="00E3259D"/>
    <w:rsid w:val="00E3286C"/>
    <w:rsid w:val="00E32EE1"/>
    <w:rsid w:val="00E330F6"/>
    <w:rsid w:val="00E33DC3"/>
    <w:rsid w:val="00E33DD4"/>
    <w:rsid w:val="00E34C81"/>
    <w:rsid w:val="00E34CC6"/>
    <w:rsid w:val="00E34D25"/>
    <w:rsid w:val="00E34D63"/>
    <w:rsid w:val="00E34DCF"/>
    <w:rsid w:val="00E34EF1"/>
    <w:rsid w:val="00E35522"/>
    <w:rsid w:val="00E35686"/>
    <w:rsid w:val="00E35F73"/>
    <w:rsid w:val="00E36B8E"/>
    <w:rsid w:val="00E36EF3"/>
    <w:rsid w:val="00E37235"/>
    <w:rsid w:val="00E373E3"/>
    <w:rsid w:val="00E377A7"/>
    <w:rsid w:val="00E37FB3"/>
    <w:rsid w:val="00E4019A"/>
    <w:rsid w:val="00E4025D"/>
    <w:rsid w:val="00E402B8"/>
    <w:rsid w:val="00E4053F"/>
    <w:rsid w:val="00E40FE7"/>
    <w:rsid w:val="00E41247"/>
    <w:rsid w:val="00E41A80"/>
    <w:rsid w:val="00E41BA5"/>
    <w:rsid w:val="00E41BDA"/>
    <w:rsid w:val="00E41D17"/>
    <w:rsid w:val="00E41F1E"/>
    <w:rsid w:val="00E42248"/>
    <w:rsid w:val="00E423C1"/>
    <w:rsid w:val="00E423E3"/>
    <w:rsid w:val="00E42657"/>
    <w:rsid w:val="00E4268B"/>
    <w:rsid w:val="00E42A39"/>
    <w:rsid w:val="00E42A7B"/>
    <w:rsid w:val="00E42EBA"/>
    <w:rsid w:val="00E42EFE"/>
    <w:rsid w:val="00E42F16"/>
    <w:rsid w:val="00E42FED"/>
    <w:rsid w:val="00E43051"/>
    <w:rsid w:val="00E43056"/>
    <w:rsid w:val="00E43059"/>
    <w:rsid w:val="00E43199"/>
    <w:rsid w:val="00E43D22"/>
    <w:rsid w:val="00E43DCA"/>
    <w:rsid w:val="00E44B07"/>
    <w:rsid w:val="00E4547A"/>
    <w:rsid w:val="00E4547C"/>
    <w:rsid w:val="00E45ACE"/>
    <w:rsid w:val="00E45CEA"/>
    <w:rsid w:val="00E45D29"/>
    <w:rsid w:val="00E45F31"/>
    <w:rsid w:val="00E4607A"/>
    <w:rsid w:val="00E463F1"/>
    <w:rsid w:val="00E46681"/>
    <w:rsid w:val="00E46E84"/>
    <w:rsid w:val="00E4700E"/>
    <w:rsid w:val="00E47444"/>
    <w:rsid w:val="00E4751A"/>
    <w:rsid w:val="00E47687"/>
    <w:rsid w:val="00E477BE"/>
    <w:rsid w:val="00E479F8"/>
    <w:rsid w:val="00E47C83"/>
    <w:rsid w:val="00E47ED4"/>
    <w:rsid w:val="00E47F60"/>
    <w:rsid w:val="00E47F9F"/>
    <w:rsid w:val="00E5038F"/>
    <w:rsid w:val="00E507A7"/>
    <w:rsid w:val="00E50951"/>
    <w:rsid w:val="00E51342"/>
    <w:rsid w:val="00E513B6"/>
    <w:rsid w:val="00E513FF"/>
    <w:rsid w:val="00E516BF"/>
    <w:rsid w:val="00E516C0"/>
    <w:rsid w:val="00E519BE"/>
    <w:rsid w:val="00E51FBD"/>
    <w:rsid w:val="00E524F5"/>
    <w:rsid w:val="00E52CBA"/>
    <w:rsid w:val="00E52D30"/>
    <w:rsid w:val="00E52EB4"/>
    <w:rsid w:val="00E53252"/>
    <w:rsid w:val="00E53751"/>
    <w:rsid w:val="00E53A05"/>
    <w:rsid w:val="00E53BC0"/>
    <w:rsid w:val="00E54321"/>
    <w:rsid w:val="00E5456F"/>
    <w:rsid w:val="00E54A9E"/>
    <w:rsid w:val="00E54D97"/>
    <w:rsid w:val="00E55435"/>
    <w:rsid w:val="00E554A6"/>
    <w:rsid w:val="00E561D5"/>
    <w:rsid w:val="00E56308"/>
    <w:rsid w:val="00E56ECC"/>
    <w:rsid w:val="00E56F00"/>
    <w:rsid w:val="00E56FBC"/>
    <w:rsid w:val="00E571AD"/>
    <w:rsid w:val="00E571FE"/>
    <w:rsid w:val="00E57302"/>
    <w:rsid w:val="00E5750E"/>
    <w:rsid w:val="00E57AD2"/>
    <w:rsid w:val="00E57BF2"/>
    <w:rsid w:val="00E57D07"/>
    <w:rsid w:val="00E57E13"/>
    <w:rsid w:val="00E57E71"/>
    <w:rsid w:val="00E60075"/>
    <w:rsid w:val="00E6049F"/>
    <w:rsid w:val="00E6089D"/>
    <w:rsid w:val="00E608C7"/>
    <w:rsid w:val="00E60966"/>
    <w:rsid w:val="00E60BB9"/>
    <w:rsid w:val="00E60E07"/>
    <w:rsid w:val="00E60F39"/>
    <w:rsid w:val="00E61430"/>
    <w:rsid w:val="00E61633"/>
    <w:rsid w:val="00E6187B"/>
    <w:rsid w:val="00E61DA2"/>
    <w:rsid w:val="00E62899"/>
    <w:rsid w:val="00E6291C"/>
    <w:rsid w:val="00E631BB"/>
    <w:rsid w:val="00E63315"/>
    <w:rsid w:val="00E63755"/>
    <w:rsid w:val="00E63B42"/>
    <w:rsid w:val="00E64196"/>
    <w:rsid w:val="00E641C9"/>
    <w:rsid w:val="00E646FC"/>
    <w:rsid w:val="00E64766"/>
    <w:rsid w:val="00E649B7"/>
    <w:rsid w:val="00E64C62"/>
    <w:rsid w:val="00E64F59"/>
    <w:rsid w:val="00E6541F"/>
    <w:rsid w:val="00E6569C"/>
    <w:rsid w:val="00E65B57"/>
    <w:rsid w:val="00E65B88"/>
    <w:rsid w:val="00E668E0"/>
    <w:rsid w:val="00E66CFD"/>
    <w:rsid w:val="00E66F19"/>
    <w:rsid w:val="00E67130"/>
    <w:rsid w:val="00E6768E"/>
    <w:rsid w:val="00E679BA"/>
    <w:rsid w:val="00E67C5C"/>
    <w:rsid w:val="00E67C7C"/>
    <w:rsid w:val="00E67C84"/>
    <w:rsid w:val="00E67DA5"/>
    <w:rsid w:val="00E67FDF"/>
    <w:rsid w:val="00E70047"/>
    <w:rsid w:val="00E703E3"/>
    <w:rsid w:val="00E7044D"/>
    <w:rsid w:val="00E70B66"/>
    <w:rsid w:val="00E70BC8"/>
    <w:rsid w:val="00E70F5A"/>
    <w:rsid w:val="00E71361"/>
    <w:rsid w:val="00E714CE"/>
    <w:rsid w:val="00E71624"/>
    <w:rsid w:val="00E71A2D"/>
    <w:rsid w:val="00E71E20"/>
    <w:rsid w:val="00E71E3E"/>
    <w:rsid w:val="00E71E41"/>
    <w:rsid w:val="00E71F2C"/>
    <w:rsid w:val="00E722D6"/>
    <w:rsid w:val="00E7255A"/>
    <w:rsid w:val="00E728AF"/>
    <w:rsid w:val="00E728E0"/>
    <w:rsid w:val="00E72ACF"/>
    <w:rsid w:val="00E72F33"/>
    <w:rsid w:val="00E73303"/>
    <w:rsid w:val="00E7334C"/>
    <w:rsid w:val="00E735A5"/>
    <w:rsid w:val="00E736E0"/>
    <w:rsid w:val="00E73B15"/>
    <w:rsid w:val="00E73C8B"/>
    <w:rsid w:val="00E73CBA"/>
    <w:rsid w:val="00E73DAE"/>
    <w:rsid w:val="00E73DDD"/>
    <w:rsid w:val="00E73FA1"/>
    <w:rsid w:val="00E744A8"/>
    <w:rsid w:val="00E7457F"/>
    <w:rsid w:val="00E7465A"/>
    <w:rsid w:val="00E7496F"/>
    <w:rsid w:val="00E74BA8"/>
    <w:rsid w:val="00E75444"/>
    <w:rsid w:val="00E75743"/>
    <w:rsid w:val="00E75A8D"/>
    <w:rsid w:val="00E75AE5"/>
    <w:rsid w:val="00E762FA"/>
    <w:rsid w:val="00E7647B"/>
    <w:rsid w:val="00E7678A"/>
    <w:rsid w:val="00E76F85"/>
    <w:rsid w:val="00E77C31"/>
    <w:rsid w:val="00E77CFE"/>
    <w:rsid w:val="00E77FBD"/>
    <w:rsid w:val="00E80017"/>
    <w:rsid w:val="00E804D6"/>
    <w:rsid w:val="00E80568"/>
    <w:rsid w:val="00E8066A"/>
    <w:rsid w:val="00E807DE"/>
    <w:rsid w:val="00E80A85"/>
    <w:rsid w:val="00E80AC6"/>
    <w:rsid w:val="00E80F51"/>
    <w:rsid w:val="00E815C9"/>
    <w:rsid w:val="00E81B80"/>
    <w:rsid w:val="00E81C34"/>
    <w:rsid w:val="00E81D39"/>
    <w:rsid w:val="00E820F7"/>
    <w:rsid w:val="00E8211D"/>
    <w:rsid w:val="00E82480"/>
    <w:rsid w:val="00E82B1A"/>
    <w:rsid w:val="00E830B1"/>
    <w:rsid w:val="00E8315F"/>
    <w:rsid w:val="00E8317D"/>
    <w:rsid w:val="00E83586"/>
    <w:rsid w:val="00E837CA"/>
    <w:rsid w:val="00E838DA"/>
    <w:rsid w:val="00E8392A"/>
    <w:rsid w:val="00E83BD3"/>
    <w:rsid w:val="00E83BD7"/>
    <w:rsid w:val="00E83C65"/>
    <w:rsid w:val="00E83EF6"/>
    <w:rsid w:val="00E84237"/>
    <w:rsid w:val="00E84601"/>
    <w:rsid w:val="00E84603"/>
    <w:rsid w:val="00E847EF"/>
    <w:rsid w:val="00E848E7"/>
    <w:rsid w:val="00E84958"/>
    <w:rsid w:val="00E852B3"/>
    <w:rsid w:val="00E85379"/>
    <w:rsid w:val="00E855AA"/>
    <w:rsid w:val="00E855DE"/>
    <w:rsid w:val="00E85954"/>
    <w:rsid w:val="00E86822"/>
    <w:rsid w:val="00E86848"/>
    <w:rsid w:val="00E86F9A"/>
    <w:rsid w:val="00E875E1"/>
    <w:rsid w:val="00E87633"/>
    <w:rsid w:val="00E8763F"/>
    <w:rsid w:val="00E8774C"/>
    <w:rsid w:val="00E87B72"/>
    <w:rsid w:val="00E90143"/>
    <w:rsid w:val="00E90298"/>
    <w:rsid w:val="00E909BE"/>
    <w:rsid w:val="00E90C88"/>
    <w:rsid w:val="00E90CC4"/>
    <w:rsid w:val="00E91893"/>
    <w:rsid w:val="00E91FC7"/>
    <w:rsid w:val="00E9201F"/>
    <w:rsid w:val="00E92610"/>
    <w:rsid w:val="00E9270C"/>
    <w:rsid w:val="00E92CF0"/>
    <w:rsid w:val="00E9317A"/>
    <w:rsid w:val="00E93480"/>
    <w:rsid w:val="00E93A74"/>
    <w:rsid w:val="00E93F4A"/>
    <w:rsid w:val="00E94270"/>
    <w:rsid w:val="00E943C2"/>
    <w:rsid w:val="00E94542"/>
    <w:rsid w:val="00E95014"/>
    <w:rsid w:val="00E9514D"/>
    <w:rsid w:val="00E953BA"/>
    <w:rsid w:val="00E96ED2"/>
    <w:rsid w:val="00E97209"/>
    <w:rsid w:val="00E97250"/>
    <w:rsid w:val="00E9752F"/>
    <w:rsid w:val="00E97628"/>
    <w:rsid w:val="00E97F5A"/>
    <w:rsid w:val="00EA0B3A"/>
    <w:rsid w:val="00EA10E2"/>
    <w:rsid w:val="00EA1241"/>
    <w:rsid w:val="00EA128C"/>
    <w:rsid w:val="00EA172B"/>
    <w:rsid w:val="00EA178E"/>
    <w:rsid w:val="00EA180D"/>
    <w:rsid w:val="00EA1B99"/>
    <w:rsid w:val="00EA1EBE"/>
    <w:rsid w:val="00EA2388"/>
    <w:rsid w:val="00EA25A6"/>
    <w:rsid w:val="00EA264B"/>
    <w:rsid w:val="00EA2CCF"/>
    <w:rsid w:val="00EA2E3A"/>
    <w:rsid w:val="00EA2EFE"/>
    <w:rsid w:val="00EA3604"/>
    <w:rsid w:val="00EA3616"/>
    <w:rsid w:val="00EA3659"/>
    <w:rsid w:val="00EA3FD8"/>
    <w:rsid w:val="00EA4060"/>
    <w:rsid w:val="00EA40C1"/>
    <w:rsid w:val="00EA42BD"/>
    <w:rsid w:val="00EA4DB4"/>
    <w:rsid w:val="00EA4E26"/>
    <w:rsid w:val="00EA4EA8"/>
    <w:rsid w:val="00EA5437"/>
    <w:rsid w:val="00EA5752"/>
    <w:rsid w:val="00EA579C"/>
    <w:rsid w:val="00EA5951"/>
    <w:rsid w:val="00EA5A7B"/>
    <w:rsid w:val="00EA5C70"/>
    <w:rsid w:val="00EA60C1"/>
    <w:rsid w:val="00EA61C6"/>
    <w:rsid w:val="00EA61C7"/>
    <w:rsid w:val="00EA65C1"/>
    <w:rsid w:val="00EA6C0F"/>
    <w:rsid w:val="00EA6DEA"/>
    <w:rsid w:val="00EA7069"/>
    <w:rsid w:val="00EA7277"/>
    <w:rsid w:val="00EA72C9"/>
    <w:rsid w:val="00EA7431"/>
    <w:rsid w:val="00EA785B"/>
    <w:rsid w:val="00EA79E1"/>
    <w:rsid w:val="00EA7E01"/>
    <w:rsid w:val="00EB0136"/>
    <w:rsid w:val="00EB01C8"/>
    <w:rsid w:val="00EB071D"/>
    <w:rsid w:val="00EB0755"/>
    <w:rsid w:val="00EB0B43"/>
    <w:rsid w:val="00EB12FA"/>
    <w:rsid w:val="00EB1635"/>
    <w:rsid w:val="00EB19AC"/>
    <w:rsid w:val="00EB1CC6"/>
    <w:rsid w:val="00EB2249"/>
    <w:rsid w:val="00EB2549"/>
    <w:rsid w:val="00EB2768"/>
    <w:rsid w:val="00EB2A8B"/>
    <w:rsid w:val="00EB30DE"/>
    <w:rsid w:val="00EB327D"/>
    <w:rsid w:val="00EB33EA"/>
    <w:rsid w:val="00EB36A4"/>
    <w:rsid w:val="00EB3DB7"/>
    <w:rsid w:val="00EB405A"/>
    <w:rsid w:val="00EB467C"/>
    <w:rsid w:val="00EB471F"/>
    <w:rsid w:val="00EB4723"/>
    <w:rsid w:val="00EB4AEA"/>
    <w:rsid w:val="00EB4BDB"/>
    <w:rsid w:val="00EB4F56"/>
    <w:rsid w:val="00EB4F99"/>
    <w:rsid w:val="00EB50AA"/>
    <w:rsid w:val="00EB5470"/>
    <w:rsid w:val="00EB5559"/>
    <w:rsid w:val="00EB5B82"/>
    <w:rsid w:val="00EB5C23"/>
    <w:rsid w:val="00EB5C67"/>
    <w:rsid w:val="00EB5E92"/>
    <w:rsid w:val="00EB6079"/>
    <w:rsid w:val="00EB63C4"/>
    <w:rsid w:val="00EB656E"/>
    <w:rsid w:val="00EB67A4"/>
    <w:rsid w:val="00EB6FD5"/>
    <w:rsid w:val="00EB7658"/>
    <w:rsid w:val="00EB77AE"/>
    <w:rsid w:val="00EC006C"/>
    <w:rsid w:val="00EC02BB"/>
    <w:rsid w:val="00EC089C"/>
    <w:rsid w:val="00EC091E"/>
    <w:rsid w:val="00EC1060"/>
    <w:rsid w:val="00EC1660"/>
    <w:rsid w:val="00EC1A12"/>
    <w:rsid w:val="00EC1A19"/>
    <w:rsid w:val="00EC1D0B"/>
    <w:rsid w:val="00EC1DA1"/>
    <w:rsid w:val="00EC24E4"/>
    <w:rsid w:val="00EC25A1"/>
    <w:rsid w:val="00EC28DE"/>
    <w:rsid w:val="00EC293E"/>
    <w:rsid w:val="00EC2B75"/>
    <w:rsid w:val="00EC2CD3"/>
    <w:rsid w:val="00EC2D00"/>
    <w:rsid w:val="00EC2E5D"/>
    <w:rsid w:val="00EC31E1"/>
    <w:rsid w:val="00EC3335"/>
    <w:rsid w:val="00EC33B9"/>
    <w:rsid w:val="00EC35DA"/>
    <w:rsid w:val="00EC36FA"/>
    <w:rsid w:val="00EC3F6C"/>
    <w:rsid w:val="00EC473F"/>
    <w:rsid w:val="00EC49E4"/>
    <w:rsid w:val="00EC4F1C"/>
    <w:rsid w:val="00EC51F0"/>
    <w:rsid w:val="00EC5D3E"/>
    <w:rsid w:val="00EC5ECF"/>
    <w:rsid w:val="00EC62F9"/>
    <w:rsid w:val="00EC655F"/>
    <w:rsid w:val="00EC67A2"/>
    <w:rsid w:val="00EC67F6"/>
    <w:rsid w:val="00EC6F50"/>
    <w:rsid w:val="00EC78CF"/>
    <w:rsid w:val="00EC7C30"/>
    <w:rsid w:val="00EC7CDA"/>
    <w:rsid w:val="00EC7D21"/>
    <w:rsid w:val="00EC7D39"/>
    <w:rsid w:val="00EC7E96"/>
    <w:rsid w:val="00ED00B5"/>
    <w:rsid w:val="00ED03E8"/>
    <w:rsid w:val="00ED1219"/>
    <w:rsid w:val="00ED12FD"/>
    <w:rsid w:val="00ED1897"/>
    <w:rsid w:val="00ED1BBE"/>
    <w:rsid w:val="00ED1C7D"/>
    <w:rsid w:val="00ED1EFE"/>
    <w:rsid w:val="00ED1F57"/>
    <w:rsid w:val="00ED1F73"/>
    <w:rsid w:val="00ED222C"/>
    <w:rsid w:val="00ED23DA"/>
    <w:rsid w:val="00ED23E6"/>
    <w:rsid w:val="00ED24C5"/>
    <w:rsid w:val="00ED24C7"/>
    <w:rsid w:val="00ED29C0"/>
    <w:rsid w:val="00ED2C4F"/>
    <w:rsid w:val="00ED2D55"/>
    <w:rsid w:val="00ED2D78"/>
    <w:rsid w:val="00ED2ED4"/>
    <w:rsid w:val="00ED2F33"/>
    <w:rsid w:val="00ED3187"/>
    <w:rsid w:val="00ED3626"/>
    <w:rsid w:val="00ED3665"/>
    <w:rsid w:val="00ED38F5"/>
    <w:rsid w:val="00ED39DD"/>
    <w:rsid w:val="00ED3FF8"/>
    <w:rsid w:val="00ED4318"/>
    <w:rsid w:val="00ED4329"/>
    <w:rsid w:val="00ED46DB"/>
    <w:rsid w:val="00ED4751"/>
    <w:rsid w:val="00ED49C8"/>
    <w:rsid w:val="00ED4FD8"/>
    <w:rsid w:val="00ED50D3"/>
    <w:rsid w:val="00ED518E"/>
    <w:rsid w:val="00ED53D6"/>
    <w:rsid w:val="00ED53E3"/>
    <w:rsid w:val="00ED5451"/>
    <w:rsid w:val="00ED575E"/>
    <w:rsid w:val="00ED6923"/>
    <w:rsid w:val="00ED6BBE"/>
    <w:rsid w:val="00ED6D5B"/>
    <w:rsid w:val="00ED6DC1"/>
    <w:rsid w:val="00ED71F8"/>
    <w:rsid w:val="00ED7477"/>
    <w:rsid w:val="00ED7534"/>
    <w:rsid w:val="00ED7B6B"/>
    <w:rsid w:val="00ED7E59"/>
    <w:rsid w:val="00EE07F6"/>
    <w:rsid w:val="00EE0CAC"/>
    <w:rsid w:val="00EE0EF4"/>
    <w:rsid w:val="00EE1CFB"/>
    <w:rsid w:val="00EE1D45"/>
    <w:rsid w:val="00EE1EA2"/>
    <w:rsid w:val="00EE22FF"/>
    <w:rsid w:val="00EE2437"/>
    <w:rsid w:val="00EE2590"/>
    <w:rsid w:val="00EE2FBD"/>
    <w:rsid w:val="00EE35CC"/>
    <w:rsid w:val="00EE384E"/>
    <w:rsid w:val="00EE3AD6"/>
    <w:rsid w:val="00EE3F53"/>
    <w:rsid w:val="00EE4180"/>
    <w:rsid w:val="00EE4785"/>
    <w:rsid w:val="00EE5402"/>
    <w:rsid w:val="00EE5672"/>
    <w:rsid w:val="00EE569E"/>
    <w:rsid w:val="00EE56C0"/>
    <w:rsid w:val="00EE57E9"/>
    <w:rsid w:val="00EE5CF3"/>
    <w:rsid w:val="00EE5E6B"/>
    <w:rsid w:val="00EE5F21"/>
    <w:rsid w:val="00EE6138"/>
    <w:rsid w:val="00EE67C1"/>
    <w:rsid w:val="00EE6BD9"/>
    <w:rsid w:val="00EE6DFB"/>
    <w:rsid w:val="00EE7488"/>
    <w:rsid w:val="00EE7709"/>
    <w:rsid w:val="00EE771B"/>
    <w:rsid w:val="00EE7743"/>
    <w:rsid w:val="00EE79BC"/>
    <w:rsid w:val="00EE7B76"/>
    <w:rsid w:val="00EF00FF"/>
    <w:rsid w:val="00EF096D"/>
    <w:rsid w:val="00EF0CE5"/>
    <w:rsid w:val="00EF1FAC"/>
    <w:rsid w:val="00EF2134"/>
    <w:rsid w:val="00EF280A"/>
    <w:rsid w:val="00EF289E"/>
    <w:rsid w:val="00EF3406"/>
    <w:rsid w:val="00EF351C"/>
    <w:rsid w:val="00EF3597"/>
    <w:rsid w:val="00EF395F"/>
    <w:rsid w:val="00EF3974"/>
    <w:rsid w:val="00EF4289"/>
    <w:rsid w:val="00EF440F"/>
    <w:rsid w:val="00EF48A0"/>
    <w:rsid w:val="00EF4A8B"/>
    <w:rsid w:val="00EF4C03"/>
    <w:rsid w:val="00EF4C70"/>
    <w:rsid w:val="00EF4CEA"/>
    <w:rsid w:val="00EF4D0A"/>
    <w:rsid w:val="00EF4DF5"/>
    <w:rsid w:val="00EF4EBC"/>
    <w:rsid w:val="00EF50AD"/>
    <w:rsid w:val="00EF5429"/>
    <w:rsid w:val="00EF559C"/>
    <w:rsid w:val="00EF55D8"/>
    <w:rsid w:val="00EF5A85"/>
    <w:rsid w:val="00EF5F96"/>
    <w:rsid w:val="00EF5FAB"/>
    <w:rsid w:val="00EF6839"/>
    <w:rsid w:val="00EF6C1A"/>
    <w:rsid w:val="00EF6D2F"/>
    <w:rsid w:val="00EF70E6"/>
    <w:rsid w:val="00EF714C"/>
    <w:rsid w:val="00EF743E"/>
    <w:rsid w:val="00EF745C"/>
    <w:rsid w:val="00EF7465"/>
    <w:rsid w:val="00EF7AB9"/>
    <w:rsid w:val="00F00069"/>
    <w:rsid w:val="00F0045D"/>
    <w:rsid w:val="00F00575"/>
    <w:rsid w:val="00F009A6"/>
    <w:rsid w:val="00F00C68"/>
    <w:rsid w:val="00F00DBD"/>
    <w:rsid w:val="00F015D0"/>
    <w:rsid w:val="00F0161D"/>
    <w:rsid w:val="00F01793"/>
    <w:rsid w:val="00F01C0E"/>
    <w:rsid w:val="00F01CCA"/>
    <w:rsid w:val="00F0220E"/>
    <w:rsid w:val="00F0249F"/>
    <w:rsid w:val="00F02CD0"/>
    <w:rsid w:val="00F02E77"/>
    <w:rsid w:val="00F03C19"/>
    <w:rsid w:val="00F03E3A"/>
    <w:rsid w:val="00F0423A"/>
    <w:rsid w:val="00F042C7"/>
    <w:rsid w:val="00F04421"/>
    <w:rsid w:val="00F044BD"/>
    <w:rsid w:val="00F04656"/>
    <w:rsid w:val="00F04AA9"/>
    <w:rsid w:val="00F04AB3"/>
    <w:rsid w:val="00F04C07"/>
    <w:rsid w:val="00F04C77"/>
    <w:rsid w:val="00F04EF7"/>
    <w:rsid w:val="00F04F1F"/>
    <w:rsid w:val="00F04FAE"/>
    <w:rsid w:val="00F051F5"/>
    <w:rsid w:val="00F05966"/>
    <w:rsid w:val="00F06101"/>
    <w:rsid w:val="00F063DA"/>
    <w:rsid w:val="00F067C5"/>
    <w:rsid w:val="00F06A3A"/>
    <w:rsid w:val="00F07417"/>
    <w:rsid w:val="00F074B0"/>
    <w:rsid w:val="00F07830"/>
    <w:rsid w:val="00F07DA4"/>
    <w:rsid w:val="00F07DCE"/>
    <w:rsid w:val="00F10187"/>
    <w:rsid w:val="00F1040C"/>
    <w:rsid w:val="00F10EF6"/>
    <w:rsid w:val="00F114F1"/>
    <w:rsid w:val="00F11607"/>
    <w:rsid w:val="00F11D24"/>
    <w:rsid w:val="00F11F82"/>
    <w:rsid w:val="00F12D36"/>
    <w:rsid w:val="00F1334C"/>
    <w:rsid w:val="00F1361D"/>
    <w:rsid w:val="00F13623"/>
    <w:rsid w:val="00F1387C"/>
    <w:rsid w:val="00F14085"/>
    <w:rsid w:val="00F14264"/>
    <w:rsid w:val="00F14567"/>
    <w:rsid w:val="00F1468E"/>
    <w:rsid w:val="00F146E8"/>
    <w:rsid w:val="00F146F6"/>
    <w:rsid w:val="00F147CB"/>
    <w:rsid w:val="00F148E3"/>
    <w:rsid w:val="00F14D27"/>
    <w:rsid w:val="00F14F84"/>
    <w:rsid w:val="00F15780"/>
    <w:rsid w:val="00F157C9"/>
    <w:rsid w:val="00F15BD7"/>
    <w:rsid w:val="00F15E01"/>
    <w:rsid w:val="00F16116"/>
    <w:rsid w:val="00F164AE"/>
    <w:rsid w:val="00F1665A"/>
    <w:rsid w:val="00F167D7"/>
    <w:rsid w:val="00F168D8"/>
    <w:rsid w:val="00F16B5A"/>
    <w:rsid w:val="00F16C5F"/>
    <w:rsid w:val="00F17078"/>
    <w:rsid w:val="00F17619"/>
    <w:rsid w:val="00F176A5"/>
    <w:rsid w:val="00F17DD4"/>
    <w:rsid w:val="00F20028"/>
    <w:rsid w:val="00F2004C"/>
    <w:rsid w:val="00F201D3"/>
    <w:rsid w:val="00F204E3"/>
    <w:rsid w:val="00F20854"/>
    <w:rsid w:val="00F20885"/>
    <w:rsid w:val="00F21006"/>
    <w:rsid w:val="00F215F9"/>
    <w:rsid w:val="00F21A39"/>
    <w:rsid w:val="00F21BF1"/>
    <w:rsid w:val="00F21F76"/>
    <w:rsid w:val="00F22018"/>
    <w:rsid w:val="00F22812"/>
    <w:rsid w:val="00F22C51"/>
    <w:rsid w:val="00F22E73"/>
    <w:rsid w:val="00F23691"/>
    <w:rsid w:val="00F23A22"/>
    <w:rsid w:val="00F23CFD"/>
    <w:rsid w:val="00F2408C"/>
    <w:rsid w:val="00F243E3"/>
    <w:rsid w:val="00F2497F"/>
    <w:rsid w:val="00F24AC4"/>
    <w:rsid w:val="00F2501C"/>
    <w:rsid w:val="00F2509D"/>
    <w:rsid w:val="00F253C9"/>
    <w:rsid w:val="00F25534"/>
    <w:rsid w:val="00F25633"/>
    <w:rsid w:val="00F264B9"/>
    <w:rsid w:val="00F266D5"/>
    <w:rsid w:val="00F267DB"/>
    <w:rsid w:val="00F268A4"/>
    <w:rsid w:val="00F26C62"/>
    <w:rsid w:val="00F27602"/>
    <w:rsid w:val="00F27893"/>
    <w:rsid w:val="00F27AD1"/>
    <w:rsid w:val="00F27BF9"/>
    <w:rsid w:val="00F27EA9"/>
    <w:rsid w:val="00F302D6"/>
    <w:rsid w:val="00F304E5"/>
    <w:rsid w:val="00F3055A"/>
    <w:rsid w:val="00F30DBA"/>
    <w:rsid w:val="00F314E4"/>
    <w:rsid w:val="00F31539"/>
    <w:rsid w:val="00F3181D"/>
    <w:rsid w:val="00F31A51"/>
    <w:rsid w:val="00F31CCC"/>
    <w:rsid w:val="00F31DB6"/>
    <w:rsid w:val="00F31E4E"/>
    <w:rsid w:val="00F31F48"/>
    <w:rsid w:val="00F32463"/>
    <w:rsid w:val="00F324FF"/>
    <w:rsid w:val="00F326B5"/>
    <w:rsid w:val="00F326D9"/>
    <w:rsid w:val="00F32745"/>
    <w:rsid w:val="00F32C40"/>
    <w:rsid w:val="00F32E8F"/>
    <w:rsid w:val="00F32F09"/>
    <w:rsid w:val="00F33295"/>
    <w:rsid w:val="00F33451"/>
    <w:rsid w:val="00F33B4E"/>
    <w:rsid w:val="00F3435E"/>
    <w:rsid w:val="00F344B8"/>
    <w:rsid w:val="00F3454B"/>
    <w:rsid w:val="00F34BA3"/>
    <w:rsid w:val="00F34CD5"/>
    <w:rsid w:val="00F34CF2"/>
    <w:rsid w:val="00F34E2C"/>
    <w:rsid w:val="00F34E4E"/>
    <w:rsid w:val="00F3530B"/>
    <w:rsid w:val="00F356EA"/>
    <w:rsid w:val="00F3570C"/>
    <w:rsid w:val="00F35F28"/>
    <w:rsid w:val="00F366AA"/>
    <w:rsid w:val="00F36DD5"/>
    <w:rsid w:val="00F371DB"/>
    <w:rsid w:val="00F373A4"/>
    <w:rsid w:val="00F37603"/>
    <w:rsid w:val="00F377E0"/>
    <w:rsid w:val="00F37B0C"/>
    <w:rsid w:val="00F37B6D"/>
    <w:rsid w:val="00F37C0F"/>
    <w:rsid w:val="00F37C72"/>
    <w:rsid w:val="00F37D26"/>
    <w:rsid w:val="00F37D60"/>
    <w:rsid w:val="00F40A2D"/>
    <w:rsid w:val="00F40D15"/>
    <w:rsid w:val="00F412A0"/>
    <w:rsid w:val="00F4193F"/>
    <w:rsid w:val="00F41CE5"/>
    <w:rsid w:val="00F41DAA"/>
    <w:rsid w:val="00F41F9C"/>
    <w:rsid w:val="00F4201F"/>
    <w:rsid w:val="00F42388"/>
    <w:rsid w:val="00F42633"/>
    <w:rsid w:val="00F426C4"/>
    <w:rsid w:val="00F42831"/>
    <w:rsid w:val="00F42E68"/>
    <w:rsid w:val="00F43051"/>
    <w:rsid w:val="00F431A4"/>
    <w:rsid w:val="00F434E9"/>
    <w:rsid w:val="00F43843"/>
    <w:rsid w:val="00F43944"/>
    <w:rsid w:val="00F43B3A"/>
    <w:rsid w:val="00F43CB0"/>
    <w:rsid w:val="00F445AE"/>
    <w:rsid w:val="00F44B59"/>
    <w:rsid w:val="00F45053"/>
    <w:rsid w:val="00F45418"/>
    <w:rsid w:val="00F45BA7"/>
    <w:rsid w:val="00F462D4"/>
    <w:rsid w:val="00F4661A"/>
    <w:rsid w:val="00F468ED"/>
    <w:rsid w:val="00F46E37"/>
    <w:rsid w:val="00F4705A"/>
    <w:rsid w:val="00F47206"/>
    <w:rsid w:val="00F47618"/>
    <w:rsid w:val="00F47D63"/>
    <w:rsid w:val="00F47EDC"/>
    <w:rsid w:val="00F50013"/>
    <w:rsid w:val="00F50628"/>
    <w:rsid w:val="00F50D6E"/>
    <w:rsid w:val="00F50F34"/>
    <w:rsid w:val="00F5148B"/>
    <w:rsid w:val="00F519F8"/>
    <w:rsid w:val="00F51F53"/>
    <w:rsid w:val="00F52029"/>
    <w:rsid w:val="00F5206E"/>
    <w:rsid w:val="00F522F2"/>
    <w:rsid w:val="00F52495"/>
    <w:rsid w:val="00F5251C"/>
    <w:rsid w:val="00F52859"/>
    <w:rsid w:val="00F52DC0"/>
    <w:rsid w:val="00F533C3"/>
    <w:rsid w:val="00F534DD"/>
    <w:rsid w:val="00F53AC3"/>
    <w:rsid w:val="00F54359"/>
    <w:rsid w:val="00F543A9"/>
    <w:rsid w:val="00F543AD"/>
    <w:rsid w:val="00F54752"/>
    <w:rsid w:val="00F54777"/>
    <w:rsid w:val="00F54AC3"/>
    <w:rsid w:val="00F54B48"/>
    <w:rsid w:val="00F54E0F"/>
    <w:rsid w:val="00F55035"/>
    <w:rsid w:val="00F55343"/>
    <w:rsid w:val="00F55722"/>
    <w:rsid w:val="00F55A62"/>
    <w:rsid w:val="00F55EC0"/>
    <w:rsid w:val="00F55F4F"/>
    <w:rsid w:val="00F5630D"/>
    <w:rsid w:val="00F56374"/>
    <w:rsid w:val="00F56C35"/>
    <w:rsid w:val="00F56C51"/>
    <w:rsid w:val="00F56DCF"/>
    <w:rsid w:val="00F56E01"/>
    <w:rsid w:val="00F56F61"/>
    <w:rsid w:val="00F572C7"/>
    <w:rsid w:val="00F5731F"/>
    <w:rsid w:val="00F579AF"/>
    <w:rsid w:val="00F57ACC"/>
    <w:rsid w:val="00F57E8A"/>
    <w:rsid w:val="00F601DB"/>
    <w:rsid w:val="00F60232"/>
    <w:rsid w:val="00F602BD"/>
    <w:rsid w:val="00F6035C"/>
    <w:rsid w:val="00F609E6"/>
    <w:rsid w:val="00F60A18"/>
    <w:rsid w:val="00F60BF9"/>
    <w:rsid w:val="00F60E8B"/>
    <w:rsid w:val="00F611F2"/>
    <w:rsid w:val="00F612D4"/>
    <w:rsid w:val="00F613A5"/>
    <w:rsid w:val="00F6151B"/>
    <w:rsid w:val="00F6172A"/>
    <w:rsid w:val="00F619B1"/>
    <w:rsid w:val="00F61B63"/>
    <w:rsid w:val="00F61B97"/>
    <w:rsid w:val="00F61C64"/>
    <w:rsid w:val="00F61E2B"/>
    <w:rsid w:val="00F62BD2"/>
    <w:rsid w:val="00F62D7D"/>
    <w:rsid w:val="00F63076"/>
    <w:rsid w:val="00F633CE"/>
    <w:rsid w:val="00F63AE6"/>
    <w:rsid w:val="00F63B7F"/>
    <w:rsid w:val="00F645E6"/>
    <w:rsid w:val="00F64BA9"/>
    <w:rsid w:val="00F64D13"/>
    <w:rsid w:val="00F64D9A"/>
    <w:rsid w:val="00F657C4"/>
    <w:rsid w:val="00F65C5B"/>
    <w:rsid w:val="00F6642F"/>
    <w:rsid w:val="00F666B7"/>
    <w:rsid w:val="00F66F37"/>
    <w:rsid w:val="00F6732A"/>
    <w:rsid w:val="00F6783F"/>
    <w:rsid w:val="00F67866"/>
    <w:rsid w:val="00F678AA"/>
    <w:rsid w:val="00F67971"/>
    <w:rsid w:val="00F67B1B"/>
    <w:rsid w:val="00F67E2E"/>
    <w:rsid w:val="00F67FCC"/>
    <w:rsid w:val="00F70108"/>
    <w:rsid w:val="00F70408"/>
    <w:rsid w:val="00F7040B"/>
    <w:rsid w:val="00F70806"/>
    <w:rsid w:val="00F70D2E"/>
    <w:rsid w:val="00F70E22"/>
    <w:rsid w:val="00F7137B"/>
    <w:rsid w:val="00F71609"/>
    <w:rsid w:val="00F716A6"/>
    <w:rsid w:val="00F716DD"/>
    <w:rsid w:val="00F7174A"/>
    <w:rsid w:val="00F71BDF"/>
    <w:rsid w:val="00F71F38"/>
    <w:rsid w:val="00F72346"/>
    <w:rsid w:val="00F7265E"/>
    <w:rsid w:val="00F72845"/>
    <w:rsid w:val="00F72CFF"/>
    <w:rsid w:val="00F72D12"/>
    <w:rsid w:val="00F73547"/>
    <w:rsid w:val="00F735D4"/>
    <w:rsid w:val="00F73646"/>
    <w:rsid w:val="00F736BB"/>
    <w:rsid w:val="00F73D18"/>
    <w:rsid w:val="00F7420A"/>
    <w:rsid w:val="00F747E6"/>
    <w:rsid w:val="00F74E0C"/>
    <w:rsid w:val="00F753F8"/>
    <w:rsid w:val="00F758B8"/>
    <w:rsid w:val="00F758CB"/>
    <w:rsid w:val="00F759CB"/>
    <w:rsid w:val="00F75CC0"/>
    <w:rsid w:val="00F75D6E"/>
    <w:rsid w:val="00F76482"/>
    <w:rsid w:val="00F76777"/>
    <w:rsid w:val="00F768C7"/>
    <w:rsid w:val="00F76910"/>
    <w:rsid w:val="00F76BF2"/>
    <w:rsid w:val="00F76F39"/>
    <w:rsid w:val="00F76F71"/>
    <w:rsid w:val="00F77037"/>
    <w:rsid w:val="00F77A93"/>
    <w:rsid w:val="00F77AEC"/>
    <w:rsid w:val="00F77E1D"/>
    <w:rsid w:val="00F77F77"/>
    <w:rsid w:val="00F77FAE"/>
    <w:rsid w:val="00F800C9"/>
    <w:rsid w:val="00F8044E"/>
    <w:rsid w:val="00F806E8"/>
    <w:rsid w:val="00F80B42"/>
    <w:rsid w:val="00F8107B"/>
    <w:rsid w:val="00F810EF"/>
    <w:rsid w:val="00F8131B"/>
    <w:rsid w:val="00F81461"/>
    <w:rsid w:val="00F81770"/>
    <w:rsid w:val="00F81B2B"/>
    <w:rsid w:val="00F81E59"/>
    <w:rsid w:val="00F81F7D"/>
    <w:rsid w:val="00F820B5"/>
    <w:rsid w:val="00F8318F"/>
    <w:rsid w:val="00F83532"/>
    <w:rsid w:val="00F83618"/>
    <w:rsid w:val="00F838A6"/>
    <w:rsid w:val="00F838E8"/>
    <w:rsid w:val="00F83924"/>
    <w:rsid w:val="00F83DCF"/>
    <w:rsid w:val="00F83ED6"/>
    <w:rsid w:val="00F8482C"/>
    <w:rsid w:val="00F8516E"/>
    <w:rsid w:val="00F85BBC"/>
    <w:rsid w:val="00F85D25"/>
    <w:rsid w:val="00F85D80"/>
    <w:rsid w:val="00F86118"/>
    <w:rsid w:val="00F8644D"/>
    <w:rsid w:val="00F86464"/>
    <w:rsid w:val="00F86857"/>
    <w:rsid w:val="00F86915"/>
    <w:rsid w:val="00F86A4F"/>
    <w:rsid w:val="00F86AD3"/>
    <w:rsid w:val="00F86C8A"/>
    <w:rsid w:val="00F87200"/>
    <w:rsid w:val="00F87441"/>
    <w:rsid w:val="00F87487"/>
    <w:rsid w:val="00F8760B"/>
    <w:rsid w:val="00F87801"/>
    <w:rsid w:val="00F87CEF"/>
    <w:rsid w:val="00F90135"/>
    <w:rsid w:val="00F90167"/>
    <w:rsid w:val="00F9052E"/>
    <w:rsid w:val="00F90676"/>
    <w:rsid w:val="00F90698"/>
    <w:rsid w:val="00F907ED"/>
    <w:rsid w:val="00F91B32"/>
    <w:rsid w:val="00F92772"/>
    <w:rsid w:val="00F9279A"/>
    <w:rsid w:val="00F92BDB"/>
    <w:rsid w:val="00F92DA9"/>
    <w:rsid w:val="00F92E39"/>
    <w:rsid w:val="00F935C1"/>
    <w:rsid w:val="00F935F6"/>
    <w:rsid w:val="00F938A5"/>
    <w:rsid w:val="00F93BE5"/>
    <w:rsid w:val="00F93DEB"/>
    <w:rsid w:val="00F944CB"/>
    <w:rsid w:val="00F94947"/>
    <w:rsid w:val="00F95C2D"/>
    <w:rsid w:val="00F95F4E"/>
    <w:rsid w:val="00F96A26"/>
    <w:rsid w:val="00F96A2F"/>
    <w:rsid w:val="00F96CCC"/>
    <w:rsid w:val="00F9728B"/>
    <w:rsid w:val="00F97313"/>
    <w:rsid w:val="00F97670"/>
    <w:rsid w:val="00F97B20"/>
    <w:rsid w:val="00F97C1A"/>
    <w:rsid w:val="00F97D17"/>
    <w:rsid w:val="00F97D84"/>
    <w:rsid w:val="00F97F5A"/>
    <w:rsid w:val="00F97F9E"/>
    <w:rsid w:val="00FA00C9"/>
    <w:rsid w:val="00FA01D0"/>
    <w:rsid w:val="00FA02D9"/>
    <w:rsid w:val="00FA100F"/>
    <w:rsid w:val="00FA127D"/>
    <w:rsid w:val="00FA1970"/>
    <w:rsid w:val="00FA1A14"/>
    <w:rsid w:val="00FA1D2F"/>
    <w:rsid w:val="00FA20B5"/>
    <w:rsid w:val="00FA2722"/>
    <w:rsid w:val="00FA2A77"/>
    <w:rsid w:val="00FA2BC2"/>
    <w:rsid w:val="00FA2DF1"/>
    <w:rsid w:val="00FA3066"/>
    <w:rsid w:val="00FA3676"/>
    <w:rsid w:val="00FA3974"/>
    <w:rsid w:val="00FA3AA7"/>
    <w:rsid w:val="00FA3FBB"/>
    <w:rsid w:val="00FA494D"/>
    <w:rsid w:val="00FA4C16"/>
    <w:rsid w:val="00FA4CAA"/>
    <w:rsid w:val="00FA4F1A"/>
    <w:rsid w:val="00FA51E5"/>
    <w:rsid w:val="00FA553F"/>
    <w:rsid w:val="00FA5545"/>
    <w:rsid w:val="00FA5D33"/>
    <w:rsid w:val="00FA5F6B"/>
    <w:rsid w:val="00FA62CC"/>
    <w:rsid w:val="00FA668F"/>
    <w:rsid w:val="00FA67FA"/>
    <w:rsid w:val="00FA6FE2"/>
    <w:rsid w:val="00FA703B"/>
    <w:rsid w:val="00FA7056"/>
    <w:rsid w:val="00FA749C"/>
    <w:rsid w:val="00FA7ADA"/>
    <w:rsid w:val="00FB007A"/>
    <w:rsid w:val="00FB017E"/>
    <w:rsid w:val="00FB049A"/>
    <w:rsid w:val="00FB066B"/>
    <w:rsid w:val="00FB08C7"/>
    <w:rsid w:val="00FB0FEB"/>
    <w:rsid w:val="00FB1059"/>
    <w:rsid w:val="00FB12D8"/>
    <w:rsid w:val="00FB14AC"/>
    <w:rsid w:val="00FB1644"/>
    <w:rsid w:val="00FB1AC1"/>
    <w:rsid w:val="00FB1EB3"/>
    <w:rsid w:val="00FB2133"/>
    <w:rsid w:val="00FB2489"/>
    <w:rsid w:val="00FB2705"/>
    <w:rsid w:val="00FB2837"/>
    <w:rsid w:val="00FB28DC"/>
    <w:rsid w:val="00FB2AAB"/>
    <w:rsid w:val="00FB2C50"/>
    <w:rsid w:val="00FB328B"/>
    <w:rsid w:val="00FB3C7A"/>
    <w:rsid w:val="00FB4837"/>
    <w:rsid w:val="00FB4AB8"/>
    <w:rsid w:val="00FB4C90"/>
    <w:rsid w:val="00FB5239"/>
    <w:rsid w:val="00FB56AB"/>
    <w:rsid w:val="00FB5701"/>
    <w:rsid w:val="00FB59A6"/>
    <w:rsid w:val="00FB5B9B"/>
    <w:rsid w:val="00FB5CA2"/>
    <w:rsid w:val="00FB5F5D"/>
    <w:rsid w:val="00FB6110"/>
    <w:rsid w:val="00FB62B7"/>
    <w:rsid w:val="00FB62E9"/>
    <w:rsid w:val="00FB6364"/>
    <w:rsid w:val="00FB63FA"/>
    <w:rsid w:val="00FB640F"/>
    <w:rsid w:val="00FB66C4"/>
    <w:rsid w:val="00FB6816"/>
    <w:rsid w:val="00FB6A0D"/>
    <w:rsid w:val="00FB6FB0"/>
    <w:rsid w:val="00FB7537"/>
    <w:rsid w:val="00FB7584"/>
    <w:rsid w:val="00FB77EA"/>
    <w:rsid w:val="00FB797B"/>
    <w:rsid w:val="00FB7A1E"/>
    <w:rsid w:val="00FB7C9D"/>
    <w:rsid w:val="00FB7EF1"/>
    <w:rsid w:val="00FB7FC4"/>
    <w:rsid w:val="00FC028C"/>
    <w:rsid w:val="00FC03E2"/>
    <w:rsid w:val="00FC0863"/>
    <w:rsid w:val="00FC0A70"/>
    <w:rsid w:val="00FC0F10"/>
    <w:rsid w:val="00FC129A"/>
    <w:rsid w:val="00FC142A"/>
    <w:rsid w:val="00FC159A"/>
    <w:rsid w:val="00FC17BD"/>
    <w:rsid w:val="00FC183B"/>
    <w:rsid w:val="00FC19CA"/>
    <w:rsid w:val="00FC225E"/>
    <w:rsid w:val="00FC25BC"/>
    <w:rsid w:val="00FC2624"/>
    <w:rsid w:val="00FC27DC"/>
    <w:rsid w:val="00FC2E6D"/>
    <w:rsid w:val="00FC2FDB"/>
    <w:rsid w:val="00FC326D"/>
    <w:rsid w:val="00FC351F"/>
    <w:rsid w:val="00FC35DF"/>
    <w:rsid w:val="00FC39BB"/>
    <w:rsid w:val="00FC3AF1"/>
    <w:rsid w:val="00FC3E41"/>
    <w:rsid w:val="00FC3F10"/>
    <w:rsid w:val="00FC405A"/>
    <w:rsid w:val="00FC4363"/>
    <w:rsid w:val="00FC43B7"/>
    <w:rsid w:val="00FC4583"/>
    <w:rsid w:val="00FC46F2"/>
    <w:rsid w:val="00FC4785"/>
    <w:rsid w:val="00FC4A55"/>
    <w:rsid w:val="00FC4B96"/>
    <w:rsid w:val="00FC6191"/>
    <w:rsid w:val="00FC637B"/>
    <w:rsid w:val="00FC64E1"/>
    <w:rsid w:val="00FC69B1"/>
    <w:rsid w:val="00FC69C8"/>
    <w:rsid w:val="00FC6A5F"/>
    <w:rsid w:val="00FC7274"/>
    <w:rsid w:val="00FC77CE"/>
    <w:rsid w:val="00FC7C64"/>
    <w:rsid w:val="00FC7CB0"/>
    <w:rsid w:val="00FD013A"/>
    <w:rsid w:val="00FD033C"/>
    <w:rsid w:val="00FD061B"/>
    <w:rsid w:val="00FD0BE0"/>
    <w:rsid w:val="00FD0DBD"/>
    <w:rsid w:val="00FD0E21"/>
    <w:rsid w:val="00FD10AF"/>
    <w:rsid w:val="00FD159C"/>
    <w:rsid w:val="00FD198B"/>
    <w:rsid w:val="00FD1A6F"/>
    <w:rsid w:val="00FD1F8A"/>
    <w:rsid w:val="00FD1FA9"/>
    <w:rsid w:val="00FD227E"/>
    <w:rsid w:val="00FD2392"/>
    <w:rsid w:val="00FD2422"/>
    <w:rsid w:val="00FD25DA"/>
    <w:rsid w:val="00FD2995"/>
    <w:rsid w:val="00FD2999"/>
    <w:rsid w:val="00FD2B93"/>
    <w:rsid w:val="00FD2D54"/>
    <w:rsid w:val="00FD2F14"/>
    <w:rsid w:val="00FD30B9"/>
    <w:rsid w:val="00FD36F8"/>
    <w:rsid w:val="00FD37C1"/>
    <w:rsid w:val="00FD38F9"/>
    <w:rsid w:val="00FD3BDC"/>
    <w:rsid w:val="00FD40CF"/>
    <w:rsid w:val="00FD4181"/>
    <w:rsid w:val="00FD430A"/>
    <w:rsid w:val="00FD43B5"/>
    <w:rsid w:val="00FD444F"/>
    <w:rsid w:val="00FD4470"/>
    <w:rsid w:val="00FD4A58"/>
    <w:rsid w:val="00FD4AFB"/>
    <w:rsid w:val="00FD4DF3"/>
    <w:rsid w:val="00FD4F07"/>
    <w:rsid w:val="00FD5276"/>
    <w:rsid w:val="00FD58B8"/>
    <w:rsid w:val="00FD59F1"/>
    <w:rsid w:val="00FD5CA4"/>
    <w:rsid w:val="00FD5FDD"/>
    <w:rsid w:val="00FD6053"/>
    <w:rsid w:val="00FD6170"/>
    <w:rsid w:val="00FD61BD"/>
    <w:rsid w:val="00FD62C6"/>
    <w:rsid w:val="00FD6913"/>
    <w:rsid w:val="00FD6A49"/>
    <w:rsid w:val="00FD6C01"/>
    <w:rsid w:val="00FD6C06"/>
    <w:rsid w:val="00FD76DE"/>
    <w:rsid w:val="00FD7BD3"/>
    <w:rsid w:val="00FD7EDF"/>
    <w:rsid w:val="00FE040A"/>
    <w:rsid w:val="00FE0769"/>
    <w:rsid w:val="00FE0CB9"/>
    <w:rsid w:val="00FE10E9"/>
    <w:rsid w:val="00FE126C"/>
    <w:rsid w:val="00FE1533"/>
    <w:rsid w:val="00FE1612"/>
    <w:rsid w:val="00FE17C7"/>
    <w:rsid w:val="00FE1915"/>
    <w:rsid w:val="00FE1BEE"/>
    <w:rsid w:val="00FE1EB9"/>
    <w:rsid w:val="00FE2100"/>
    <w:rsid w:val="00FE26B3"/>
    <w:rsid w:val="00FE2ACA"/>
    <w:rsid w:val="00FE2AD1"/>
    <w:rsid w:val="00FE2DA0"/>
    <w:rsid w:val="00FE2DF5"/>
    <w:rsid w:val="00FE3074"/>
    <w:rsid w:val="00FE334C"/>
    <w:rsid w:val="00FE36D6"/>
    <w:rsid w:val="00FE374D"/>
    <w:rsid w:val="00FE3861"/>
    <w:rsid w:val="00FE3914"/>
    <w:rsid w:val="00FE3DE5"/>
    <w:rsid w:val="00FE3FDB"/>
    <w:rsid w:val="00FE45E1"/>
    <w:rsid w:val="00FE4644"/>
    <w:rsid w:val="00FE489D"/>
    <w:rsid w:val="00FE4919"/>
    <w:rsid w:val="00FE49FE"/>
    <w:rsid w:val="00FE4ABC"/>
    <w:rsid w:val="00FE4B4C"/>
    <w:rsid w:val="00FE4B7C"/>
    <w:rsid w:val="00FE4E0E"/>
    <w:rsid w:val="00FE512E"/>
    <w:rsid w:val="00FE530C"/>
    <w:rsid w:val="00FE5895"/>
    <w:rsid w:val="00FE58D7"/>
    <w:rsid w:val="00FE594D"/>
    <w:rsid w:val="00FE5C47"/>
    <w:rsid w:val="00FE5D75"/>
    <w:rsid w:val="00FE5DC0"/>
    <w:rsid w:val="00FE5EAC"/>
    <w:rsid w:val="00FE6192"/>
    <w:rsid w:val="00FE66AE"/>
    <w:rsid w:val="00FE6CEF"/>
    <w:rsid w:val="00FE71C8"/>
    <w:rsid w:val="00FE7279"/>
    <w:rsid w:val="00FE752C"/>
    <w:rsid w:val="00FE75B0"/>
    <w:rsid w:val="00FE7F27"/>
    <w:rsid w:val="00FF0069"/>
    <w:rsid w:val="00FF00FA"/>
    <w:rsid w:val="00FF0374"/>
    <w:rsid w:val="00FF0607"/>
    <w:rsid w:val="00FF118D"/>
    <w:rsid w:val="00FF1713"/>
    <w:rsid w:val="00FF1D9B"/>
    <w:rsid w:val="00FF2851"/>
    <w:rsid w:val="00FF2AE2"/>
    <w:rsid w:val="00FF2D03"/>
    <w:rsid w:val="00FF2E1F"/>
    <w:rsid w:val="00FF3688"/>
    <w:rsid w:val="00FF369F"/>
    <w:rsid w:val="00FF3D74"/>
    <w:rsid w:val="00FF414A"/>
    <w:rsid w:val="00FF440A"/>
    <w:rsid w:val="00FF44B7"/>
    <w:rsid w:val="00FF4D23"/>
    <w:rsid w:val="00FF5239"/>
    <w:rsid w:val="00FF52C9"/>
    <w:rsid w:val="00FF54F3"/>
    <w:rsid w:val="00FF5541"/>
    <w:rsid w:val="00FF5C64"/>
    <w:rsid w:val="00FF5C85"/>
    <w:rsid w:val="00FF5D83"/>
    <w:rsid w:val="00FF6180"/>
    <w:rsid w:val="00FF6459"/>
    <w:rsid w:val="00FF695F"/>
    <w:rsid w:val="00FF709F"/>
    <w:rsid w:val="00FF71AE"/>
    <w:rsid w:val="00FF733A"/>
    <w:rsid w:val="00FF7433"/>
    <w:rsid w:val="00FF74A4"/>
    <w:rsid w:val="00FF7634"/>
    <w:rsid w:val="00FF7660"/>
    <w:rsid w:val="00FF776A"/>
    <w:rsid w:val="010F185A"/>
    <w:rsid w:val="01116B06"/>
    <w:rsid w:val="01225F38"/>
    <w:rsid w:val="01380FC6"/>
    <w:rsid w:val="0138983B"/>
    <w:rsid w:val="014AB8D6"/>
    <w:rsid w:val="01543137"/>
    <w:rsid w:val="0155DB79"/>
    <w:rsid w:val="018AD45D"/>
    <w:rsid w:val="01B590CE"/>
    <w:rsid w:val="01DAFD6E"/>
    <w:rsid w:val="01DFFF22"/>
    <w:rsid w:val="01EBA56A"/>
    <w:rsid w:val="01EE0035"/>
    <w:rsid w:val="01F8504F"/>
    <w:rsid w:val="0201AC5D"/>
    <w:rsid w:val="02030558"/>
    <w:rsid w:val="0205597D"/>
    <w:rsid w:val="020DDD80"/>
    <w:rsid w:val="02119DAD"/>
    <w:rsid w:val="023984D5"/>
    <w:rsid w:val="0245E187"/>
    <w:rsid w:val="024CC23D"/>
    <w:rsid w:val="0259A06B"/>
    <w:rsid w:val="027CCA7D"/>
    <w:rsid w:val="0282189E"/>
    <w:rsid w:val="02A0AC84"/>
    <w:rsid w:val="02E3E541"/>
    <w:rsid w:val="02F2948E"/>
    <w:rsid w:val="030D5220"/>
    <w:rsid w:val="03123C4E"/>
    <w:rsid w:val="0338179A"/>
    <w:rsid w:val="03537551"/>
    <w:rsid w:val="035ED00B"/>
    <w:rsid w:val="036C3194"/>
    <w:rsid w:val="037C00D1"/>
    <w:rsid w:val="03A715AC"/>
    <w:rsid w:val="03AF0332"/>
    <w:rsid w:val="03BEED2C"/>
    <w:rsid w:val="03BFEE5F"/>
    <w:rsid w:val="03FF506A"/>
    <w:rsid w:val="0409AFB3"/>
    <w:rsid w:val="040C737B"/>
    <w:rsid w:val="041345F6"/>
    <w:rsid w:val="041CA254"/>
    <w:rsid w:val="0457099E"/>
    <w:rsid w:val="045756E7"/>
    <w:rsid w:val="045AB80C"/>
    <w:rsid w:val="0460CFE1"/>
    <w:rsid w:val="0480EB80"/>
    <w:rsid w:val="04909910"/>
    <w:rsid w:val="04A64616"/>
    <w:rsid w:val="04AE22F0"/>
    <w:rsid w:val="0517C304"/>
    <w:rsid w:val="051820A9"/>
    <w:rsid w:val="051E3697"/>
    <w:rsid w:val="051F36D4"/>
    <w:rsid w:val="051FE1AD"/>
    <w:rsid w:val="053121B8"/>
    <w:rsid w:val="0544F91A"/>
    <w:rsid w:val="0548CFD8"/>
    <w:rsid w:val="055373EB"/>
    <w:rsid w:val="055496A2"/>
    <w:rsid w:val="05594105"/>
    <w:rsid w:val="0573AF4E"/>
    <w:rsid w:val="05794DB2"/>
    <w:rsid w:val="0591A5D4"/>
    <w:rsid w:val="05B7E9DB"/>
    <w:rsid w:val="05BA3325"/>
    <w:rsid w:val="05C28BF7"/>
    <w:rsid w:val="05C6A596"/>
    <w:rsid w:val="05E6875B"/>
    <w:rsid w:val="060A9CAE"/>
    <w:rsid w:val="06101D3F"/>
    <w:rsid w:val="0619B3BF"/>
    <w:rsid w:val="061C563F"/>
    <w:rsid w:val="0630F3B8"/>
    <w:rsid w:val="0636873A"/>
    <w:rsid w:val="06445AD6"/>
    <w:rsid w:val="0655F9F7"/>
    <w:rsid w:val="065880CE"/>
    <w:rsid w:val="06626EE3"/>
    <w:rsid w:val="0662CC9E"/>
    <w:rsid w:val="0665841E"/>
    <w:rsid w:val="06758C77"/>
    <w:rsid w:val="068E5844"/>
    <w:rsid w:val="06A4D430"/>
    <w:rsid w:val="06AEB9F7"/>
    <w:rsid w:val="06C6FDA9"/>
    <w:rsid w:val="06CC9A54"/>
    <w:rsid w:val="06DD75E4"/>
    <w:rsid w:val="06DDC781"/>
    <w:rsid w:val="06E8BD22"/>
    <w:rsid w:val="06F0F0E3"/>
    <w:rsid w:val="07092F17"/>
    <w:rsid w:val="070DBA38"/>
    <w:rsid w:val="0712FC94"/>
    <w:rsid w:val="0716BAA0"/>
    <w:rsid w:val="0719E208"/>
    <w:rsid w:val="072157FC"/>
    <w:rsid w:val="07260742"/>
    <w:rsid w:val="0733F924"/>
    <w:rsid w:val="07403FB9"/>
    <w:rsid w:val="07415075"/>
    <w:rsid w:val="074533FB"/>
    <w:rsid w:val="074D2181"/>
    <w:rsid w:val="0762362D"/>
    <w:rsid w:val="076567DC"/>
    <w:rsid w:val="076AFB8C"/>
    <w:rsid w:val="07925097"/>
    <w:rsid w:val="07957178"/>
    <w:rsid w:val="07A8BBCA"/>
    <w:rsid w:val="07AB4405"/>
    <w:rsid w:val="07AD0DB9"/>
    <w:rsid w:val="07B11ED1"/>
    <w:rsid w:val="07C1EFD9"/>
    <w:rsid w:val="07D36F1F"/>
    <w:rsid w:val="07DC4E8A"/>
    <w:rsid w:val="07E51ED2"/>
    <w:rsid w:val="07EEBF92"/>
    <w:rsid w:val="07F8621D"/>
    <w:rsid w:val="07FA7AFB"/>
    <w:rsid w:val="0809FEF7"/>
    <w:rsid w:val="081B0D51"/>
    <w:rsid w:val="082FD21E"/>
    <w:rsid w:val="0836A1F5"/>
    <w:rsid w:val="0836CB5A"/>
    <w:rsid w:val="08402C16"/>
    <w:rsid w:val="08477D2F"/>
    <w:rsid w:val="086A86BB"/>
    <w:rsid w:val="086F2DF3"/>
    <w:rsid w:val="0876D706"/>
    <w:rsid w:val="0893F982"/>
    <w:rsid w:val="089EC22A"/>
    <w:rsid w:val="08B2D29E"/>
    <w:rsid w:val="08B51B82"/>
    <w:rsid w:val="08C90102"/>
    <w:rsid w:val="08CF7AB9"/>
    <w:rsid w:val="08DD4021"/>
    <w:rsid w:val="08E8F1E2"/>
    <w:rsid w:val="08EF8A9D"/>
    <w:rsid w:val="090654C0"/>
    <w:rsid w:val="0912FC3A"/>
    <w:rsid w:val="091AFAB0"/>
    <w:rsid w:val="0921E296"/>
    <w:rsid w:val="09248D76"/>
    <w:rsid w:val="0932D3ED"/>
    <w:rsid w:val="0936916B"/>
    <w:rsid w:val="094F579D"/>
    <w:rsid w:val="0953F49B"/>
    <w:rsid w:val="09570A7F"/>
    <w:rsid w:val="096E0FCB"/>
    <w:rsid w:val="096F968B"/>
    <w:rsid w:val="097807DB"/>
    <w:rsid w:val="09945A83"/>
    <w:rsid w:val="0995E9A7"/>
    <w:rsid w:val="099B9133"/>
    <w:rsid w:val="09AAB26A"/>
    <w:rsid w:val="09C1DA4A"/>
    <w:rsid w:val="09C93231"/>
    <w:rsid w:val="09D27932"/>
    <w:rsid w:val="09DE0BC3"/>
    <w:rsid w:val="09EBDEBF"/>
    <w:rsid w:val="09F43AC9"/>
    <w:rsid w:val="09FB05A5"/>
    <w:rsid w:val="0A111498"/>
    <w:rsid w:val="0A28AA9C"/>
    <w:rsid w:val="0A540297"/>
    <w:rsid w:val="0A780DB2"/>
    <w:rsid w:val="0A8CF8C0"/>
    <w:rsid w:val="0A8FD16E"/>
    <w:rsid w:val="0AA774FD"/>
    <w:rsid w:val="0AB122D1"/>
    <w:rsid w:val="0ABB9D17"/>
    <w:rsid w:val="0ABDD5A5"/>
    <w:rsid w:val="0AE202CA"/>
    <w:rsid w:val="0AE5ABC4"/>
    <w:rsid w:val="0AE91A5C"/>
    <w:rsid w:val="0AFB2F9E"/>
    <w:rsid w:val="0B139B95"/>
    <w:rsid w:val="0B4A6066"/>
    <w:rsid w:val="0B4F5E4F"/>
    <w:rsid w:val="0B63EE79"/>
    <w:rsid w:val="0B726846"/>
    <w:rsid w:val="0B8468B2"/>
    <w:rsid w:val="0B85E154"/>
    <w:rsid w:val="0B9EE9E1"/>
    <w:rsid w:val="0BC91A47"/>
    <w:rsid w:val="0C15BB59"/>
    <w:rsid w:val="0C1C985E"/>
    <w:rsid w:val="0C221CB7"/>
    <w:rsid w:val="0C2E3D78"/>
    <w:rsid w:val="0C370DAA"/>
    <w:rsid w:val="0C5C6D1D"/>
    <w:rsid w:val="0C6E6A7F"/>
    <w:rsid w:val="0C7236EB"/>
    <w:rsid w:val="0C93E19D"/>
    <w:rsid w:val="0C953C8D"/>
    <w:rsid w:val="0C9E6AB8"/>
    <w:rsid w:val="0CB3D86B"/>
    <w:rsid w:val="0CC52F10"/>
    <w:rsid w:val="0CCF3435"/>
    <w:rsid w:val="0CE3D6E3"/>
    <w:rsid w:val="0CF77BAF"/>
    <w:rsid w:val="0CF7CAB8"/>
    <w:rsid w:val="0CFCC0D1"/>
    <w:rsid w:val="0D011BFC"/>
    <w:rsid w:val="0D095B12"/>
    <w:rsid w:val="0D4B5CEE"/>
    <w:rsid w:val="0D592C73"/>
    <w:rsid w:val="0D5DE7E8"/>
    <w:rsid w:val="0D6753BF"/>
    <w:rsid w:val="0D8A463E"/>
    <w:rsid w:val="0D8B5C65"/>
    <w:rsid w:val="0D97073D"/>
    <w:rsid w:val="0DA49C9A"/>
    <w:rsid w:val="0DAA0845"/>
    <w:rsid w:val="0DBDC11B"/>
    <w:rsid w:val="0DC9AED5"/>
    <w:rsid w:val="0DE3A025"/>
    <w:rsid w:val="0DFB2FA9"/>
    <w:rsid w:val="0DFB36FA"/>
    <w:rsid w:val="0E072446"/>
    <w:rsid w:val="0E11DA69"/>
    <w:rsid w:val="0E22B490"/>
    <w:rsid w:val="0E6FF32A"/>
    <w:rsid w:val="0E711467"/>
    <w:rsid w:val="0E78ACBD"/>
    <w:rsid w:val="0E78FBE3"/>
    <w:rsid w:val="0E98C57B"/>
    <w:rsid w:val="0EA090FD"/>
    <w:rsid w:val="0EC9E1ED"/>
    <w:rsid w:val="0ED30DF7"/>
    <w:rsid w:val="0EE9463C"/>
    <w:rsid w:val="0EF267BF"/>
    <w:rsid w:val="0EF59852"/>
    <w:rsid w:val="0F019996"/>
    <w:rsid w:val="0F5A6C1D"/>
    <w:rsid w:val="0F5C1EFA"/>
    <w:rsid w:val="0F64C972"/>
    <w:rsid w:val="0F6EA13D"/>
    <w:rsid w:val="0F893D93"/>
    <w:rsid w:val="0F8958FB"/>
    <w:rsid w:val="0F940DDF"/>
    <w:rsid w:val="0FC9B7F3"/>
    <w:rsid w:val="0FD66AC3"/>
    <w:rsid w:val="0FD93663"/>
    <w:rsid w:val="0FE23E8A"/>
    <w:rsid w:val="1006B446"/>
    <w:rsid w:val="1010E431"/>
    <w:rsid w:val="101152C8"/>
    <w:rsid w:val="1023C338"/>
    <w:rsid w:val="103C7A81"/>
    <w:rsid w:val="10444264"/>
    <w:rsid w:val="105B698C"/>
    <w:rsid w:val="106E5265"/>
    <w:rsid w:val="108937A0"/>
    <w:rsid w:val="109BED87"/>
    <w:rsid w:val="109FAFD2"/>
    <w:rsid w:val="10AC5C16"/>
    <w:rsid w:val="10CF3BD4"/>
    <w:rsid w:val="10DF3C20"/>
    <w:rsid w:val="10EB1B64"/>
    <w:rsid w:val="10EB8A2E"/>
    <w:rsid w:val="10F8AB2A"/>
    <w:rsid w:val="10F9D321"/>
    <w:rsid w:val="111066C0"/>
    <w:rsid w:val="1132215B"/>
    <w:rsid w:val="1140B057"/>
    <w:rsid w:val="114523C8"/>
    <w:rsid w:val="1161D397"/>
    <w:rsid w:val="116A23B0"/>
    <w:rsid w:val="11774247"/>
    <w:rsid w:val="1177973F"/>
    <w:rsid w:val="118A837A"/>
    <w:rsid w:val="119B2027"/>
    <w:rsid w:val="119EE93B"/>
    <w:rsid w:val="11C31377"/>
    <w:rsid w:val="11D53718"/>
    <w:rsid w:val="11D6CF7E"/>
    <w:rsid w:val="11E1C138"/>
    <w:rsid w:val="11E5ECD9"/>
    <w:rsid w:val="121656D8"/>
    <w:rsid w:val="121D6D1B"/>
    <w:rsid w:val="12202688"/>
    <w:rsid w:val="12293DDC"/>
    <w:rsid w:val="124C8920"/>
    <w:rsid w:val="12606187"/>
    <w:rsid w:val="12651E84"/>
    <w:rsid w:val="1267261D"/>
    <w:rsid w:val="126AAF88"/>
    <w:rsid w:val="126D401C"/>
    <w:rsid w:val="128FD428"/>
    <w:rsid w:val="12A95BC1"/>
    <w:rsid w:val="12C71FFE"/>
    <w:rsid w:val="12C94939"/>
    <w:rsid w:val="12D24ECC"/>
    <w:rsid w:val="12D4B185"/>
    <w:rsid w:val="12E55636"/>
    <w:rsid w:val="12F0D815"/>
    <w:rsid w:val="12F0EC9C"/>
    <w:rsid w:val="12F56D21"/>
    <w:rsid w:val="12F5A2F9"/>
    <w:rsid w:val="12FB17C1"/>
    <w:rsid w:val="13134538"/>
    <w:rsid w:val="132CE7B3"/>
    <w:rsid w:val="133FB9AB"/>
    <w:rsid w:val="1355C1E0"/>
    <w:rsid w:val="13698189"/>
    <w:rsid w:val="1376D9DC"/>
    <w:rsid w:val="137CAF79"/>
    <w:rsid w:val="1383159E"/>
    <w:rsid w:val="138596CD"/>
    <w:rsid w:val="138E61D1"/>
    <w:rsid w:val="139314AF"/>
    <w:rsid w:val="139DE57A"/>
    <w:rsid w:val="13B1BCC0"/>
    <w:rsid w:val="13B3917E"/>
    <w:rsid w:val="13BA9E72"/>
    <w:rsid w:val="13DCDEAC"/>
    <w:rsid w:val="13F4E74C"/>
    <w:rsid w:val="13F942D7"/>
    <w:rsid w:val="14239CEA"/>
    <w:rsid w:val="1434F1DA"/>
    <w:rsid w:val="144106A0"/>
    <w:rsid w:val="144FB8E1"/>
    <w:rsid w:val="145D9B2F"/>
    <w:rsid w:val="14796FC3"/>
    <w:rsid w:val="148AA9E1"/>
    <w:rsid w:val="149613A6"/>
    <w:rsid w:val="149CCBE8"/>
    <w:rsid w:val="14A7DAD0"/>
    <w:rsid w:val="14B16E1F"/>
    <w:rsid w:val="14B81946"/>
    <w:rsid w:val="14BAE24E"/>
    <w:rsid w:val="14C8242E"/>
    <w:rsid w:val="14D1CFFF"/>
    <w:rsid w:val="14DDAC78"/>
    <w:rsid w:val="14EE92B2"/>
    <w:rsid w:val="14F0B50E"/>
    <w:rsid w:val="14F7F1AF"/>
    <w:rsid w:val="1503FB44"/>
    <w:rsid w:val="1506211A"/>
    <w:rsid w:val="1512D09D"/>
    <w:rsid w:val="1534E09B"/>
    <w:rsid w:val="1535E282"/>
    <w:rsid w:val="1553983E"/>
    <w:rsid w:val="1577175E"/>
    <w:rsid w:val="157F6455"/>
    <w:rsid w:val="15880798"/>
    <w:rsid w:val="158D492C"/>
    <w:rsid w:val="158E6695"/>
    <w:rsid w:val="15908871"/>
    <w:rsid w:val="15BB68E6"/>
    <w:rsid w:val="15C56C65"/>
    <w:rsid w:val="15D64BD7"/>
    <w:rsid w:val="15DDE4CF"/>
    <w:rsid w:val="15DDEFF0"/>
    <w:rsid w:val="15FCC7BD"/>
    <w:rsid w:val="16050A80"/>
    <w:rsid w:val="1616FED9"/>
    <w:rsid w:val="1624A657"/>
    <w:rsid w:val="162CCF75"/>
    <w:rsid w:val="162F65EE"/>
    <w:rsid w:val="165D5D81"/>
    <w:rsid w:val="167A6010"/>
    <w:rsid w:val="168F6E58"/>
    <w:rsid w:val="16912C85"/>
    <w:rsid w:val="16A2F5BD"/>
    <w:rsid w:val="16B118B2"/>
    <w:rsid w:val="16B7F09C"/>
    <w:rsid w:val="16BB504B"/>
    <w:rsid w:val="16D1A3EB"/>
    <w:rsid w:val="16D8B607"/>
    <w:rsid w:val="16E5F8DC"/>
    <w:rsid w:val="16E72491"/>
    <w:rsid w:val="16EED234"/>
    <w:rsid w:val="170D8A22"/>
    <w:rsid w:val="173FDE16"/>
    <w:rsid w:val="1762E3D9"/>
    <w:rsid w:val="1768AFB8"/>
    <w:rsid w:val="1777C3DC"/>
    <w:rsid w:val="177A13DD"/>
    <w:rsid w:val="17A4AB2B"/>
    <w:rsid w:val="17BE8162"/>
    <w:rsid w:val="17C2D18B"/>
    <w:rsid w:val="17C72E8E"/>
    <w:rsid w:val="17D0CDED"/>
    <w:rsid w:val="17E0514A"/>
    <w:rsid w:val="182242F8"/>
    <w:rsid w:val="182B1E69"/>
    <w:rsid w:val="184B390E"/>
    <w:rsid w:val="18680332"/>
    <w:rsid w:val="187EEF7E"/>
    <w:rsid w:val="188E174F"/>
    <w:rsid w:val="189FDD9B"/>
    <w:rsid w:val="18A07DA5"/>
    <w:rsid w:val="18AC233C"/>
    <w:rsid w:val="18B39728"/>
    <w:rsid w:val="18BD4952"/>
    <w:rsid w:val="18D15EAE"/>
    <w:rsid w:val="18E4F3D8"/>
    <w:rsid w:val="18FDA512"/>
    <w:rsid w:val="19016646"/>
    <w:rsid w:val="1925DC51"/>
    <w:rsid w:val="19372C09"/>
    <w:rsid w:val="19379196"/>
    <w:rsid w:val="1955B575"/>
    <w:rsid w:val="19594D90"/>
    <w:rsid w:val="196627D6"/>
    <w:rsid w:val="196DA65E"/>
    <w:rsid w:val="1972D423"/>
    <w:rsid w:val="1981209C"/>
    <w:rsid w:val="1982C958"/>
    <w:rsid w:val="19884905"/>
    <w:rsid w:val="19A96F7D"/>
    <w:rsid w:val="19AEB31A"/>
    <w:rsid w:val="19B69322"/>
    <w:rsid w:val="19CFAADE"/>
    <w:rsid w:val="19D64DC0"/>
    <w:rsid w:val="19E99BEE"/>
    <w:rsid w:val="19EE8C23"/>
    <w:rsid w:val="19F7E0FE"/>
    <w:rsid w:val="1A063B58"/>
    <w:rsid w:val="1A245CBE"/>
    <w:rsid w:val="1A394525"/>
    <w:rsid w:val="1A554040"/>
    <w:rsid w:val="1A7B022A"/>
    <w:rsid w:val="1A7DE439"/>
    <w:rsid w:val="1A8034C4"/>
    <w:rsid w:val="1A92EAC2"/>
    <w:rsid w:val="1A9B3DA2"/>
    <w:rsid w:val="1AB0E856"/>
    <w:rsid w:val="1AB9C4AE"/>
    <w:rsid w:val="1AC603BE"/>
    <w:rsid w:val="1ADEAE0C"/>
    <w:rsid w:val="1AF43CD3"/>
    <w:rsid w:val="1AF5678B"/>
    <w:rsid w:val="1AFD2F97"/>
    <w:rsid w:val="1B08EC8B"/>
    <w:rsid w:val="1B16D455"/>
    <w:rsid w:val="1B1AA53E"/>
    <w:rsid w:val="1B297CA2"/>
    <w:rsid w:val="1B2A7A04"/>
    <w:rsid w:val="1B2ECF0D"/>
    <w:rsid w:val="1B2F8077"/>
    <w:rsid w:val="1B596E81"/>
    <w:rsid w:val="1B5D0B3A"/>
    <w:rsid w:val="1BBD16AF"/>
    <w:rsid w:val="1BDC655F"/>
    <w:rsid w:val="1BE658E2"/>
    <w:rsid w:val="1BFD0564"/>
    <w:rsid w:val="1C037315"/>
    <w:rsid w:val="1C04CB56"/>
    <w:rsid w:val="1C25BF85"/>
    <w:rsid w:val="1C2CA08E"/>
    <w:rsid w:val="1C547335"/>
    <w:rsid w:val="1C5BFD1E"/>
    <w:rsid w:val="1C809879"/>
    <w:rsid w:val="1C93BF5B"/>
    <w:rsid w:val="1C9B44F3"/>
    <w:rsid w:val="1C9B5375"/>
    <w:rsid w:val="1C9E099D"/>
    <w:rsid w:val="1CAA9DFF"/>
    <w:rsid w:val="1CAFB153"/>
    <w:rsid w:val="1CBAB5DF"/>
    <w:rsid w:val="1CCEAAE3"/>
    <w:rsid w:val="1D39B88B"/>
    <w:rsid w:val="1D43404C"/>
    <w:rsid w:val="1D4DCDFF"/>
    <w:rsid w:val="1D5F7F6C"/>
    <w:rsid w:val="1D9A5F02"/>
    <w:rsid w:val="1DA841C5"/>
    <w:rsid w:val="1DA95C9A"/>
    <w:rsid w:val="1DC07686"/>
    <w:rsid w:val="1DC23F59"/>
    <w:rsid w:val="1DC78CF8"/>
    <w:rsid w:val="1DC815E2"/>
    <w:rsid w:val="1DF88CF8"/>
    <w:rsid w:val="1E03BF2C"/>
    <w:rsid w:val="1E2A00E5"/>
    <w:rsid w:val="1E2AD5BD"/>
    <w:rsid w:val="1E3287E5"/>
    <w:rsid w:val="1E32B330"/>
    <w:rsid w:val="1E3319CC"/>
    <w:rsid w:val="1E3C4ED4"/>
    <w:rsid w:val="1E5A16CD"/>
    <w:rsid w:val="1E5EBE8B"/>
    <w:rsid w:val="1E746F4B"/>
    <w:rsid w:val="1ED0D447"/>
    <w:rsid w:val="1EEB51C4"/>
    <w:rsid w:val="1EFF12DB"/>
    <w:rsid w:val="1F1F7F63"/>
    <w:rsid w:val="1F20BFBE"/>
    <w:rsid w:val="1F34FF1D"/>
    <w:rsid w:val="1F399D7D"/>
    <w:rsid w:val="1F3F5F39"/>
    <w:rsid w:val="1F4BEF41"/>
    <w:rsid w:val="1F81A1A5"/>
    <w:rsid w:val="1F96A8B5"/>
    <w:rsid w:val="1F97FED0"/>
    <w:rsid w:val="1FAA6318"/>
    <w:rsid w:val="1FB67569"/>
    <w:rsid w:val="1FB72533"/>
    <w:rsid w:val="1FD4809A"/>
    <w:rsid w:val="1FE584C7"/>
    <w:rsid w:val="1FECCD2B"/>
    <w:rsid w:val="1FF4ADFC"/>
    <w:rsid w:val="1FF6FF7A"/>
    <w:rsid w:val="200D88BC"/>
    <w:rsid w:val="203AB220"/>
    <w:rsid w:val="2047AC48"/>
    <w:rsid w:val="205A2C9D"/>
    <w:rsid w:val="20789529"/>
    <w:rsid w:val="208DB833"/>
    <w:rsid w:val="20A1C879"/>
    <w:rsid w:val="20FA9338"/>
    <w:rsid w:val="20FBA5C3"/>
    <w:rsid w:val="211F325B"/>
    <w:rsid w:val="2122ECBE"/>
    <w:rsid w:val="2129F341"/>
    <w:rsid w:val="214CCE48"/>
    <w:rsid w:val="215A82A8"/>
    <w:rsid w:val="218191A7"/>
    <w:rsid w:val="21998A2B"/>
    <w:rsid w:val="21B20AE5"/>
    <w:rsid w:val="21B959BE"/>
    <w:rsid w:val="21D3CAEB"/>
    <w:rsid w:val="21DFC6CC"/>
    <w:rsid w:val="21F77592"/>
    <w:rsid w:val="2226C282"/>
    <w:rsid w:val="22346074"/>
    <w:rsid w:val="224FE05B"/>
    <w:rsid w:val="226812EA"/>
    <w:rsid w:val="22710062"/>
    <w:rsid w:val="227DA1DE"/>
    <w:rsid w:val="228D18E1"/>
    <w:rsid w:val="2293325A"/>
    <w:rsid w:val="2294BFA3"/>
    <w:rsid w:val="22A6825B"/>
    <w:rsid w:val="22A83DF3"/>
    <w:rsid w:val="22B76C11"/>
    <w:rsid w:val="22C3AE46"/>
    <w:rsid w:val="22C9AF49"/>
    <w:rsid w:val="22CD42B8"/>
    <w:rsid w:val="22DE026F"/>
    <w:rsid w:val="22FAEA00"/>
    <w:rsid w:val="22FE68CE"/>
    <w:rsid w:val="230E5D81"/>
    <w:rsid w:val="23243724"/>
    <w:rsid w:val="2350E0E0"/>
    <w:rsid w:val="23598817"/>
    <w:rsid w:val="236EA0B8"/>
    <w:rsid w:val="2373672E"/>
    <w:rsid w:val="2386C397"/>
    <w:rsid w:val="23A586BC"/>
    <w:rsid w:val="23AC30F8"/>
    <w:rsid w:val="23BC2E1C"/>
    <w:rsid w:val="23C924F7"/>
    <w:rsid w:val="23E6915C"/>
    <w:rsid w:val="23ED36D9"/>
    <w:rsid w:val="23EE41FE"/>
    <w:rsid w:val="23EF5657"/>
    <w:rsid w:val="23FB61DE"/>
    <w:rsid w:val="2407FAD5"/>
    <w:rsid w:val="240BD857"/>
    <w:rsid w:val="24421FA5"/>
    <w:rsid w:val="24556AF2"/>
    <w:rsid w:val="245A4DCA"/>
    <w:rsid w:val="2461C5D9"/>
    <w:rsid w:val="24703B0B"/>
    <w:rsid w:val="247845F7"/>
    <w:rsid w:val="24853738"/>
    <w:rsid w:val="2488A10C"/>
    <w:rsid w:val="248A45FF"/>
    <w:rsid w:val="2496C514"/>
    <w:rsid w:val="249F49C0"/>
    <w:rsid w:val="24A9B9DF"/>
    <w:rsid w:val="24EC7A5A"/>
    <w:rsid w:val="24FC7CF1"/>
    <w:rsid w:val="25046706"/>
    <w:rsid w:val="251DDBB8"/>
    <w:rsid w:val="2547028B"/>
    <w:rsid w:val="25567B2C"/>
    <w:rsid w:val="25AA341F"/>
    <w:rsid w:val="25CB491C"/>
    <w:rsid w:val="25D09075"/>
    <w:rsid w:val="25DD7A23"/>
    <w:rsid w:val="25F6466E"/>
    <w:rsid w:val="262DEDD7"/>
    <w:rsid w:val="2637A818"/>
    <w:rsid w:val="263D361C"/>
    <w:rsid w:val="2649BB24"/>
    <w:rsid w:val="266F5424"/>
    <w:rsid w:val="267040C3"/>
    <w:rsid w:val="26767846"/>
    <w:rsid w:val="267C049D"/>
    <w:rsid w:val="267D293B"/>
    <w:rsid w:val="26895DF9"/>
    <w:rsid w:val="269515E0"/>
    <w:rsid w:val="269D8777"/>
    <w:rsid w:val="26AB265C"/>
    <w:rsid w:val="26BF6713"/>
    <w:rsid w:val="26C0536D"/>
    <w:rsid w:val="26D49643"/>
    <w:rsid w:val="26D4F0D8"/>
    <w:rsid w:val="26F87C38"/>
    <w:rsid w:val="26F9AD2C"/>
    <w:rsid w:val="271D3089"/>
    <w:rsid w:val="27284C8B"/>
    <w:rsid w:val="272DA438"/>
    <w:rsid w:val="272E6DEE"/>
    <w:rsid w:val="2743B9C5"/>
    <w:rsid w:val="2749C383"/>
    <w:rsid w:val="2765595D"/>
    <w:rsid w:val="27750FDD"/>
    <w:rsid w:val="278F2A64"/>
    <w:rsid w:val="2791B88B"/>
    <w:rsid w:val="2799669B"/>
    <w:rsid w:val="27BB9E0A"/>
    <w:rsid w:val="27C32C73"/>
    <w:rsid w:val="27DB4932"/>
    <w:rsid w:val="27E2FB76"/>
    <w:rsid w:val="280F16CB"/>
    <w:rsid w:val="281E6A86"/>
    <w:rsid w:val="283255AD"/>
    <w:rsid w:val="28A6AF40"/>
    <w:rsid w:val="28B675B3"/>
    <w:rsid w:val="28C3CBD1"/>
    <w:rsid w:val="28DA91FF"/>
    <w:rsid w:val="29148134"/>
    <w:rsid w:val="2917A421"/>
    <w:rsid w:val="292B4DE0"/>
    <w:rsid w:val="296F6960"/>
    <w:rsid w:val="297105E3"/>
    <w:rsid w:val="298320D9"/>
    <w:rsid w:val="299F7680"/>
    <w:rsid w:val="29C40DF3"/>
    <w:rsid w:val="29CE875F"/>
    <w:rsid w:val="29E016D9"/>
    <w:rsid w:val="29E30351"/>
    <w:rsid w:val="29E3823A"/>
    <w:rsid w:val="29FEAFD5"/>
    <w:rsid w:val="2A064F12"/>
    <w:rsid w:val="2A07C0C9"/>
    <w:rsid w:val="2A5200A4"/>
    <w:rsid w:val="2A599177"/>
    <w:rsid w:val="2A5B88D1"/>
    <w:rsid w:val="2A615A7E"/>
    <w:rsid w:val="2A7938B9"/>
    <w:rsid w:val="2AA0C6C4"/>
    <w:rsid w:val="2AB244AF"/>
    <w:rsid w:val="2AB49F08"/>
    <w:rsid w:val="2AB5A76D"/>
    <w:rsid w:val="2AC479E0"/>
    <w:rsid w:val="2AC52B2B"/>
    <w:rsid w:val="2AD3409D"/>
    <w:rsid w:val="2ADBA979"/>
    <w:rsid w:val="2AEAF02F"/>
    <w:rsid w:val="2AED6E89"/>
    <w:rsid w:val="2AF25537"/>
    <w:rsid w:val="2AF8CD7C"/>
    <w:rsid w:val="2B058A6D"/>
    <w:rsid w:val="2B1047FA"/>
    <w:rsid w:val="2B31C755"/>
    <w:rsid w:val="2B4DA3F1"/>
    <w:rsid w:val="2B551B8C"/>
    <w:rsid w:val="2B5A7E13"/>
    <w:rsid w:val="2B78B3F9"/>
    <w:rsid w:val="2B915A16"/>
    <w:rsid w:val="2BA63E22"/>
    <w:rsid w:val="2BAD0788"/>
    <w:rsid w:val="2BAF0B50"/>
    <w:rsid w:val="2C0CA76A"/>
    <w:rsid w:val="2C0DEBCB"/>
    <w:rsid w:val="2C14FAD6"/>
    <w:rsid w:val="2C23213A"/>
    <w:rsid w:val="2C31A1F3"/>
    <w:rsid w:val="2C38A000"/>
    <w:rsid w:val="2C3F3492"/>
    <w:rsid w:val="2C410325"/>
    <w:rsid w:val="2C53C0E5"/>
    <w:rsid w:val="2C60F292"/>
    <w:rsid w:val="2C7635AC"/>
    <w:rsid w:val="2C7D2EB2"/>
    <w:rsid w:val="2C915579"/>
    <w:rsid w:val="2C9782CD"/>
    <w:rsid w:val="2CA192B5"/>
    <w:rsid w:val="2CBDAE81"/>
    <w:rsid w:val="2CD77AF0"/>
    <w:rsid w:val="2CD86AF2"/>
    <w:rsid w:val="2CDA9CD0"/>
    <w:rsid w:val="2CE076EF"/>
    <w:rsid w:val="2CEF87DE"/>
    <w:rsid w:val="2CFFEA4C"/>
    <w:rsid w:val="2D050BD8"/>
    <w:rsid w:val="2D11BE6E"/>
    <w:rsid w:val="2D28149E"/>
    <w:rsid w:val="2D374C0C"/>
    <w:rsid w:val="2D3C919D"/>
    <w:rsid w:val="2D41240F"/>
    <w:rsid w:val="2D46040F"/>
    <w:rsid w:val="2D535219"/>
    <w:rsid w:val="2D665627"/>
    <w:rsid w:val="2D6C834B"/>
    <w:rsid w:val="2D777F45"/>
    <w:rsid w:val="2D7CB8EC"/>
    <w:rsid w:val="2D8EF6AF"/>
    <w:rsid w:val="2DA16030"/>
    <w:rsid w:val="2DC125A1"/>
    <w:rsid w:val="2DD4A89B"/>
    <w:rsid w:val="2DF36658"/>
    <w:rsid w:val="2E19784D"/>
    <w:rsid w:val="2E440FBF"/>
    <w:rsid w:val="2E4F6748"/>
    <w:rsid w:val="2E5DD796"/>
    <w:rsid w:val="2E60AF06"/>
    <w:rsid w:val="2E683417"/>
    <w:rsid w:val="2E72D5D1"/>
    <w:rsid w:val="2E7684DD"/>
    <w:rsid w:val="2E798E23"/>
    <w:rsid w:val="2E84C7DE"/>
    <w:rsid w:val="2E877869"/>
    <w:rsid w:val="2E881700"/>
    <w:rsid w:val="2E8A6574"/>
    <w:rsid w:val="2E92D1B3"/>
    <w:rsid w:val="2E9419F3"/>
    <w:rsid w:val="2E95E909"/>
    <w:rsid w:val="2EA1FD76"/>
    <w:rsid w:val="2EB85F14"/>
    <w:rsid w:val="2EBF61A9"/>
    <w:rsid w:val="2EC12820"/>
    <w:rsid w:val="2EC4AF51"/>
    <w:rsid w:val="2ECBB02E"/>
    <w:rsid w:val="2ECCEB7F"/>
    <w:rsid w:val="2ED94778"/>
    <w:rsid w:val="2ED97583"/>
    <w:rsid w:val="2EE1D470"/>
    <w:rsid w:val="2EF40AB3"/>
    <w:rsid w:val="2F0133AB"/>
    <w:rsid w:val="2F0248EC"/>
    <w:rsid w:val="2F28542F"/>
    <w:rsid w:val="2F2A9FBE"/>
    <w:rsid w:val="2F3560D8"/>
    <w:rsid w:val="2F45A95A"/>
    <w:rsid w:val="2F59A3B2"/>
    <w:rsid w:val="2F5D0C40"/>
    <w:rsid w:val="2F6285B1"/>
    <w:rsid w:val="2F81441C"/>
    <w:rsid w:val="2F8ACB22"/>
    <w:rsid w:val="2F94C30E"/>
    <w:rsid w:val="2FAC4B71"/>
    <w:rsid w:val="2FAD959A"/>
    <w:rsid w:val="2FBF5593"/>
    <w:rsid w:val="2FC703BB"/>
    <w:rsid w:val="2FE85E1E"/>
    <w:rsid w:val="30028DE3"/>
    <w:rsid w:val="301543E1"/>
    <w:rsid w:val="301D4936"/>
    <w:rsid w:val="30525086"/>
    <w:rsid w:val="3062749C"/>
    <w:rsid w:val="3064298A"/>
    <w:rsid w:val="30705067"/>
    <w:rsid w:val="30794E5C"/>
    <w:rsid w:val="3098A1EC"/>
    <w:rsid w:val="30A2E9B8"/>
    <w:rsid w:val="30A82847"/>
    <w:rsid w:val="30C0776C"/>
    <w:rsid w:val="30C29109"/>
    <w:rsid w:val="30D22922"/>
    <w:rsid w:val="30E0A373"/>
    <w:rsid w:val="310876BA"/>
    <w:rsid w:val="310EAF12"/>
    <w:rsid w:val="3111E891"/>
    <w:rsid w:val="3114373D"/>
    <w:rsid w:val="3124883D"/>
    <w:rsid w:val="31258069"/>
    <w:rsid w:val="312B567D"/>
    <w:rsid w:val="313D3642"/>
    <w:rsid w:val="313D8C7C"/>
    <w:rsid w:val="3141DBD0"/>
    <w:rsid w:val="3147004D"/>
    <w:rsid w:val="314FD39F"/>
    <w:rsid w:val="3156437B"/>
    <w:rsid w:val="3159E932"/>
    <w:rsid w:val="31608E60"/>
    <w:rsid w:val="316617A3"/>
    <w:rsid w:val="318C9B21"/>
    <w:rsid w:val="3194EB19"/>
    <w:rsid w:val="319ED03D"/>
    <w:rsid w:val="31B100CD"/>
    <w:rsid w:val="31B4D63D"/>
    <w:rsid w:val="31C0DBA2"/>
    <w:rsid w:val="31C1C56D"/>
    <w:rsid w:val="31D413AA"/>
    <w:rsid w:val="31FA30D6"/>
    <w:rsid w:val="320C8F6B"/>
    <w:rsid w:val="320CD486"/>
    <w:rsid w:val="3213EA3B"/>
    <w:rsid w:val="32152E4D"/>
    <w:rsid w:val="3233BD2A"/>
    <w:rsid w:val="323B3A58"/>
    <w:rsid w:val="324D2855"/>
    <w:rsid w:val="3257CD59"/>
    <w:rsid w:val="325FF4F1"/>
    <w:rsid w:val="3277940C"/>
    <w:rsid w:val="327ED7C9"/>
    <w:rsid w:val="328DB0BF"/>
    <w:rsid w:val="3294BD8F"/>
    <w:rsid w:val="32B27B87"/>
    <w:rsid w:val="32BE26D8"/>
    <w:rsid w:val="32C3113D"/>
    <w:rsid w:val="32C3395E"/>
    <w:rsid w:val="32CDB26E"/>
    <w:rsid w:val="32FB9038"/>
    <w:rsid w:val="32FD2349"/>
    <w:rsid w:val="33135822"/>
    <w:rsid w:val="33293EAB"/>
    <w:rsid w:val="3333DA7C"/>
    <w:rsid w:val="334EA637"/>
    <w:rsid w:val="335278EC"/>
    <w:rsid w:val="335D4A6B"/>
    <w:rsid w:val="336E0C5F"/>
    <w:rsid w:val="336EF96B"/>
    <w:rsid w:val="336F1765"/>
    <w:rsid w:val="33792030"/>
    <w:rsid w:val="338CB176"/>
    <w:rsid w:val="33A7257B"/>
    <w:rsid w:val="33AAEA8F"/>
    <w:rsid w:val="33B52538"/>
    <w:rsid w:val="33B57104"/>
    <w:rsid w:val="33BD4A1E"/>
    <w:rsid w:val="341E36A0"/>
    <w:rsid w:val="342B2A9D"/>
    <w:rsid w:val="344B8302"/>
    <w:rsid w:val="345054C4"/>
    <w:rsid w:val="34541A32"/>
    <w:rsid w:val="3456A64F"/>
    <w:rsid w:val="346F02CB"/>
    <w:rsid w:val="34763129"/>
    <w:rsid w:val="347AD573"/>
    <w:rsid w:val="347EA854"/>
    <w:rsid w:val="34AD45DF"/>
    <w:rsid w:val="34E22153"/>
    <w:rsid w:val="34E424D2"/>
    <w:rsid w:val="34F762FA"/>
    <w:rsid w:val="3504A0B4"/>
    <w:rsid w:val="350E02F6"/>
    <w:rsid w:val="353D1365"/>
    <w:rsid w:val="354591EC"/>
    <w:rsid w:val="3551DB3B"/>
    <w:rsid w:val="35720E70"/>
    <w:rsid w:val="357FC780"/>
    <w:rsid w:val="35874F25"/>
    <w:rsid w:val="359BD615"/>
    <w:rsid w:val="35B188AB"/>
    <w:rsid w:val="35ECF819"/>
    <w:rsid w:val="35F4675E"/>
    <w:rsid w:val="3603F9A2"/>
    <w:rsid w:val="3611AC4D"/>
    <w:rsid w:val="3611F044"/>
    <w:rsid w:val="361AD02D"/>
    <w:rsid w:val="362D503D"/>
    <w:rsid w:val="3632B089"/>
    <w:rsid w:val="363D5CA2"/>
    <w:rsid w:val="366122CE"/>
    <w:rsid w:val="36640D69"/>
    <w:rsid w:val="368339E9"/>
    <w:rsid w:val="36930E36"/>
    <w:rsid w:val="36A48554"/>
    <w:rsid w:val="36C302CD"/>
    <w:rsid w:val="36C9D9CF"/>
    <w:rsid w:val="36F6A899"/>
    <w:rsid w:val="3704D4B8"/>
    <w:rsid w:val="3725869B"/>
    <w:rsid w:val="3734F4EB"/>
    <w:rsid w:val="375055E4"/>
    <w:rsid w:val="375634CC"/>
    <w:rsid w:val="37651E8A"/>
    <w:rsid w:val="377092FC"/>
    <w:rsid w:val="3789846A"/>
    <w:rsid w:val="378B0635"/>
    <w:rsid w:val="378CF007"/>
    <w:rsid w:val="3792E41B"/>
    <w:rsid w:val="3794C1ED"/>
    <w:rsid w:val="379A938D"/>
    <w:rsid w:val="379D209E"/>
    <w:rsid w:val="37D70CC1"/>
    <w:rsid w:val="37D763AB"/>
    <w:rsid w:val="380782E4"/>
    <w:rsid w:val="38242EB1"/>
    <w:rsid w:val="382AF2A7"/>
    <w:rsid w:val="38372C4A"/>
    <w:rsid w:val="384B0052"/>
    <w:rsid w:val="38845432"/>
    <w:rsid w:val="3889F325"/>
    <w:rsid w:val="388A4A38"/>
    <w:rsid w:val="3892907C"/>
    <w:rsid w:val="389C6091"/>
    <w:rsid w:val="389ECEBC"/>
    <w:rsid w:val="38A51791"/>
    <w:rsid w:val="38B86A39"/>
    <w:rsid w:val="38C092A1"/>
    <w:rsid w:val="38CF5110"/>
    <w:rsid w:val="38D7630E"/>
    <w:rsid w:val="3937DFBB"/>
    <w:rsid w:val="394A7773"/>
    <w:rsid w:val="3951D995"/>
    <w:rsid w:val="3964E99C"/>
    <w:rsid w:val="39658F8E"/>
    <w:rsid w:val="39733A2C"/>
    <w:rsid w:val="3975A611"/>
    <w:rsid w:val="39769676"/>
    <w:rsid w:val="397D5662"/>
    <w:rsid w:val="3988D37F"/>
    <w:rsid w:val="39ADEE0C"/>
    <w:rsid w:val="39B4F5A7"/>
    <w:rsid w:val="39BC25D4"/>
    <w:rsid w:val="39D683C9"/>
    <w:rsid w:val="39EBE768"/>
    <w:rsid w:val="39FF2F82"/>
    <w:rsid w:val="3A14E490"/>
    <w:rsid w:val="3A18BA5F"/>
    <w:rsid w:val="3A1E8B7A"/>
    <w:rsid w:val="3A3DAF02"/>
    <w:rsid w:val="3A56C3E3"/>
    <w:rsid w:val="3A6C3336"/>
    <w:rsid w:val="3A8AA6ED"/>
    <w:rsid w:val="3A8E6BD1"/>
    <w:rsid w:val="3A93C763"/>
    <w:rsid w:val="3A954293"/>
    <w:rsid w:val="3A98341B"/>
    <w:rsid w:val="3A98C689"/>
    <w:rsid w:val="3AF1BF7E"/>
    <w:rsid w:val="3B0986C5"/>
    <w:rsid w:val="3B0B67FE"/>
    <w:rsid w:val="3B170480"/>
    <w:rsid w:val="3B1B68E6"/>
    <w:rsid w:val="3B238526"/>
    <w:rsid w:val="3B267855"/>
    <w:rsid w:val="3B35FBAB"/>
    <w:rsid w:val="3B3ABA39"/>
    <w:rsid w:val="3B3B32E3"/>
    <w:rsid w:val="3B3C7134"/>
    <w:rsid w:val="3B3DC968"/>
    <w:rsid w:val="3B6E816C"/>
    <w:rsid w:val="3B8B93C6"/>
    <w:rsid w:val="3B908D60"/>
    <w:rsid w:val="3B9ABEF9"/>
    <w:rsid w:val="3BA2FFF8"/>
    <w:rsid w:val="3BA7F356"/>
    <w:rsid w:val="3BA86B56"/>
    <w:rsid w:val="3BBED3A9"/>
    <w:rsid w:val="3BDB5493"/>
    <w:rsid w:val="3BE5285B"/>
    <w:rsid w:val="3C067EC4"/>
    <w:rsid w:val="3C16412F"/>
    <w:rsid w:val="3C300B26"/>
    <w:rsid w:val="3C37A2CC"/>
    <w:rsid w:val="3C38AD6C"/>
    <w:rsid w:val="3C42188C"/>
    <w:rsid w:val="3C54011B"/>
    <w:rsid w:val="3C5D5472"/>
    <w:rsid w:val="3C665BE2"/>
    <w:rsid w:val="3C66906C"/>
    <w:rsid w:val="3C797F3A"/>
    <w:rsid w:val="3C7B6ACB"/>
    <w:rsid w:val="3C843E69"/>
    <w:rsid w:val="3C92A165"/>
    <w:rsid w:val="3C92EF00"/>
    <w:rsid w:val="3C97F9F9"/>
    <w:rsid w:val="3CA4EBC1"/>
    <w:rsid w:val="3CB11923"/>
    <w:rsid w:val="3CCF62D9"/>
    <w:rsid w:val="3CD94379"/>
    <w:rsid w:val="3CF4C9A8"/>
    <w:rsid w:val="3D168F8D"/>
    <w:rsid w:val="3D1691B3"/>
    <w:rsid w:val="3D2707C0"/>
    <w:rsid w:val="3D33EE87"/>
    <w:rsid w:val="3D3EF56C"/>
    <w:rsid w:val="3D462C61"/>
    <w:rsid w:val="3D7788B5"/>
    <w:rsid w:val="3D8707D4"/>
    <w:rsid w:val="3DA9BE12"/>
    <w:rsid w:val="3DB0ADBE"/>
    <w:rsid w:val="3DB5C783"/>
    <w:rsid w:val="3DD01F21"/>
    <w:rsid w:val="3DE64659"/>
    <w:rsid w:val="3DE9ADEE"/>
    <w:rsid w:val="3DEA439C"/>
    <w:rsid w:val="3E12BE83"/>
    <w:rsid w:val="3E133636"/>
    <w:rsid w:val="3E1AC8EC"/>
    <w:rsid w:val="3E1BFC6F"/>
    <w:rsid w:val="3E1CBE32"/>
    <w:rsid w:val="3E1F240D"/>
    <w:rsid w:val="3E255ABF"/>
    <w:rsid w:val="3E2D885F"/>
    <w:rsid w:val="3E35A7B7"/>
    <w:rsid w:val="3E3ADFDD"/>
    <w:rsid w:val="3E3E2249"/>
    <w:rsid w:val="3E6C5695"/>
    <w:rsid w:val="3E7A30E8"/>
    <w:rsid w:val="3E7D5B7D"/>
    <w:rsid w:val="3E9457C2"/>
    <w:rsid w:val="3EDA6E70"/>
    <w:rsid w:val="3EE10E58"/>
    <w:rsid w:val="3EE2292C"/>
    <w:rsid w:val="3EE3FAA4"/>
    <w:rsid w:val="3EF40E86"/>
    <w:rsid w:val="3F0A5783"/>
    <w:rsid w:val="3F0B2EEF"/>
    <w:rsid w:val="3F2FF257"/>
    <w:rsid w:val="3F4A1B03"/>
    <w:rsid w:val="3F5B3748"/>
    <w:rsid w:val="3F7D1284"/>
    <w:rsid w:val="3F818670"/>
    <w:rsid w:val="3F83845D"/>
    <w:rsid w:val="3F89A6D5"/>
    <w:rsid w:val="3F8E4B4D"/>
    <w:rsid w:val="3F9C592D"/>
    <w:rsid w:val="3FBA9C4A"/>
    <w:rsid w:val="3FC14B2D"/>
    <w:rsid w:val="3FCA4227"/>
    <w:rsid w:val="3FE4FFF4"/>
    <w:rsid w:val="3FFC547D"/>
    <w:rsid w:val="3FFE6449"/>
    <w:rsid w:val="3FFF61A3"/>
    <w:rsid w:val="4008D92D"/>
    <w:rsid w:val="403ADFB3"/>
    <w:rsid w:val="40468951"/>
    <w:rsid w:val="408540F5"/>
    <w:rsid w:val="4097A877"/>
    <w:rsid w:val="40A396E5"/>
    <w:rsid w:val="40A721F8"/>
    <w:rsid w:val="40A82699"/>
    <w:rsid w:val="40AB737C"/>
    <w:rsid w:val="40BA90B8"/>
    <w:rsid w:val="40CFB15C"/>
    <w:rsid w:val="40EB749C"/>
    <w:rsid w:val="40FC0A19"/>
    <w:rsid w:val="41109064"/>
    <w:rsid w:val="412B76A2"/>
    <w:rsid w:val="412D8EDC"/>
    <w:rsid w:val="41369801"/>
    <w:rsid w:val="414BC062"/>
    <w:rsid w:val="41576E92"/>
    <w:rsid w:val="415DA08A"/>
    <w:rsid w:val="415EC0AA"/>
    <w:rsid w:val="4161EFDD"/>
    <w:rsid w:val="419237D4"/>
    <w:rsid w:val="419FAF2E"/>
    <w:rsid w:val="41AB06A5"/>
    <w:rsid w:val="41D65025"/>
    <w:rsid w:val="41DFF1E8"/>
    <w:rsid w:val="41E8E306"/>
    <w:rsid w:val="41EBB81C"/>
    <w:rsid w:val="41EE977A"/>
    <w:rsid w:val="41F13B51"/>
    <w:rsid w:val="420F5518"/>
    <w:rsid w:val="422E5238"/>
    <w:rsid w:val="422F7247"/>
    <w:rsid w:val="4239EB5C"/>
    <w:rsid w:val="423A01AB"/>
    <w:rsid w:val="42433F3A"/>
    <w:rsid w:val="4247875F"/>
    <w:rsid w:val="4247D19F"/>
    <w:rsid w:val="4257CC20"/>
    <w:rsid w:val="425DAE0C"/>
    <w:rsid w:val="42672EF0"/>
    <w:rsid w:val="4278BA00"/>
    <w:rsid w:val="427EB573"/>
    <w:rsid w:val="428526C4"/>
    <w:rsid w:val="4285973E"/>
    <w:rsid w:val="4297E9B0"/>
    <w:rsid w:val="429BF784"/>
    <w:rsid w:val="42A655BE"/>
    <w:rsid w:val="42C11D74"/>
    <w:rsid w:val="42CC3367"/>
    <w:rsid w:val="42D08F7C"/>
    <w:rsid w:val="42D305A7"/>
    <w:rsid w:val="42FA8EEA"/>
    <w:rsid w:val="431A7BE8"/>
    <w:rsid w:val="4331FE66"/>
    <w:rsid w:val="433624CF"/>
    <w:rsid w:val="433D2428"/>
    <w:rsid w:val="43661FFD"/>
    <w:rsid w:val="4375DD65"/>
    <w:rsid w:val="438266EA"/>
    <w:rsid w:val="438DCC58"/>
    <w:rsid w:val="43A6A0CE"/>
    <w:rsid w:val="43BD8383"/>
    <w:rsid w:val="43CDC6CB"/>
    <w:rsid w:val="43D0D3B1"/>
    <w:rsid w:val="43F931AE"/>
    <w:rsid w:val="440802D4"/>
    <w:rsid w:val="441D87C6"/>
    <w:rsid w:val="442B5991"/>
    <w:rsid w:val="442E8402"/>
    <w:rsid w:val="4433B03A"/>
    <w:rsid w:val="4437CFB1"/>
    <w:rsid w:val="4441B242"/>
    <w:rsid w:val="444FCDFB"/>
    <w:rsid w:val="44528C6C"/>
    <w:rsid w:val="4469610F"/>
    <w:rsid w:val="447DF762"/>
    <w:rsid w:val="4481380A"/>
    <w:rsid w:val="448306ED"/>
    <w:rsid w:val="449B7CA8"/>
    <w:rsid w:val="44A3F4F5"/>
    <w:rsid w:val="44A8518F"/>
    <w:rsid w:val="44B5E6B3"/>
    <w:rsid w:val="44B85E71"/>
    <w:rsid w:val="44C04B95"/>
    <w:rsid w:val="44E80116"/>
    <w:rsid w:val="44FAE480"/>
    <w:rsid w:val="45125F9E"/>
    <w:rsid w:val="45182F92"/>
    <w:rsid w:val="451E524C"/>
    <w:rsid w:val="45312988"/>
    <w:rsid w:val="4531CCB8"/>
    <w:rsid w:val="4533799F"/>
    <w:rsid w:val="453CB649"/>
    <w:rsid w:val="453D97E0"/>
    <w:rsid w:val="454B5F2F"/>
    <w:rsid w:val="454D1320"/>
    <w:rsid w:val="455561D0"/>
    <w:rsid w:val="456F1DD6"/>
    <w:rsid w:val="457B37A5"/>
    <w:rsid w:val="458455D8"/>
    <w:rsid w:val="4587218B"/>
    <w:rsid w:val="45BF182D"/>
    <w:rsid w:val="45EA4567"/>
    <w:rsid w:val="45FBAEDC"/>
    <w:rsid w:val="462177DB"/>
    <w:rsid w:val="46377A17"/>
    <w:rsid w:val="463D4E47"/>
    <w:rsid w:val="46667F59"/>
    <w:rsid w:val="467719F4"/>
    <w:rsid w:val="468233B5"/>
    <w:rsid w:val="469C55E1"/>
    <w:rsid w:val="46A05EE3"/>
    <w:rsid w:val="46A7284B"/>
    <w:rsid w:val="46B90F95"/>
    <w:rsid w:val="46BAC1E0"/>
    <w:rsid w:val="46BD0BCE"/>
    <w:rsid w:val="46CED242"/>
    <w:rsid w:val="46E7492C"/>
    <w:rsid w:val="46EB1E31"/>
    <w:rsid w:val="46F410AF"/>
    <w:rsid w:val="46F7FE3F"/>
    <w:rsid w:val="4701E21E"/>
    <w:rsid w:val="470875D3"/>
    <w:rsid w:val="4737DF57"/>
    <w:rsid w:val="474264DF"/>
    <w:rsid w:val="47544304"/>
    <w:rsid w:val="47679DD9"/>
    <w:rsid w:val="47689D5A"/>
    <w:rsid w:val="476B9271"/>
    <w:rsid w:val="476EEDD4"/>
    <w:rsid w:val="47755F30"/>
    <w:rsid w:val="477FDA31"/>
    <w:rsid w:val="478A5E00"/>
    <w:rsid w:val="47BCA23A"/>
    <w:rsid w:val="47CF6125"/>
    <w:rsid w:val="47E250F6"/>
    <w:rsid w:val="483706EE"/>
    <w:rsid w:val="48400774"/>
    <w:rsid w:val="48427250"/>
    <w:rsid w:val="484DB260"/>
    <w:rsid w:val="485BA4F7"/>
    <w:rsid w:val="486435EF"/>
    <w:rsid w:val="486F524C"/>
    <w:rsid w:val="4891BD17"/>
    <w:rsid w:val="4893A384"/>
    <w:rsid w:val="48A2B4DD"/>
    <w:rsid w:val="48A58E0C"/>
    <w:rsid w:val="48C4854C"/>
    <w:rsid w:val="48C66309"/>
    <w:rsid w:val="48C9824F"/>
    <w:rsid w:val="48D489D4"/>
    <w:rsid w:val="48D5AFAE"/>
    <w:rsid w:val="48DB078E"/>
    <w:rsid w:val="48E6A785"/>
    <w:rsid w:val="48EA92C5"/>
    <w:rsid w:val="4914D621"/>
    <w:rsid w:val="4915E2CF"/>
    <w:rsid w:val="493628AF"/>
    <w:rsid w:val="49421BF4"/>
    <w:rsid w:val="494F004D"/>
    <w:rsid w:val="495E4868"/>
    <w:rsid w:val="49C925C5"/>
    <w:rsid w:val="49CC64D3"/>
    <w:rsid w:val="49D90B7B"/>
    <w:rsid w:val="49E17524"/>
    <w:rsid w:val="49E1E1B5"/>
    <w:rsid w:val="49E9FE26"/>
    <w:rsid w:val="49EB45D8"/>
    <w:rsid w:val="49ED0236"/>
    <w:rsid w:val="49F1DC16"/>
    <w:rsid w:val="4A1A33F3"/>
    <w:rsid w:val="4A2E5AFF"/>
    <w:rsid w:val="4A5620E5"/>
    <w:rsid w:val="4A774383"/>
    <w:rsid w:val="4A913EF8"/>
    <w:rsid w:val="4A973860"/>
    <w:rsid w:val="4A9F99D3"/>
    <w:rsid w:val="4AA02412"/>
    <w:rsid w:val="4AA15D81"/>
    <w:rsid w:val="4AB2A442"/>
    <w:rsid w:val="4AB8CCE4"/>
    <w:rsid w:val="4AE15610"/>
    <w:rsid w:val="4B1ECB4D"/>
    <w:rsid w:val="4B314B10"/>
    <w:rsid w:val="4B40339D"/>
    <w:rsid w:val="4B437852"/>
    <w:rsid w:val="4B474F6D"/>
    <w:rsid w:val="4B56C55E"/>
    <w:rsid w:val="4B91E983"/>
    <w:rsid w:val="4BCF02AF"/>
    <w:rsid w:val="4BD5DBD0"/>
    <w:rsid w:val="4BDDB60C"/>
    <w:rsid w:val="4BDEB556"/>
    <w:rsid w:val="4BF9AC2E"/>
    <w:rsid w:val="4C023070"/>
    <w:rsid w:val="4C0E966F"/>
    <w:rsid w:val="4C19A3CF"/>
    <w:rsid w:val="4C1AAE11"/>
    <w:rsid w:val="4C268673"/>
    <w:rsid w:val="4C2D9C9E"/>
    <w:rsid w:val="4C320F35"/>
    <w:rsid w:val="4C3AD725"/>
    <w:rsid w:val="4C3CABA3"/>
    <w:rsid w:val="4C53CB89"/>
    <w:rsid w:val="4C5772F5"/>
    <w:rsid w:val="4C5D5DA0"/>
    <w:rsid w:val="4C8707B6"/>
    <w:rsid w:val="4C8966FF"/>
    <w:rsid w:val="4CB2DEF7"/>
    <w:rsid w:val="4CC229FA"/>
    <w:rsid w:val="4CE8EE0C"/>
    <w:rsid w:val="4D2C0EE3"/>
    <w:rsid w:val="4D374502"/>
    <w:rsid w:val="4D536156"/>
    <w:rsid w:val="4D953644"/>
    <w:rsid w:val="4DF8D5C9"/>
    <w:rsid w:val="4DFFB8CD"/>
    <w:rsid w:val="4E0710B0"/>
    <w:rsid w:val="4E090C93"/>
    <w:rsid w:val="4E390B58"/>
    <w:rsid w:val="4E3D9DAE"/>
    <w:rsid w:val="4E582456"/>
    <w:rsid w:val="4E5AB307"/>
    <w:rsid w:val="4E7A0C7D"/>
    <w:rsid w:val="4E88087F"/>
    <w:rsid w:val="4E98B14B"/>
    <w:rsid w:val="4EB23637"/>
    <w:rsid w:val="4EC9DBB7"/>
    <w:rsid w:val="4EC9E20D"/>
    <w:rsid w:val="4ECB8630"/>
    <w:rsid w:val="4ED56857"/>
    <w:rsid w:val="4EF8A3F6"/>
    <w:rsid w:val="4F0950CE"/>
    <w:rsid w:val="4F27AB30"/>
    <w:rsid w:val="4F2E8CD1"/>
    <w:rsid w:val="4F429867"/>
    <w:rsid w:val="4F439DF3"/>
    <w:rsid w:val="4F5F39C1"/>
    <w:rsid w:val="4F6CF537"/>
    <w:rsid w:val="4F745A81"/>
    <w:rsid w:val="4F751D9D"/>
    <w:rsid w:val="4F7BCFAD"/>
    <w:rsid w:val="4F7C6F05"/>
    <w:rsid w:val="4F8912B8"/>
    <w:rsid w:val="4F9A1171"/>
    <w:rsid w:val="4FBF853D"/>
    <w:rsid w:val="4FBFB9D9"/>
    <w:rsid w:val="4FD3ABAB"/>
    <w:rsid w:val="4FD4F203"/>
    <w:rsid w:val="500BED0D"/>
    <w:rsid w:val="503ACBCE"/>
    <w:rsid w:val="503B2605"/>
    <w:rsid w:val="5044ACB3"/>
    <w:rsid w:val="50496ADA"/>
    <w:rsid w:val="507685F7"/>
    <w:rsid w:val="50843931"/>
    <w:rsid w:val="50A15F6D"/>
    <w:rsid w:val="50BFE892"/>
    <w:rsid w:val="51148A15"/>
    <w:rsid w:val="51270FC8"/>
    <w:rsid w:val="5129E3CD"/>
    <w:rsid w:val="512D9CAC"/>
    <w:rsid w:val="512F83DF"/>
    <w:rsid w:val="5136C29F"/>
    <w:rsid w:val="5153764C"/>
    <w:rsid w:val="519A7AAA"/>
    <w:rsid w:val="51C59522"/>
    <w:rsid w:val="51CE69AB"/>
    <w:rsid w:val="51D31AB6"/>
    <w:rsid w:val="51D56BCD"/>
    <w:rsid w:val="51ECBB96"/>
    <w:rsid w:val="51F8D44A"/>
    <w:rsid w:val="520804EB"/>
    <w:rsid w:val="5215913C"/>
    <w:rsid w:val="5238D3A3"/>
    <w:rsid w:val="523B10A7"/>
    <w:rsid w:val="52440528"/>
    <w:rsid w:val="5244DB5C"/>
    <w:rsid w:val="527D477E"/>
    <w:rsid w:val="52832A3A"/>
    <w:rsid w:val="528D4560"/>
    <w:rsid w:val="52A2B7D0"/>
    <w:rsid w:val="52AD03B9"/>
    <w:rsid w:val="52D0A3A1"/>
    <w:rsid w:val="52D8E0D7"/>
    <w:rsid w:val="52E1E438"/>
    <w:rsid w:val="52E7E141"/>
    <w:rsid w:val="52E99DE8"/>
    <w:rsid w:val="52EEBAC4"/>
    <w:rsid w:val="52F740FD"/>
    <w:rsid w:val="530A7B3E"/>
    <w:rsid w:val="5323B0B1"/>
    <w:rsid w:val="5330F2C1"/>
    <w:rsid w:val="534B7478"/>
    <w:rsid w:val="5364B6DD"/>
    <w:rsid w:val="536A2A39"/>
    <w:rsid w:val="536DDB6B"/>
    <w:rsid w:val="537D86A6"/>
    <w:rsid w:val="5386F191"/>
    <w:rsid w:val="53940F84"/>
    <w:rsid w:val="539652FD"/>
    <w:rsid w:val="53B62BC1"/>
    <w:rsid w:val="53CD26AA"/>
    <w:rsid w:val="53D1CADB"/>
    <w:rsid w:val="53D20041"/>
    <w:rsid w:val="53E2B04F"/>
    <w:rsid w:val="53EAE8F2"/>
    <w:rsid w:val="53EC1EC3"/>
    <w:rsid w:val="53ECA9FE"/>
    <w:rsid w:val="53F41588"/>
    <w:rsid w:val="54025E4F"/>
    <w:rsid w:val="54051C85"/>
    <w:rsid w:val="540AD4B2"/>
    <w:rsid w:val="54218B35"/>
    <w:rsid w:val="543B9147"/>
    <w:rsid w:val="543DF839"/>
    <w:rsid w:val="5463C66C"/>
    <w:rsid w:val="54716CC9"/>
    <w:rsid w:val="54733548"/>
    <w:rsid w:val="547BC044"/>
    <w:rsid w:val="548A4F36"/>
    <w:rsid w:val="549BD6BB"/>
    <w:rsid w:val="54AC8536"/>
    <w:rsid w:val="54B9DF5F"/>
    <w:rsid w:val="54BAF7B6"/>
    <w:rsid w:val="54CD875A"/>
    <w:rsid w:val="54D358B2"/>
    <w:rsid w:val="54D4B0A8"/>
    <w:rsid w:val="54E4E8ED"/>
    <w:rsid w:val="54E508DB"/>
    <w:rsid w:val="54EF73BE"/>
    <w:rsid w:val="54F2AFF2"/>
    <w:rsid w:val="550433B6"/>
    <w:rsid w:val="5526629D"/>
    <w:rsid w:val="553C05B5"/>
    <w:rsid w:val="5551C4D8"/>
    <w:rsid w:val="55624936"/>
    <w:rsid w:val="55640E76"/>
    <w:rsid w:val="556D51A4"/>
    <w:rsid w:val="557063BF"/>
    <w:rsid w:val="55783312"/>
    <w:rsid w:val="557D36D3"/>
    <w:rsid w:val="55A6A513"/>
    <w:rsid w:val="55B7C01D"/>
    <w:rsid w:val="55F383ED"/>
    <w:rsid w:val="560802A9"/>
    <w:rsid w:val="5646974C"/>
    <w:rsid w:val="56617DF4"/>
    <w:rsid w:val="5667E46B"/>
    <w:rsid w:val="567E1E2F"/>
    <w:rsid w:val="56E1411E"/>
    <w:rsid w:val="56F403ED"/>
    <w:rsid w:val="56FD6AA2"/>
    <w:rsid w:val="57107E8C"/>
    <w:rsid w:val="571A477B"/>
    <w:rsid w:val="572ADDB3"/>
    <w:rsid w:val="572D2BD0"/>
    <w:rsid w:val="574501D3"/>
    <w:rsid w:val="5755693B"/>
    <w:rsid w:val="577C18E0"/>
    <w:rsid w:val="57BB4826"/>
    <w:rsid w:val="57C09D37"/>
    <w:rsid w:val="57D2E543"/>
    <w:rsid w:val="57DC09A6"/>
    <w:rsid w:val="57E37858"/>
    <w:rsid w:val="57EDBF16"/>
    <w:rsid w:val="57F3290D"/>
    <w:rsid w:val="57FD4E55"/>
    <w:rsid w:val="581649E0"/>
    <w:rsid w:val="582CA0B1"/>
    <w:rsid w:val="5834061C"/>
    <w:rsid w:val="585B7CD9"/>
    <w:rsid w:val="5875C9D2"/>
    <w:rsid w:val="58767BD2"/>
    <w:rsid w:val="58772BB5"/>
    <w:rsid w:val="5889D61A"/>
    <w:rsid w:val="588B0229"/>
    <w:rsid w:val="58982249"/>
    <w:rsid w:val="589F52A7"/>
    <w:rsid w:val="58BC7B4C"/>
    <w:rsid w:val="58C6986A"/>
    <w:rsid w:val="58C9A6BA"/>
    <w:rsid w:val="58D46E16"/>
    <w:rsid w:val="58DF9DC7"/>
    <w:rsid w:val="58E0930C"/>
    <w:rsid w:val="58E55F12"/>
    <w:rsid w:val="58E5AB83"/>
    <w:rsid w:val="58E84745"/>
    <w:rsid w:val="58F69C56"/>
    <w:rsid w:val="58FC7692"/>
    <w:rsid w:val="59080938"/>
    <w:rsid w:val="590979B2"/>
    <w:rsid w:val="59112B4C"/>
    <w:rsid w:val="5922B9F8"/>
    <w:rsid w:val="5938A50E"/>
    <w:rsid w:val="59566C38"/>
    <w:rsid w:val="595A4FA9"/>
    <w:rsid w:val="595F1270"/>
    <w:rsid w:val="59770839"/>
    <w:rsid w:val="597895B3"/>
    <w:rsid w:val="597EAF33"/>
    <w:rsid w:val="597F6889"/>
    <w:rsid w:val="598A4179"/>
    <w:rsid w:val="598CCF84"/>
    <w:rsid w:val="598DEE93"/>
    <w:rsid w:val="59997DD1"/>
    <w:rsid w:val="599EAA68"/>
    <w:rsid w:val="59B6A142"/>
    <w:rsid w:val="59BB68F9"/>
    <w:rsid w:val="59BBB630"/>
    <w:rsid w:val="59CD7FBA"/>
    <w:rsid w:val="59CE060E"/>
    <w:rsid w:val="59FC41C5"/>
    <w:rsid w:val="5A0D51D1"/>
    <w:rsid w:val="5A1332A0"/>
    <w:rsid w:val="5A1BFFCC"/>
    <w:rsid w:val="5A42E146"/>
    <w:rsid w:val="5A46B20F"/>
    <w:rsid w:val="5A480BEC"/>
    <w:rsid w:val="5A49DC91"/>
    <w:rsid w:val="5A5CD20D"/>
    <w:rsid w:val="5A67ACF6"/>
    <w:rsid w:val="5A6BB2E9"/>
    <w:rsid w:val="5A7A0F0B"/>
    <w:rsid w:val="5A814E49"/>
    <w:rsid w:val="5A84873F"/>
    <w:rsid w:val="5A98B7EF"/>
    <w:rsid w:val="5AA20790"/>
    <w:rsid w:val="5AA48325"/>
    <w:rsid w:val="5AE57B0E"/>
    <w:rsid w:val="5AE869ED"/>
    <w:rsid w:val="5AEC5AF8"/>
    <w:rsid w:val="5AEFBC57"/>
    <w:rsid w:val="5AF20F31"/>
    <w:rsid w:val="5AF686C6"/>
    <w:rsid w:val="5AF6F4F0"/>
    <w:rsid w:val="5B02E828"/>
    <w:rsid w:val="5B1875F8"/>
    <w:rsid w:val="5B1F5148"/>
    <w:rsid w:val="5B295B32"/>
    <w:rsid w:val="5B433535"/>
    <w:rsid w:val="5B5846C2"/>
    <w:rsid w:val="5B59F653"/>
    <w:rsid w:val="5B65A70F"/>
    <w:rsid w:val="5B67689F"/>
    <w:rsid w:val="5B6802B8"/>
    <w:rsid w:val="5B8A94A6"/>
    <w:rsid w:val="5BA74457"/>
    <w:rsid w:val="5BD400EB"/>
    <w:rsid w:val="5BD87EF9"/>
    <w:rsid w:val="5BDCD27A"/>
    <w:rsid w:val="5BE2BA77"/>
    <w:rsid w:val="5BE50C1B"/>
    <w:rsid w:val="5BE52967"/>
    <w:rsid w:val="5BFB6A60"/>
    <w:rsid w:val="5C057129"/>
    <w:rsid w:val="5C262456"/>
    <w:rsid w:val="5C3F91D0"/>
    <w:rsid w:val="5C691028"/>
    <w:rsid w:val="5C6F5E71"/>
    <w:rsid w:val="5C753293"/>
    <w:rsid w:val="5C7E472D"/>
    <w:rsid w:val="5C83A30C"/>
    <w:rsid w:val="5CB0A60B"/>
    <w:rsid w:val="5CB0F5AA"/>
    <w:rsid w:val="5CB7971B"/>
    <w:rsid w:val="5CEB3DED"/>
    <w:rsid w:val="5CFCA8F7"/>
    <w:rsid w:val="5D070CD9"/>
    <w:rsid w:val="5D229CDA"/>
    <w:rsid w:val="5D365F4A"/>
    <w:rsid w:val="5D381835"/>
    <w:rsid w:val="5D3D149F"/>
    <w:rsid w:val="5D3D46AC"/>
    <w:rsid w:val="5D58B3EE"/>
    <w:rsid w:val="5D59935F"/>
    <w:rsid w:val="5D5BB60F"/>
    <w:rsid w:val="5D84FF47"/>
    <w:rsid w:val="5D87CFFB"/>
    <w:rsid w:val="5D8B327D"/>
    <w:rsid w:val="5D8C32EC"/>
    <w:rsid w:val="5D99838F"/>
    <w:rsid w:val="5DB22EA3"/>
    <w:rsid w:val="5DB99F92"/>
    <w:rsid w:val="5DBC7B02"/>
    <w:rsid w:val="5DC26969"/>
    <w:rsid w:val="5DD18E4F"/>
    <w:rsid w:val="5DD47A02"/>
    <w:rsid w:val="5DE080EA"/>
    <w:rsid w:val="5DE0EA9C"/>
    <w:rsid w:val="5DE777EB"/>
    <w:rsid w:val="5DF3D8A2"/>
    <w:rsid w:val="5E05E38B"/>
    <w:rsid w:val="5E093169"/>
    <w:rsid w:val="5E0AA4DD"/>
    <w:rsid w:val="5E0AD73B"/>
    <w:rsid w:val="5E16E2D8"/>
    <w:rsid w:val="5E1ABCF7"/>
    <w:rsid w:val="5E20672F"/>
    <w:rsid w:val="5E350868"/>
    <w:rsid w:val="5E3802A8"/>
    <w:rsid w:val="5E47640A"/>
    <w:rsid w:val="5E5E1402"/>
    <w:rsid w:val="5E62E34E"/>
    <w:rsid w:val="5E7861DB"/>
    <w:rsid w:val="5E7F2A71"/>
    <w:rsid w:val="5E91E50B"/>
    <w:rsid w:val="5EB9D372"/>
    <w:rsid w:val="5EE3CAEA"/>
    <w:rsid w:val="5EF0B2D4"/>
    <w:rsid w:val="5F1DE86C"/>
    <w:rsid w:val="5F2AC1CF"/>
    <w:rsid w:val="5F38A13D"/>
    <w:rsid w:val="5F528F13"/>
    <w:rsid w:val="5F57C5FA"/>
    <w:rsid w:val="5F58FD2A"/>
    <w:rsid w:val="5F590F81"/>
    <w:rsid w:val="5F623979"/>
    <w:rsid w:val="5F6C2149"/>
    <w:rsid w:val="5F898ABB"/>
    <w:rsid w:val="5F8AEC7C"/>
    <w:rsid w:val="5FD25841"/>
    <w:rsid w:val="5FD860AD"/>
    <w:rsid w:val="5FECF0F4"/>
    <w:rsid w:val="5FF9D5B0"/>
    <w:rsid w:val="5FFCAEC5"/>
    <w:rsid w:val="60117B3B"/>
    <w:rsid w:val="6037512D"/>
    <w:rsid w:val="603AED62"/>
    <w:rsid w:val="6047D611"/>
    <w:rsid w:val="604886BA"/>
    <w:rsid w:val="604CD5B0"/>
    <w:rsid w:val="60530332"/>
    <w:rsid w:val="6061153C"/>
    <w:rsid w:val="609111E6"/>
    <w:rsid w:val="60967709"/>
    <w:rsid w:val="60A5D4EE"/>
    <w:rsid w:val="60BC6D73"/>
    <w:rsid w:val="60BDEA78"/>
    <w:rsid w:val="60BFE8CA"/>
    <w:rsid w:val="60C85F14"/>
    <w:rsid w:val="60CD5E1D"/>
    <w:rsid w:val="60CD6BCE"/>
    <w:rsid w:val="60D0BF98"/>
    <w:rsid w:val="60F84194"/>
    <w:rsid w:val="61125107"/>
    <w:rsid w:val="612F66DD"/>
    <w:rsid w:val="6133AB7E"/>
    <w:rsid w:val="613D8374"/>
    <w:rsid w:val="614DC084"/>
    <w:rsid w:val="61545354"/>
    <w:rsid w:val="61570EFA"/>
    <w:rsid w:val="61610FC5"/>
    <w:rsid w:val="617AAB64"/>
    <w:rsid w:val="61839078"/>
    <w:rsid w:val="619543E1"/>
    <w:rsid w:val="61AF6B6D"/>
    <w:rsid w:val="61B225B7"/>
    <w:rsid w:val="61C5E4EF"/>
    <w:rsid w:val="61D651A0"/>
    <w:rsid w:val="61D88CEB"/>
    <w:rsid w:val="61E15A22"/>
    <w:rsid w:val="61FE9704"/>
    <w:rsid w:val="62099669"/>
    <w:rsid w:val="62153303"/>
    <w:rsid w:val="621F3C57"/>
    <w:rsid w:val="62282799"/>
    <w:rsid w:val="6239206C"/>
    <w:rsid w:val="623FC29D"/>
    <w:rsid w:val="6241404C"/>
    <w:rsid w:val="62491FA1"/>
    <w:rsid w:val="6267B7D1"/>
    <w:rsid w:val="626BFFBE"/>
    <w:rsid w:val="62902B2B"/>
    <w:rsid w:val="6294D7B1"/>
    <w:rsid w:val="6295DAD6"/>
    <w:rsid w:val="62A65C1B"/>
    <w:rsid w:val="62C28B4C"/>
    <w:rsid w:val="6315374F"/>
    <w:rsid w:val="63182E26"/>
    <w:rsid w:val="632F0293"/>
    <w:rsid w:val="6335DBB4"/>
    <w:rsid w:val="6345A5EB"/>
    <w:rsid w:val="6346B5D7"/>
    <w:rsid w:val="634F0411"/>
    <w:rsid w:val="637AB7BB"/>
    <w:rsid w:val="63897569"/>
    <w:rsid w:val="63BCF73D"/>
    <w:rsid w:val="63BEADA2"/>
    <w:rsid w:val="63CA7F3C"/>
    <w:rsid w:val="63CFDAA8"/>
    <w:rsid w:val="63DDE922"/>
    <w:rsid w:val="641E3563"/>
    <w:rsid w:val="642C36E0"/>
    <w:rsid w:val="643ABBD3"/>
    <w:rsid w:val="64470E94"/>
    <w:rsid w:val="644E9E9E"/>
    <w:rsid w:val="645098B8"/>
    <w:rsid w:val="647DF41B"/>
    <w:rsid w:val="648824BD"/>
    <w:rsid w:val="64956293"/>
    <w:rsid w:val="64A255A0"/>
    <w:rsid w:val="64B18428"/>
    <w:rsid w:val="64B817EC"/>
    <w:rsid w:val="64BFE098"/>
    <w:rsid w:val="64C2939D"/>
    <w:rsid w:val="650DA33B"/>
    <w:rsid w:val="651B4734"/>
    <w:rsid w:val="653DFE56"/>
    <w:rsid w:val="655DAF35"/>
    <w:rsid w:val="655FBC7B"/>
    <w:rsid w:val="65746185"/>
    <w:rsid w:val="65772524"/>
    <w:rsid w:val="658657AE"/>
    <w:rsid w:val="659E4BCE"/>
    <w:rsid w:val="65B865B0"/>
    <w:rsid w:val="65BC5417"/>
    <w:rsid w:val="65BD4088"/>
    <w:rsid w:val="65BF6064"/>
    <w:rsid w:val="65C48862"/>
    <w:rsid w:val="65D42223"/>
    <w:rsid w:val="65D4FEC3"/>
    <w:rsid w:val="65FC4224"/>
    <w:rsid w:val="661ABD3C"/>
    <w:rsid w:val="6664DF46"/>
    <w:rsid w:val="667BCB0B"/>
    <w:rsid w:val="6680B4D9"/>
    <w:rsid w:val="6682AFFC"/>
    <w:rsid w:val="669C2BA6"/>
    <w:rsid w:val="669F0A21"/>
    <w:rsid w:val="66AB1BFA"/>
    <w:rsid w:val="66AD433B"/>
    <w:rsid w:val="66D64645"/>
    <w:rsid w:val="67238130"/>
    <w:rsid w:val="6729D8C1"/>
    <w:rsid w:val="672C7AFE"/>
    <w:rsid w:val="67317039"/>
    <w:rsid w:val="6739E2E8"/>
    <w:rsid w:val="6741D717"/>
    <w:rsid w:val="6763D3E1"/>
    <w:rsid w:val="676B81F2"/>
    <w:rsid w:val="676BA11F"/>
    <w:rsid w:val="678EF56F"/>
    <w:rsid w:val="67B51A03"/>
    <w:rsid w:val="67C13662"/>
    <w:rsid w:val="67D45471"/>
    <w:rsid w:val="6803DE0C"/>
    <w:rsid w:val="6817429D"/>
    <w:rsid w:val="683B840D"/>
    <w:rsid w:val="6844756F"/>
    <w:rsid w:val="687732AF"/>
    <w:rsid w:val="68A0794D"/>
    <w:rsid w:val="68A26111"/>
    <w:rsid w:val="68C60011"/>
    <w:rsid w:val="68E57328"/>
    <w:rsid w:val="68E7F38D"/>
    <w:rsid w:val="68FD0FCA"/>
    <w:rsid w:val="690811D4"/>
    <w:rsid w:val="692409DB"/>
    <w:rsid w:val="69269333"/>
    <w:rsid w:val="69358D1D"/>
    <w:rsid w:val="69373839"/>
    <w:rsid w:val="693ED369"/>
    <w:rsid w:val="694B52CB"/>
    <w:rsid w:val="694C1C81"/>
    <w:rsid w:val="69547250"/>
    <w:rsid w:val="6965935D"/>
    <w:rsid w:val="698331B0"/>
    <w:rsid w:val="698478D3"/>
    <w:rsid w:val="699EA350"/>
    <w:rsid w:val="699FC456"/>
    <w:rsid w:val="69A51D38"/>
    <w:rsid w:val="69DF2460"/>
    <w:rsid w:val="69F0019D"/>
    <w:rsid w:val="6A0803E9"/>
    <w:rsid w:val="6A0E8DA6"/>
    <w:rsid w:val="6A3291F6"/>
    <w:rsid w:val="6A35B795"/>
    <w:rsid w:val="6A459B79"/>
    <w:rsid w:val="6A533A85"/>
    <w:rsid w:val="6A61BA3A"/>
    <w:rsid w:val="6A704E40"/>
    <w:rsid w:val="6A7381BC"/>
    <w:rsid w:val="6A7711A3"/>
    <w:rsid w:val="6A7D183E"/>
    <w:rsid w:val="6A83FCAF"/>
    <w:rsid w:val="6A9DA178"/>
    <w:rsid w:val="6AA03329"/>
    <w:rsid w:val="6AA09C51"/>
    <w:rsid w:val="6AB9334D"/>
    <w:rsid w:val="6AD372F0"/>
    <w:rsid w:val="6AD68888"/>
    <w:rsid w:val="6AE1AD0B"/>
    <w:rsid w:val="6AEC696E"/>
    <w:rsid w:val="6AF258AD"/>
    <w:rsid w:val="6B1C6FC9"/>
    <w:rsid w:val="6B401524"/>
    <w:rsid w:val="6B47F479"/>
    <w:rsid w:val="6B490758"/>
    <w:rsid w:val="6B552F21"/>
    <w:rsid w:val="6B5CCEA3"/>
    <w:rsid w:val="6B742EF6"/>
    <w:rsid w:val="6B7A35D4"/>
    <w:rsid w:val="6B8A17EC"/>
    <w:rsid w:val="6BAD6046"/>
    <w:rsid w:val="6BB4E3C6"/>
    <w:rsid w:val="6BBE39ED"/>
    <w:rsid w:val="6BBEB0E8"/>
    <w:rsid w:val="6BC1114D"/>
    <w:rsid w:val="6BC38316"/>
    <w:rsid w:val="6BC55318"/>
    <w:rsid w:val="6BD0A357"/>
    <w:rsid w:val="6BE55379"/>
    <w:rsid w:val="6BED4F66"/>
    <w:rsid w:val="6BEEB402"/>
    <w:rsid w:val="6BF9CED6"/>
    <w:rsid w:val="6BFA0FA0"/>
    <w:rsid w:val="6BFE2177"/>
    <w:rsid w:val="6C231FC3"/>
    <w:rsid w:val="6C2C73E6"/>
    <w:rsid w:val="6C5DD879"/>
    <w:rsid w:val="6C63BCC0"/>
    <w:rsid w:val="6C780850"/>
    <w:rsid w:val="6C80CDAB"/>
    <w:rsid w:val="6C8429F6"/>
    <w:rsid w:val="6C87D3DE"/>
    <w:rsid w:val="6C9DCFCD"/>
    <w:rsid w:val="6CBDCC76"/>
    <w:rsid w:val="6CCD8CC5"/>
    <w:rsid w:val="6CDA67D6"/>
    <w:rsid w:val="6CDDE85E"/>
    <w:rsid w:val="6CE1DB98"/>
    <w:rsid w:val="6CE8282E"/>
    <w:rsid w:val="6CF35999"/>
    <w:rsid w:val="6CF5113F"/>
    <w:rsid w:val="6D00480D"/>
    <w:rsid w:val="6D073777"/>
    <w:rsid w:val="6D0CEF9A"/>
    <w:rsid w:val="6D10C41E"/>
    <w:rsid w:val="6D12CBFC"/>
    <w:rsid w:val="6D21B05D"/>
    <w:rsid w:val="6D393D14"/>
    <w:rsid w:val="6D420BAF"/>
    <w:rsid w:val="6D554DE0"/>
    <w:rsid w:val="6D592083"/>
    <w:rsid w:val="6D5D4445"/>
    <w:rsid w:val="6D6D7B07"/>
    <w:rsid w:val="6D733C93"/>
    <w:rsid w:val="6D80D253"/>
    <w:rsid w:val="6D917A61"/>
    <w:rsid w:val="6D91D3C7"/>
    <w:rsid w:val="6DB35586"/>
    <w:rsid w:val="6DB3C720"/>
    <w:rsid w:val="6DB4B900"/>
    <w:rsid w:val="6DB7D14D"/>
    <w:rsid w:val="6DB81297"/>
    <w:rsid w:val="6DD7C5B5"/>
    <w:rsid w:val="6DE4C245"/>
    <w:rsid w:val="6DF6B6AA"/>
    <w:rsid w:val="6DFE3284"/>
    <w:rsid w:val="6DFF8D21"/>
    <w:rsid w:val="6E2AB37C"/>
    <w:rsid w:val="6E350C9E"/>
    <w:rsid w:val="6E3AE49F"/>
    <w:rsid w:val="6E3DF564"/>
    <w:rsid w:val="6E4B121D"/>
    <w:rsid w:val="6E4DBFDB"/>
    <w:rsid w:val="6E66596D"/>
    <w:rsid w:val="6E75C4F3"/>
    <w:rsid w:val="6E7DF181"/>
    <w:rsid w:val="6E8BF5B1"/>
    <w:rsid w:val="6E9C127C"/>
    <w:rsid w:val="6ECA3A12"/>
    <w:rsid w:val="6ECD40D5"/>
    <w:rsid w:val="6ED9D579"/>
    <w:rsid w:val="6EE15777"/>
    <w:rsid w:val="6F03B394"/>
    <w:rsid w:val="6F0D0D43"/>
    <w:rsid w:val="6F0DC0F7"/>
    <w:rsid w:val="6F202B68"/>
    <w:rsid w:val="6F32D3BA"/>
    <w:rsid w:val="6F35E8D7"/>
    <w:rsid w:val="6F41E87A"/>
    <w:rsid w:val="6F4B79BF"/>
    <w:rsid w:val="6F817CD2"/>
    <w:rsid w:val="6F884EE5"/>
    <w:rsid w:val="6F919B89"/>
    <w:rsid w:val="6FA2D2E5"/>
    <w:rsid w:val="6FAC8286"/>
    <w:rsid w:val="6FB6B3D4"/>
    <w:rsid w:val="6FB8980E"/>
    <w:rsid w:val="6FC7C0F6"/>
    <w:rsid w:val="6FD9DD94"/>
    <w:rsid w:val="6FDD111D"/>
    <w:rsid w:val="6FEFF9EF"/>
    <w:rsid w:val="6FF103D7"/>
    <w:rsid w:val="6FFBAF1C"/>
    <w:rsid w:val="700FFEF2"/>
    <w:rsid w:val="702D23D8"/>
    <w:rsid w:val="702E2A20"/>
    <w:rsid w:val="70371CC9"/>
    <w:rsid w:val="703E782D"/>
    <w:rsid w:val="704A2882"/>
    <w:rsid w:val="704E8378"/>
    <w:rsid w:val="705710F8"/>
    <w:rsid w:val="7072DE20"/>
    <w:rsid w:val="707D4B02"/>
    <w:rsid w:val="708053DD"/>
    <w:rsid w:val="708D5B30"/>
    <w:rsid w:val="70A7B90D"/>
    <w:rsid w:val="70C7702E"/>
    <w:rsid w:val="70CAB611"/>
    <w:rsid w:val="70CC2BB0"/>
    <w:rsid w:val="70D16DC2"/>
    <w:rsid w:val="70D225B5"/>
    <w:rsid w:val="70D5B854"/>
    <w:rsid w:val="70E92101"/>
    <w:rsid w:val="70F13EDB"/>
    <w:rsid w:val="70FC4BA7"/>
    <w:rsid w:val="710DEE4F"/>
    <w:rsid w:val="710E58AE"/>
    <w:rsid w:val="711AB272"/>
    <w:rsid w:val="712A9B50"/>
    <w:rsid w:val="7138E753"/>
    <w:rsid w:val="7148DC0E"/>
    <w:rsid w:val="7159FA06"/>
    <w:rsid w:val="71729458"/>
    <w:rsid w:val="718414A2"/>
    <w:rsid w:val="71873853"/>
    <w:rsid w:val="718D20D3"/>
    <w:rsid w:val="718D3943"/>
    <w:rsid w:val="7193817C"/>
    <w:rsid w:val="71C4FF47"/>
    <w:rsid w:val="71CDADDE"/>
    <w:rsid w:val="72054413"/>
    <w:rsid w:val="72073DF5"/>
    <w:rsid w:val="720F10D5"/>
    <w:rsid w:val="721315CE"/>
    <w:rsid w:val="721B77CF"/>
    <w:rsid w:val="7232DF3E"/>
    <w:rsid w:val="727ABDCC"/>
    <w:rsid w:val="728D4D6D"/>
    <w:rsid w:val="72BEA975"/>
    <w:rsid w:val="72CE27CC"/>
    <w:rsid w:val="72D931D3"/>
    <w:rsid w:val="72DC21F9"/>
    <w:rsid w:val="72E0707B"/>
    <w:rsid w:val="72E83E12"/>
    <w:rsid w:val="72E8C2C0"/>
    <w:rsid w:val="72EAB2FF"/>
    <w:rsid w:val="72F2D7AE"/>
    <w:rsid w:val="72F45B22"/>
    <w:rsid w:val="730B42A5"/>
    <w:rsid w:val="731BA0B5"/>
    <w:rsid w:val="73244B61"/>
    <w:rsid w:val="732A13F6"/>
    <w:rsid w:val="73576A1B"/>
    <w:rsid w:val="735D5D17"/>
    <w:rsid w:val="73A1B50D"/>
    <w:rsid w:val="73A29D32"/>
    <w:rsid w:val="73AD3130"/>
    <w:rsid w:val="73BAA36E"/>
    <w:rsid w:val="73CF084E"/>
    <w:rsid w:val="73E8741D"/>
    <w:rsid w:val="7408BF2A"/>
    <w:rsid w:val="741160FF"/>
    <w:rsid w:val="74702273"/>
    <w:rsid w:val="74835B92"/>
    <w:rsid w:val="74C0EA54"/>
    <w:rsid w:val="74C5E932"/>
    <w:rsid w:val="74CA29E7"/>
    <w:rsid w:val="7501F193"/>
    <w:rsid w:val="75250E4F"/>
    <w:rsid w:val="75311134"/>
    <w:rsid w:val="75432D8B"/>
    <w:rsid w:val="754A1B54"/>
    <w:rsid w:val="754C23CA"/>
    <w:rsid w:val="754F21F1"/>
    <w:rsid w:val="75595587"/>
    <w:rsid w:val="7559939E"/>
    <w:rsid w:val="7579C28D"/>
    <w:rsid w:val="7579D9B5"/>
    <w:rsid w:val="759165A4"/>
    <w:rsid w:val="75943B66"/>
    <w:rsid w:val="75A622D8"/>
    <w:rsid w:val="75A90D4B"/>
    <w:rsid w:val="75B250B5"/>
    <w:rsid w:val="75B8E3FE"/>
    <w:rsid w:val="75BCE23F"/>
    <w:rsid w:val="75C362DF"/>
    <w:rsid w:val="75C42107"/>
    <w:rsid w:val="75CF26A4"/>
    <w:rsid w:val="75E0A4E6"/>
    <w:rsid w:val="75F2B44B"/>
    <w:rsid w:val="75F5654F"/>
    <w:rsid w:val="75FDE803"/>
    <w:rsid w:val="7605B275"/>
    <w:rsid w:val="760CE4B4"/>
    <w:rsid w:val="761619DA"/>
    <w:rsid w:val="76291969"/>
    <w:rsid w:val="762C31A0"/>
    <w:rsid w:val="7637D814"/>
    <w:rsid w:val="764561D2"/>
    <w:rsid w:val="764DF879"/>
    <w:rsid w:val="764E561F"/>
    <w:rsid w:val="7659B8CF"/>
    <w:rsid w:val="765C6B81"/>
    <w:rsid w:val="765DFF26"/>
    <w:rsid w:val="7662FBDB"/>
    <w:rsid w:val="76651F01"/>
    <w:rsid w:val="767066C8"/>
    <w:rsid w:val="769E33FB"/>
    <w:rsid w:val="76A76A07"/>
    <w:rsid w:val="76B38DD8"/>
    <w:rsid w:val="76BA9C9B"/>
    <w:rsid w:val="76DF16CC"/>
    <w:rsid w:val="76F1E08F"/>
    <w:rsid w:val="76F2925A"/>
    <w:rsid w:val="770503FF"/>
    <w:rsid w:val="773836B5"/>
    <w:rsid w:val="7743A64B"/>
    <w:rsid w:val="774E9AA8"/>
    <w:rsid w:val="775A0B97"/>
    <w:rsid w:val="776360DC"/>
    <w:rsid w:val="778891F0"/>
    <w:rsid w:val="7791A486"/>
    <w:rsid w:val="7792C2A4"/>
    <w:rsid w:val="77AD478D"/>
    <w:rsid w:val="77CAD68E"/>
    <w:rsid w:val="77E98036"/>
    <w:rsid w:val="77FD90F9"/>
    <w:rsid w:val="7807133B"/>
    <w:rsid w:val="780DDCCE"/>
    <w:rsid w:val="78296BDE"/>
    <w:rsid w:val="783120F2"/>
    <w:rsid w:val="78384985"/>
    <w:rsid w:val="783BE2A7"/>
    <w:rsid w:val="783EEF79"/>
    <w:rsid w:val="78588CD9"/>
    <w:rsid w:val="7859955D"/>
    <w:rsid w:val="78829AAD"/>
    <w:rsid w:val="78922037"/>
    <w:rsid w:val="78963072"/>
    <w:rsid w:val="789BDD44"/>
    <w:rsid w:val="78A1D26A"/>
    <w:rsid w:val="78B875C6"/>
    <w:rsid w:val="78BE165D"/>
    <w:rsid w:val="78E39A38"/>
    <w:rsid w:val="7903D49E"/>
    <w:rsid w:val="792C3F7B"/>
    <w:rsid w:val="792CC115"/>
    <w:rsid w:val="793045E3"/>
    <w:rsid w:val="793EBF21"/>
    <w:rsid w:val="794D6445"/>
    <w:rsid w:val="79503CF3"/>
    <w:rsid w:val="7958A7A1"/>
    <w:rsid w:val="7959DDBB"/>
    <w:rsid w:val="7978B968"/>
    <w:rsid w:val="7988B336"/>
    <w:rsid w:val="79975B3B"/>
    <w:rsid w:val="79A2F64F"/>
    <w:rsid w:val="79B48352"/>
    <w:rsid w:val="79C869B1"/>
    <w:rsid w:val="79C9E1D2"/>
    <w:rsid w:val="79CE7B71"/>
    <w:rsid w:val="79DAB964"/>
    <w:rsid w:val="79E2BBBE"/>
    <w:rsid w:val="79E508B1"/>
    <w:rsid w:val="79F58279"/>
    <w:rsid w:val="79F6128D"/>
    <w:rsid w:val="79F67427"/>
    <w:rsid w:val="79F7CC7E"/>
    <w:rsid w:val="7A25009C"/>
    <w:rsid w:val="7A376B07"/>
    <w:rsid w:val="7A40BA15"/>
    <w:rsid w:val="7A53A0E1"/>
    <w:rsid w:val="7A540EF9"/>
    <w:rsid w:val="7A559BDA"/>
    <w:rsid w:val="7A6B7047"/>
    <w:rsid w:val="7A712178"/>
    <w:rsid w:val="7A7F2F09"/>
    <w:rsid w:val="7A7FE053"/>
    <w:rsid w:val="7A912D35"/>
    <w:rsid w:val="7AAA5D39"/>
    <w:rsid w:val="7AAC536B"/>
    <w:rsid w:val="7AAD6137"/>
    <w:rsid w:val="7AF7009A"/>
    <w:rsid w:val="7B004E14"/>
    <w:rsid w:val="7B09EBF1"/>
    <w:rsid w:val="7B1F16C1"/>
    <w:rsid w:val="7B464428"/>
    <w:rsid w:val="7B4716D1"/>
    <w:rsid w:val="7B7C1864"/>
    <w:rsid w:val="7B7D7368"/>
    <w:rsid w:val="7B806951"/>
    <w:rsid w:val="7B8252A8"/>
    <w:rsid w:val="7B93C3D3"/>
    <w:rsid w:val="7BB9C2F6"/>
    <w:rsid w:val="7BCD8812"/>
    <w:rsid w:val="7C0506CD"/>
    <w:rsid w:val="7C136B7A"/>
    <w:rsid w:val="7C27F7B6"/>
    <w:rsid w:val="7C2A966A"/>
    <w:rsid w:val="7C2F16B0"/>
    <w:rsid w:val="7C32E9E7"/>
    <w:rsid w:val="7C51DB36"/>
    <w:rsid w:val="7C6C7BE6"/>
    <w:rsid w:val="7C74CE38"/>
    <w:rsid w:val="7C78E711"/>
    <w:rsid w:val="7C7D32CF"/>
    <w:rsid w:val="7C833C41"/>
    <w:rsid w:val="7C834766"/>
    <w:rsid w:val="7C860C60"/>
    <w:rsid w:val="7CA11692"/>
    <w:rsid w:val="7CC90FEB"/>
    <w:rsid w:val="7CCB4332"/>
    <w:rsid w:val="7CCB8C53"/>
    <w:rsid w:val="7CD4F1F5"/>
    <w:rsid w:val="7CDA3224"/>
    <w:rsid w:val="7CE0B55B"/>
    <w:rsid w:val="7CEB0DC4"/>
    <w:rsid w:val="7CF64446"/>
    <w:rsid w:val="7D0142CF"/>
    <w:rsid w:val="7D0F7E7B"/>
    <w:rsid w:val="7D1967C6"/>
    <w:rsid w:val="7D19FC52"/>
    <w:rsid w:val="7D2688C2"/>
    <w:rsid w:val="7D274ACD"/>
    <w:rsid w:val="7D314487"/>
    <w:rsid w:val="7D399FAA"/>
    <w:rsid w:val="7D4D5776"/>
    <w:rsid w:val="7D4F08BA"/>
    <w:rsid w:val="7D634FF0"/>
    <w:rsid w:val="7D637740"/>
    <w:rsid w:val="7D7D5F70"/>
    <w:rsid w:val="7D809C6D"/>
    <w:rsid w:val="7D9BC5C6"/>
    <w:rsid w:val="7DA9B1C1"/>
    <w:rsid w:val="7DBE7945"/>
    <w:rsid w:val="7DC09982"/>
    <w:rsid w:val="7DCA711C"/>
    <w:rsid w:val="7DD5E29D"/>
    <w:rsid w:val="7DEC4003"/>
    <w:rsid w:val="7DEF313D"/>
    <w:rsid w:val="7E185B3F"/>
    <w:rsid w:val="7E3FA728"/>
    <w:rsid w:val="7E456EF5"/>
    <w:rsid w:val="7E6405C2"/>
    <w:rsid w:val="7E6A15DE"/>
    <w:rsid w:val="7E82C25E"/>
    <w:rsid w:val="7E87D904"/>
    <w:rsid w:val="7E8FC68A"/>
    <w:rsid w:val="7E962CE8"/>
    <w:rsid w:val="7E988BFC"/>
    <w:rsid w:val="7EE74041"/>
    <w:rsid w:val="7EF43C72"/>
    <w:rsid w:val="7F038BE6"/>
    <w:rsid w:val="7F0CCE5D"/>
    <w:rsid w:val="7F288F61"/>
    <w:rsid w:val="7F4CA465"/>
    <w:rsid w:val="7F5BF3D3"/>
    <w:rsid w:val="7F6828C9"/>
    <w:rsid w:val="7F6F60E7"/>
    <w:rsid w:val="7F7F8921"/>
    <w:rsid w:val="7F9B224B"/>
    <w:rsid w:val="7FAB2554"/>
    <w:rsid w:val="7FC09E4A"/>
    <w:rsid w:val="7FC5579E"/>
    <w:rsid w:val="7FC804C8"/>
    <w:rsid w:val="7FE61414"/>
    <w:rsid w:val="7FFFF576"/>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7"/>
    <o:shapelayout v:ext="edit">
      <o:idmap v:ext="edit" data="1"/>
    </o:shapelayout>
  </w:shapeDefaults>
  <w:decimalSymbol w:val=","/>
  <w:listSeparator w:val=";"/>
  <w14:docId w14:val="0562E702"/>
  <w15:docId w15:val="{7CCA3D1F-58C0-4E00-8BA7-C696C97F5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Myriad Pro" w:eastAsia="Times New Roman" w:hAnsi="Myriad Pro" w:cs="Times New Roman"/>
        <w:lang w:val="sl-SI" w:eastAsia="sl-SI" w:bidi="ar-SA"/>
      </w:rPr>
    </w:rPrDefault>
    <w:pPrDefault/>
  </w:docDefaults>
  <w:latentStyles w:defLockedState="0" w:defUIPriority="0" w:defSemiHidden="0" w:defUnhideWhenUsed="0" w:defQFormat="0" w:count="375">
    <w:lsdException w:name="Normal" w:qFormat="1"/>
    <w:lsdException w:name="heading 1" w:uiPriority="5" w:qFormat="1"/>
    <w:lsdException w:name="heading 2" w:uiPriority="6" w:qFormat="1"/>
    <w:lsdException w:name="heading 3" w:uiPriority="7" w:qFormat="1"/>
    <w:lsdException w:name="heading 4" w:uiPriority="17"/>
    <w:lsdException w:name="heading 5" w:uiPriority="17"/>
    <w:lsdException w:name="heading 6" w:uiPriority="17"/>
    <w:lsdException w:name="heading 7" w:semiHidden="1" w:uiPriority="17" w:unhideWhenUsed="1"/>
    <w:lsdException w:name="heading 8" w:semiHidden="1" w:uiPriority="17" w:unhideWhenUsed="1"/>
    <w:lsdException w:name="heading 9" w:semiHidden="1" w:uiPriority="17"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qFormat="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qFormat="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6"/>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F5A85"/>
    <w:pPr>
      <w:spacing w:after="160" w:line="259" w:lineRule="auto"/>
    </w:pPr>
    <w:rPr>
      <w:rFonts w:asciiTheme="minorHAnsi" w:eastAsiaTheme="minorHAnsi" w:hAnsiTheme="minorHAnsi" w:cstheme="minorBidi"/>
      <w:sz w:val="22"/>
      <w:szCs w:val="22"/>
      <w:lang w:eastAsia="en-US"/>
    </w:rPr>
  </w:style>
  <w:style w:type="paragraph" w:styleId="Heading1">
    <w:name w:val="heading 1"/>
    <w:aliases w:val="Heading 1_NAPOVED,NASLOV,Heading 1 Char1 Char1,Heading 1 Char Char Char1,Heading 1 Char1 Char1 Char Char,Heading 1 Char Char Char1 Char Char,Heading 1 Char Char1,Heading 1 Char1 Char1 Char1,Heading 1 Char Char Char1 Char1"/>
    <w:basedOn w:val="BesediloNAPOVED"/>
    <w:next w:val="BesediloNAPOVED"/>
    <w:link w:val="Heading1Char"/>
    <w:uiPriority w:val="5"/>
    <w:qFormat/>
    <w:rsid w:val="00941645"/>
    <w:pPr>
      <w:keepNext/>
      <w:keepLines/>
      <w:pageBreakBefore/>
      <w:numPr>
        <w:numId w:val="2"/>
      </w:numPr>
      <w:spacing w:before="200" w:after="100" w:line="240" w:lineRule="auto"/>
      <w:jc w:val="left"/>
      <w:outlineLvl w:val="0"/>
    </w:pPr>
    <w:rPr>
      <w:rFonts w:cs="Arial"/>
      <w:b/>
      <w:bCs/>
      <w:color w:val="9E001A" w:themeColor="accent1"/>
      <w:kern w:val="32"/>
      <w:sz w:val="28"/>
    </w:rPr>
  </w:style>
  <w:style w:type="paragraph" w:styleId="Heading2">
    <w:name w:val="heading 2"/>
    <w:aliases w:val="Heading 2_NAPOVED"/>
    <w:basedOn w:val="BesediloNAPOVED"/>
    <w:next w:val="BesediloNAPOVED"/>
    <w:link w:val="Heading2Char"/>
    <w:uiPriority w:val="6"/>
    <w:qFormat/>
    <w:rsid w:val="00FC0A70"/>
    <w:pPr>
      <w:keepNext/>
      <w:keepLines/>
      <w:numPr>
        <w:ilvl w:val="1"/>
        <w:numId w:val="2"/>
      </w:numPr>
      <w:spacing w:before="200" w:after="100" w:line="288" w:lineRule="auto"/>
      <w:contextualSpacing/>
      <w:outlineLvl w:val="1"/>
    </w:pPr>
    <w:rPr>
      <w:b/>
      <w:color w:val="9E001A" w:themeColor="accent1"/>
      <w:sz w:val="24"/>
    </w:rPr>
  </w:style>
  <w:style w:type="paragraph" w:styleId="Heading3">
    <w:name w:val="heading 3"/>
    <w:aliases w:val="Heading 3_NAPOVED"/>
    <w:basedOn w:val="BesediloNAPOVED"/>
    <w:next w:val="BesediloNAPOVED"/>
    <w:link w:val="Heading3Char"/>
    <w:uiPriority w:val="7"/>
    <w:qFormat/>
    <w:rsid w:val="00FC0A70"/>
    <w:pPr>
      <w:keepNext/>
      <w:keepLines/>
      <w:numPr>
        <w:ilvl w:val="2"/>
        <w:numId w:val="2"/>
      </w:numPr>
      <w:spacing w:before="200" w:after="100" w:line="288" w:lineRule="auto"/>
      <w:contextualSpacing/>
      <w:outlineLvl w:val="2"/>
    </w:pPr>
    <w:rPr>
      <w:rFonts w:cs="Arial"/>
      <w:b/>
      <w:bCs/>
      <w:color w:val="9E001A" w:themeColor="accent1"/>
      <w:szCs w:val="26"/>
    </w:rPr>
  </w:style>
  <w:style w:type="paragraph" w:styleId="Heading4">
    <w:name w:val="heading 4"/>
    <w:basedOn w:val="Normal"/>
    <w:next w:val="Normal"/>
    <w:uiPriority w:val="17"/>
    <w:rsid w:val="007E59DA"/>
    <w:pPr>
      <w:keepNext/>
      <w:numPr>
        <w:ilvl w:val="3"/>
        <w:numId w:val="2"/>
      </w:numPr>
      <w:spacing w:before="360" w:after="240"/>
      <w:outlineLvl w:val="3"/>
    </w:pPr>
    <w:rPr>
      <w:rFonts w:ascii="Arial" w:hAnsi="Arial"/>
      <w:b/>
      <w:bCs/>
    </w:rPr>
  </w:style>
  <w:style w:type="paragraph" w:styleId="Heading5">
    <w:name w:val="heading 5"/>
    <w:basedOn w:val="Normal"/>
    <w:next w:val="Normal"/>
    <w:uiPriority w:val="17"/>
    <w:rsid w:val="000F0B06"/>
    <w:pPr>
      <w:numPr>
        <w:ilvl w:val="4"/>
        <w:numId w:val="2"/>
      </w:numPr>
      <w:spacing w:before="240" w:after="60"/>
      <w:outlineLvl w:val="4"/>
    </w:pPr>
    <w:rPr>
      <w:b/>
      <w:bCs/>
      <w:iCs/>
      <w:szCs w:val="26"/>
    </w:rPr>
  </w:style>
  <w:style w:type="paragraph" w:styleId="Heading6">
    <w:name w:val="heading 6"/>
    <w:basedOn w:val="Normal"/>
    <w:next w:val="Normal"/>
    <w:uiPriority w:val="17"/>
    <w:rsid w:val="000F0B06"/>
    <w:pPr>
      <w:numPr>
        <w:ilvl w:val="5"/>
        <w:numId w:val="2"/>
      </w:numPr>
      <w:spacing w:before="240" w:after="60"/>
      <w:outlineLvl w:val="5"/>
    </w:pPr>
    <w:rPr>
      <w:b/>
      <w:bCs/>
    </w:rPr>
  </w:style>
  <w:style w:type="paragraph" w:styleId="Heading7">
    <w:name w:val="heading 7"/>
    <w:basedOn w:val="Normal"/>
    <w:next w:val="Normal"/>
    <w:uiPriority w:val="17"/>
    <w:rsid w:val="000F0B06"/>
    <w:pPr>
      <w:numPr>
        <w:ilvl w:val="6"/>
        <w:numId w:val="2"/>
      </w:numPr>
      <w:spacing w:before="240" w:after="60"/>
      <w:outlineLvl w:val="6"/>
    </w:pPr>
  </w:style>
  <w:style w:type="paragraph" w:styleId="Heading8">
    <w:name w:val="heading 8"/>
    <w:basedOn w:val="Normal"/>
    <w:next w:val="Normal"/>
    <w:uiPriority w:val="17"/>
    <w:rsid w:val="000F0B06"/>
    <w:pPr>
      <w:numPr>
        <w:ilvl w:val="7"/>
        <w:numId w:val="2"/>
      </w:numPr>
      <w:spacing w:before="240" w:after="60"/>
      <w:outlineLvl w:val="7"/>
    </w:pPr>
    <w:rPr>
      <w:i/>
      <w:iCs/>
    </w:rPr>
  </w:style>
  <w:style w:type="paragraph" w:styleId="Heading9">
    <w:name w:val="heading 9"/>
    <w:basedOn w:val="Normal"/>
    <w:next w:val="Normal"/>
    <w:uiPriority w:val="17"/>
    <w:rsid w:val="000F0B06"/>
    <w:pPr>
      <w:numPr>
        <w:ilvl w:val="8"/>
        <w:numId w:val="2"/>
      </w:numPr>
      <w:spacing w:before="240" w:after="60"/>
      <w:outlineLvl w:val="8"/>
    </w:pPr>
    <w:rPr>
      <w:rFonts w:cs="Arial"/>
    </w:rPr>
  </w:style>
  <w:style w:type="character" w:default="1" w:styleId="DefaultParagraphFont">
    <w:name w:val="Default Paragraph Font"/>
    <w:uiPriority w:val="1"/>
    <w:unhideWhenUsed/>
    <w:rsid w:val="00EF5A8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F5A85"/>
  </w:style>
  <w:style w:type="paragraph" w:styleId="FootnoteText">
    <w:name w:val="footnote text"/>
    <w:aliases w:val="Char Char,Sprotna opomba-besedilo,Char Char Char Char,Sprotna opomba - besedilo Znak1,Sprotna opomba - besedilo Znak Znak2,Sprotna opomba - besedilo Znak1 Znak Znak1,Sprotna opomba - besedilo Znak1 Znak Znak Znak,fn,Char Ch,o, Char Char"/>
    <w:basedOn w:val="BesediloNAPOVED"/>
    <w:link w:val="FootnoteTextChar"/>
    <w:autoRedefine/>
    <w:uiPriority w:val="99"/>
    <w:qFormat/>
    <w:rsid w:val="00796F6D"/>
    <w:pPr>
      <w:spacing w:after="40"/>
    </w:pPr>
    <w:rPr>
      <w:rFonts w:asciiTheme="minorHAnsi" w:eastAsia="Times New Roman" w:hAnsiTheme="minorHAnsi" w:cstheme="minorHAnsi"/>
      <w:sz w:val="16"/>
      <w:szCs w:val="16"/>
    </w:rPr>
  </w:style>
  <w:style w:type="character" w:customStyle="1" w:styleId="FootnoteTextChar">
    <w:name w:val="Footnote Text Char"/>
    <w:aliases w:val="Char Char Char,Sprotna opomba-besedilo Char,Char Char Char Char Char,Sprotna opomba - besedilo Znak1 Char,Sprotna opomba - besedilo Znak Znak2 Char,Sprotna opomba - besedilo Znak1 Znak Znak1 Char,fn Char,Char Ch Char,o Char"/>
    <w:basedOn w:val="DefaultParagraphFont"/>
    <w:link w:val="FootnoteText"/>
    <w:uiPriority w:val="99"/>
    <w:rsid w:val="00796F6D"/>
    <w:rPr>
      <w:rFonts w:asciiTheme="minorHAnsi" w:hAnsiTheme="minorHAnsi" w:cstheme="minorHAnsi"/>
      <w:sz w:val="16"/>
      <w:szCs w:val="16"/>
      <w:lang w:eastAsia="en-US"/>
    </w:rPr>
  </w:style>
  <w:style w:type="character" w:styleId="FootnoteReference">
    <w:name w:val="footnote reference"/>
    <w:aliases w:val="Footnote symbol,Fussnota,Footnote,Footnote reference number,note TESI,SUPERS,EN Footnote Reference,-E Fußnotenzeichen,Times 10 Point,Exposant 3 Point,E...,nota de rodapé,Footnote Reference_LVL6,Footnote Reference_LVL61,Footnot"/>
    <w:basedOn w:val="BesediloNAPOVEDChar"/>
    <w:uiPriority w:val="99"/>
    <w:qFormat/>
    <w:rsid w:val="007E59DA"/>
    <w:rPr>
      <w:rFonts w:ascii="Arial" w:eastAsiaTheme="minorHAnsi" w:hAnsi="Arial" w:cstheme="minorBidi"/>
      <w:sz w:val="18"/>
      <w:szCs w:val="22"/>
      <w:vertAlign w:val="superscript"/>
      <w:lang w:eastAsia="en-US"/>
    </w:rPr>
  </w:style>
  <w:style w:type="paragraph" w:styleId="Caption">
    <w:name w:val="caption"/>
    <w:aliases w:val="Okvir/Slika/Tabela_NAPOVED"/>
    <w:basedOn w:val="TableofFigures"/>
    <w:next w:val="BesediloNAPOVED"/>
    <w:link w:val="CaptionChar"/>
    <w:uiPriority w:val="35"/>
    <w:qFormat/>
    <w:rsid w:val="00FC0A70"/>
    <w:pPr>
      <w:keepNext/>
      <w:keepLines/>
      <w:spacing w:after="80" w:line="240" w:lineRule="auto"/>
      <w:contextualSpacing/>
      <w:jc w:val="left"/>
    </w:pPr>
    <w:rPr>
      <w:b/>
      <w:bCs/>
    </w:rPr>
  </w:style>
  <w:style w:type="paragraph" w:styleId="Footer">
    <w:name w:val="footer"/>
    <w:basedOn w:val="Normal"/>
    <w:next w:val="Normal"/>
    <w:link w:val="FooterChar"/>
    <w:autoRedefine/>
    <w:uiPriority w:val="99"/>
    <w:rsid w:val="00BF7667"/>
    <w:pPr>
      <w:framePr w:wrap="around" w:vAnchor="text" w:hAnchor="margin" w:xAlign="center" w:y="1"/>
      <w:tabs>
        <w:tab w:val="center" w:pos="4536"/>
        <w:tab w:val="right" w:pos="9072"/>
      </w:tabs>
      <w:jc w:val="center"/>
    </w:pPr>
    <w:rPr>
      <w:sz w:val="16"/>
      <w:szCs w:val="16"/>
    </w:rPr>
  </w:style>
  <w:style w:type="paragraph" w:styleId="TableofFigures">
    <w:name w:val="table of figures"/>
    <w:basedOn w:val="BesediloNAPOVED"/>
    <w:next w:val="BesediloNAPOVED"/>
    <w:autoRedefine/>
    <w:uiPriority w:val="99"/>
    <w:rsid w:val="007E59DA"/>
    <w:pPr>
      <w:tabs>
        <w:tab w:val="right" w:leader="dot" w:pos="9070"/>
      </w:tabs>
    </w:pPr>
    <w:rPr>
      <w:noProof/>
      <w:szCs w:val="20"/>
    </w:rPr>
  </w:style>
  <w:style w:type="paragraph" w:styleId="TableofAuthorities">
    <w:name w:val="table of authorities"/>
    <w:basedOn w:val="Normal"/>
    <w:next w:val="Normal"/>
    <w:semiHidden/>
    <w:rsid w:val="00BF7667"/>
    <w:pPr>
      <w:ind w:left="220" w:hanging="220"/>
    </w:pPr>
  </w:style>
  <w:style w:type="paragraph" w:styleId="TOAHeading">
    <w:name w:val="toa heading"/>
    <w:basedOn w:val="Normal"/>
    <w:next w:val="Normal"/>
    <w:semiHidden/>
    <w:rsid w:val="00BF7667"/>
    <w:pPr>
      <w:spacing w:before="120"/>
    </w:pPr>
    <w:rPr>
      <w:rFonts w:cs="Arial"/>
      <w:b/>
      <w:bCs/>
    </w:rPr>
  </w:style>
  <w:style w:type="paragraph" w:styleId="TOC1">
    <w:name w:val="toc 1"/>
    <w:basedOn w:val="BesediloNAPOVED"/>
    <w:next w:val="BesediloNAPOVED"/>
    <w:autoRedefine/>
    <w:uiPriority w:val="39"/>
    <w:rsid w:val="007E59DA"/>
    <w:pPr>
      <w:tabs>
        <w:tab w:val="left" w:pos="340"/>
        <w:tab w:val="right" w:leader="dot" w:pos="9070"/>
      </w:tabs>
      <w:spacing w:before="100" w:after="100"/>
    </w:pPr>
    <w:rPr>
      <w:rFonts w:cs="Arial"/>
      <w:b/>
      <w:noProof/>
      <w:szCs w:val="20"/>
    </w:rPr>
  </w:style>
  <w:style w:type="paragraph" w:styleId="TOC2">
    <w:name w:val="toc 2"/>
    <w:basedOn w:val="BesediloNAPOVED"/>
    <w:next w:val="BesediloNAPOVED"/>
    <w:autoRedefine/>
    <w:uiPriority w:val="39"/>
    <w:rsid w:val="007E59DA"/>
    <w:pPr>
      <w:tabs>
        <w:tab w:val="right" w:leader="dot" w:pos="9070"/>
      </w:tabs>
      <w:spacing w:before="100" w:after="100"/>
      <w:ind w:left="340"/>
    </w:pPr>
    <w:rPr>
      <w:noProof/>
    </w:rPr>
  </w:style>
  <w:style w:type="paragraph" w:styleId="TOC3">
    <w:name w:val="toc 3"/>
    <w:next w:val="BesediloNAPOVED"/>
    <w:autoRedefine/>
    <w:uiPriority w:val="39"/>
    <w:rsid w:val="007E59DA"/>
    <w:pPr>
      <w:tabs>
        <w:tab w:val="right" w:leader="dot" w:pos="9070"/>
      </w:tabs>
      <w:spacing w:after="100" w:line="288" w:lineRule="auto"/>
      <w:ind w:left="680"/>
      <w:jc w:val="both"/>
    </w:pPr>
    <w:rPr>
      <w:rFonts w:ascii="Arial" w:eastAsiaTheme="minorHAnsi" w:hAnsi="Arial" w:cstheme="minorBidi"/>
      <w:szCs w:val="22"/>
      <w:lang w:eastAsia="en-US"/>
    </w:rPr>
  </w:style>
  <w:style w:type="paragraph" w:styleId="TOC4">
    <w:name w:val="toc 4"/>
    <w:basedOn w:val="Normal"/>
    <w:autoRedefine/>
    <w:semiHidden/>
    <w:rsid w:val="00B75916"/>
    <w:pPr>
      <w:spacing w:after="20"/>
      <w:ind w:left="340"/>
      <w:contextualSpacing/>
    </w:pPr>
  </w:style>
  <w:style w:type="paragraph" w:styleId="TOC5">
    <w:name w:val="toc 5"/>
    <w:basedOn w:val="Normal"/>
    <w:autoRedefine/>
    <w:semiHidden/>
    <w:rsid w:val="00B75916"/>
    <w:pPr>
      <w:spacing w:after="20"/>
      <w:contextualSpacing/>
    </w:pPr>
  </w:style>
  <w:style w:type="paragraph" w:styleId="TOC6">
    <w:name w:val="toc 6"/>
    <w:basedOn w:val="Normal"/>
    <w:next w:val="Normal"/>
    <w:autoRedefine/>
    <w:semiHidden/>
    <w:rsid w:val="00BF7667"/>
    <w:pPr>
      <w:ind w:left="1100"/>
    </w:pPr>
  </w:style>
  <w:style w:type="paragraph" w:styleId="TOC7">
    <w:name w:val="toc 7"/>
    <w:basedOn w:val="Normal"/>
    <w:next w:val="Normal"/>
    <w:autoRedefine/>
    <w:semiHidden/>
    <w:rsid w:val="00BF7667"/>
    <w:pPr>
      <w:ind w:left="1320"/>
    </w:pPr>
  </w:style>
  <w:style w:type="paragraph" w:styleId="TOC8">
    <w:name w:val="toc 8"/>
    <w:basedOn w:val="Normal"/>
    <w:next w:val="Normal"/>
    <w:autoRedefine/>
    <w:semiHidden/>
    <w:rsid w:val="00BF7667"/>
    <w:pPr>
      <w:ind w:left="1540"/>
    </w:pPr>
  </w:style>
  <w:style w:type="paragraph" w:styleId="TOC9">
    <w:name w:val="toc 9"/>
    <w:basedOn w:val="Normal"/>
    <w:next w:val="Normal"/>
    <w:autoRedefine/>
    <w:semiHidden/>
    <w:rsid w:val="00BF7667"/>
    <w:pPr>
      <w:ind w:left="1760"/>
    </w:pPr>
  </w:style>
  <w:style w:type="paragraph" w:styleId="CommentText">
    <w:name w:val="annotation text"/>
    <w:basedOn w:val="Normal"/>
    <w:link w:val="CommentTextChar"/>
    <w:uiPriority w:val="99"/>
    <w:rsid w:val="00BF7667"/>
  </w:style>
  <w:style w:type="character" w:styleId="CommentReference">
    <w:name w:val="annotation reference"/>
    <w:basedOn w:val="DefaultParagraphFont"/>
    <w:uiPriority w:val="99"/>
    <w:rsid w:val="00BF7667"/>
    <w:rPr>
      <w:sz w:val="16"/>
      <w:szCs w:val="16"/>
    </w:rPr>
  </w:style>
  <w:style w:type="paragraph" w:styleId="EndnoteText">
    <w:name w:val="endnote text"/>
    <w:basedOn w:val="Normal"/>
    <w:autoRedefine/>
    <w:semiHidden/>
    <w:rsid w:val="00BF7667"/>
  </w:style>
  <w:style w:type="character" w:styleId="EndnoteReference">
    <w:name w:val="endnote reference"/>
    <w:basedOn w:val="DefaultParagraphFont"/>
    <w:semiHidden/>
    <w:rsid w:val="00BF7667"/>
    <w:rPr>
      <w:vertAlign w:val="superscript"/>
    </w:rPr>
  </w:style>
  <w:style w:type="paragraph" w:styleId="MacroText">
    <w:name w:val="macro"/>
    <w:semiHidden/>
    <w:rsid w:val="00BF7667"/>
    <w:pPr>
      <w:tabs>
        <w:tab w:val="left" w:pos="480"/>
        <w:tab w:val="left" w:pos="960"/>
        <w:tab w:val="left" w:pos="1440"/>
        <w:tab w:val="left" w:pos="1920"/>
        <w:tab w:val="left" w:pos="2400"/>
        <w:tab w:val="left" w:pos="2880"/>
        <w:tab w:val="left" w:pos="3360"/>
        <w:tab w:val="left" w:pos="3840"/>
        <w:tab w:val="left" w:pos="4320"/>
      </w:tabs>
      <w:spacing w:line="288" w:lineRule="auto"/>
    </w:pPr>
    <w:rPr>
      <w:rFonts w:ascii="Courier New" w:hAnsi="Courier New" w:cs="Courier New"/>
    </w:rPr>
  </w:style>
  <w:style w:type="paragraph" w:styleId="Index1">
    <w:name w:val="index 1"/>
    <w:basedOn w:val="Normal"/>
    <w:next w:val="Normal"/>
    <w:autoRedefine/>
    <w:semiHidden/>
    <w:rsid w:val="00BF7667"/>
    <w:pPr>
      <w:ind w:left="220" w:hanging="220"/>
    </w:pPr>
  </w:style>
  <w:style w:type="paragraph" w:styleId="IndexHeading">
    <w:name w:val="index heading"/>
    <w:basedOn w:val="Normal"/>
    <w:next w:val="Index1"/>
    <w:semiHidden/>
    <w:rsid w:val="00BF7667"/>
    <w:rPr>
      <w:rFonts w:cs="Arial"/>
      <w:b/>
      <w:bCs/>
    </w:rPr>
  </w:style>
  <w:style w:type="paragraph" w:styleId="Index2">
    <w:name w:val="index 2"/>
    <w:basedOn w:val="Normal"/>
    <w:next w:val="Normal"/>
    <w:autoRedefine/>
    <w:semiHidden/>
    <w:rsid w:val="00BF7667"/>
    <w:pPr>
      <w:ind w:left="440" w:hanging="220"/>
    </w:pPr>
  </w:style>
  <w:style w:type="paragraph" w:styleId="Index3">
    <w:name w:val="index 3"/>
    <w:basedOn w:val="Normal"/>
    <w:next w:val="Normal"/>
    <w:autoRedefine/>
    <w:semiHidden/>
    <w:rsid w:val="00BF7667"/>
    <w:pPr>
      <w:ind w:left="660" w:hanging="220"/>
    </w:pPr>
  </w:style>
  <w:style w:type="paragraph" w:styleId="Index4">
    <w:name w:val="index 4"/>
    <w:basedOn w:val="Normal"/>
    <w:next w:val="Normal"/>
    <w:autoRedefine/>
    <w:semiHidden/>
    <w:rsid w:val="00BF7667"/>
    <w:pPr>
      <w:ind w:left="880" w:hanging="220"/>
    </w:pPr>
  </w:style>
  <w:style w:type="paragraph" w:styleId="Index5">
    <w:name w:val="index 5"/>
    <w:basedOn w:val="Normal"/>
    <w:next w:val="Normal"/>
    <w:autoRedefine/>
    <w:semiHidden/>
    <w:rsid w:val="00BF7667"/>
    <w:pPr>
      <w:ind w:left="1100" w:hanging="220"/>
    </w:pPr>
  </w:style>
  <w:style w:type="paragraph" w:styleId="Index6">
    <w:name w:val="index 6"/>
    <w:basedOn w:val="Normal"/>
    <w:next w:val="Normal"/>
    <w:autoRedefine/>
    <w:semiHidden/>
    <w:rsid w:val="00BF7667"/>
    <w:pPr>
      <w:ind w:left="1320" w:hanging="220"/>
    </w:pPr>
  </w:style>
  <w:style w:type="paragraph" w:styleId="Index7">
    <w:name w:val="index 7"/>
    <w:basedOn w:val="Normal"/>
    <w:next w:val="Normal"/>
    <w:autoRedefine/>
    <w:semiHidden/>
    <w:rsid w:val="00BF7667"/>
    <w:pPr>
      <w:ind w:left="1540" w:hanging="220"/>
    </w:pPr>
  </w:style>
  <w:style w:type="paragraph" w:styleId="Index8">
    <w:name w:val="index 8"/>
    <w:basedOn w:val="Normal"/>
    <w:next w:val="Normal"/>
    <w:autoRedefine/>
    <w:semiHidden/>
    <w:rsid w:val="00BF7667"/>
    <w:pPr>
      <w:ind w:left="1760" w:hanging="220"/>
    </w:pPr>
  </w:style>
  <w:style w:type="paragraph" w:styleId="Index9">
    <w:name w:val="index 9"/>
    <w:basedOn w:val="Normal"/>
    <w:next w:val="Normal"/>
    <w:autoRedefine/>
    <w:semiHidden/>
    <w:rsid w:val="00BF7667"/>
    <w:pPr>
      <w:ind w:left="1980" w:hanging="220"/>
    </w:pPr>
  </w:style>
  <w:style w:type="paragraph" w:customStyle="1" w:styleId="BesediloalinejeNAPOVED">
    <w:name w:val="Besedilo alineje_NAPOVED"/>
    <w:basedOn w:val="BesediloNAPOVED"/>
    <w:link w:val="BesediloalinejeNAPOVEDChar"/>
    <w:uiPriority w:val="1"/>
    <w:qFormat/>
    <w:rsid w:val="007E59DA"/>
    <w:pPr>
      <w:numPr>
        <w:numId w:val="5"/>
      </w:numPr>
      <w:ind w:left="454" w:hanging="227"/>
    </w:pPr>
    <w:rPr>
      <w:i/>
      <w:iCs/>
    </w:rPr>
  </w:style>
  <w:style w:type="character" w:customStyle="1" w:styleId="VodilnistavekBoldpoudarekNAPOVED">
    <w:name w:val="Vodilni stavek_Bold poudarek_NAPOVED"/>
    <w:basedOn w:val="BesediloNAPOVEDChar"/>
    <w:uiPriority w:val="4"/>
    <w:qFormat/>
    <w:rsid w:val="007E59DA"/>
    <w:rPr>
      <w:rFonts w:ascii="Arial" w:eastAsiaTheme="minorHAnsi" w:hAnsi="Arial" w:cstheme="minorBidi"/>
      <w:b/>
      <w:szCs w:val="22"/>
      <w:lang w:eastAsia="en-US"/>
    </w:rPr>
  </w:style>
  <w:style w:type="paragraph" w:styleId="BalloonText">
    <w:name w:val="Balloon Text"/>
    <w:basedOn w:val="Normal"/>
    <w:link w:val="BalloonTextChar"/>
    <w:uiPriority w:val="99"/>
    <w:rsid w:val="007E59DA"/>
    <w:rPr>
      <w:rFonts w:ascii="Arial" w:hAnsi="Arial" w:cs="Tahoma"/>
      <w:sz w:val="16"/>
      <w:szCs w:val="16"/>
    </w:rPr>
  </w:style>
  <w:style w:type="character" w:customStyle="1" w:styleId="HeaderChar">
    <w:name w:val="Header Char"/>
    <w:basedOn w:val="DefaultParagraphFont"/>
    <w:link w:val="Header"/>
    <w:uiPriority w:val="99"/>
    <w:rsid w:val="007E59DA"/>
    <w:rPr>
      <w:rFonts w:ascii="Arial" w:eastAsiaTheme="minorHAnsi" w:hAnsi="Arial" w:cstheme="minorBidi"/>
      <w:sz w:val="16"/>
      <w:szCs w:val="22"/>
      <w:lang w:eastAsia="en-US"/>
    </w:rPr>
  </w:style>
  <w:style w:type="table" w:styleId="TableGrid">
    <w:name w:val="Table Grid"/>
    <w:basedOn w:val="TableNormal"/>
    <w:rsid w:val="00DA3486"/>
    <w:rPr>
      <w:rFonts w:eastAsia="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BesediloNAPOVED"/>
    <w:link w:val="HeaderChar"/>
    <w:uiPriority w:val="99"/>
    <w:rsid w:val="007E59DA"/>
    <w:pPr>
      <w:tabs>
        <w:tab w:val="center" w:pos="4536"/>
        <w:tab w:val="right" w:pos="9072"/>
      </w:tabs>
    </w:pPr>
    <w:rPr>
      <w:sz w:val="16"/>
    </w:rPr>
  </w:style>
  <w:style w:type="character" w:styleId="Hyperlink">
    <w:name w:val="Hyperlink"/>
    <w:basedOn w:val="BesediloNAPOVEDChar"/>
    <w:uiPriority w:val="99"/>
    <w:rsid w:val="007E59DA"/>
    <w:rPr>
      <w:rFonts w:ascii="Arial" w:eastAsiaTheme="minorHAnsi" w:hAnsi="Arial" w:cstheme="minorBidi"/>
      <w:color w:val="0000FF"/>
      <w:szCs w:val="22"/>
      <w:u w:val="single"/>
      <w:lang w:eastAsia="en-US"/>
    </w:rPr>
  </w:style>
  <w:style w:type="character" w:styleId="Emphasis">
    <w:name w:val="Emphasis"/>
    <w:aliases w:val="Italic poudarek_NAPOVED"/>
    <w:basedOn w:val="BesediloNAPOVEDChar"/>
    <w:uiPriority w:val="2"/>
    <w:qFormat/>
    <w:rsid w:val="007E59DA"/>
    <w:rPr>
      <w:rFonts w:ascii="Arial" w:eastAsiaTheme="minorHAnsi" w:hAnsi="Arial" w:cstheme="minorBidi"/>
      <w:i/>
      <w:iCs/>
      <w:szCs w:val="22"/>
      <w:lang w:eastAsia="en-US"/>
    </w:rPr>
  </w:style>
  <w:style w:type="character" w:customStyle="1" w:styleId="Heading3Char">
    <w:name w:val="Heading 3 Char"/>
    <w:aliases w:val="Heading 3_NAPOVED Char"/>
    <w:basedOn w:val="DefaultParagraphFont"/>
    <w:link w:val="Heading3"/>
    <w:uiPriority w:val="7"/>
    <w:rsid w:val="00FC0A70"/>
    <w:rPr>
      <w:rFonts w:ascii="Arial" w:eastAsiaTheme="minorHAnsi" w:hAnsi="Arial" w:cs="Arial"/>
      <w:b/>
      <w:bCs/>
      <w:color w:val="9E001A" w:themeColor="accent1"/>
      <w:szCs w:val="26"/>
      <w:lang w:eastAsia="en-US"/>
    </w:rPr>
  </w:style>
  <w:style w:type="character" w:customStyle="1" w:styleId="Heading2Char">
    <w:name w:val="Heading 2 Char"/>
    <w:aliases w:val="Heading 2_NAPOVED Char"/>
    <w:basedOn w:val="DefaultParagraphFont"/>
    <w:link w:val="Heading2"/>
    <w:uiPriority w:val="6"/>
    <w:rsid w:val="00FC0A70"/>
    <w:rPr>
      <w:rFonts w:ascii="Arial" w:eastAsiaTheme="minorHAnsi" w:hAnsi="Arial" w:cstheme="minorBidi"/>
      <w:b/>
      <w:color w:val="9E001A" w:themeColor="accent1"/>
      <w:sz w:val="24"/>
      <w:szCs w:val="22"/>
      <w:lang w:eastAsia="en-US"/>
    </w:rPr>
  </w:style>
  <w:style w:type="character" w:customStyle="1" w:styleId="Heading1Char">
    <w:name w:val="Heading 1 Char"/>
    <w:aliases w:val="Heading 1_NAPOVED Char,NASLOV Char,Heading 1 Char1 Char1 Char,Heading 1 Char Char Char1 Char,Heading 1 Char1 Char1 Char Char Char,Heading 1 Char Char Char1 Char Char Char,Heading 1 Char Char1 Char,Heading 1 Char1 Char1 Char1 Char"/>
    <w:basedOn w:val="DefaultParagraphFont"/>
    <w:link w:val="Heading1"/>
    <w:uiPriority w:val="5"/>
    <w:rsid w:val="00941645"/>
    <w:rPr>
      <w:rFonts w:ascii="Arial" w:eastAsiaTheme="minorHAnsi" w:hAnsi="Arial" w:cs="Arial"/>
      <w:b/>
      <w:bCs/>
      <w:color w:val="9E001A" w:themeColor="accent1"/>
      <w:kern w:val="32"/>
      <w:sz w:val="28"/>
      <w:szCs w:val="22"/>
      <w:lang w:eastAsia="en-US"/>
    </w:rPr>
  </w:style>
  <w:style w:type="character" w:styleId="PlaceholderText">
    <w:name w:val="Placeholder Text"/>
    <w:basedOn w:val="DefaultParagraphFont"/>
    <w:uiPriority w:val="99"/>
    <w:semiHidden/>
    <w:rsid w:val="006F5351"/>
    <w:rPr>
      <w:color w:val="808080"/>
    </w:rPr>
  </w:style>
  <w:style w:type="character" w:customStyle="1" w:styleId="FooterChar">
    <w:name w:val="Footer Char"/>
    <w:basedOn w:val="DefaultParagraphFont"/>
    <w:link w:val="Footer"/>
    <w:uiPriority w:val="99"/>
    <w:rsid w:val="00731841"/>
    <w:rPr>
      <w:rFonts w:ascii="Myriad Pro" w:hAnsi="Myriad Pro"/>
      <w:noProof/>
      <w:sz w:val="16"/>
      <w:szCs w:val="16"/>
    </w:rPr>
  </w:style>
  <w:style w:type="paragraph" w:customStyle="1" w:styleId="BesediloNAPOVED">
    <w:name w:val="Besedilo_NAPOVED"/>
    <w:link w:val="BesediloNAPOVEDChar"/>
    <w:qFormat/>
    <w:rsid w:val="007E59DA"/>
    <w:pPr>
      <w:spacing w:line="259" w:lineRule="auto"/>
      <w:jc w:val="both"/>
    </w:pPr>
    <w:rPr>
      <w:rFonts w:ascii="Arial" w:eastAsiaTheme="minorHAnsi" w:hAnsi="Arial" w:cstheme="minorBidi"/>
      <w:szCs w:val="22"/>
      <w:lang w:eastAsia="en-US"/>
    </w:rPr>
  </w:style>
  <w:style w:type="character" w:customStyle="1" w:styleId="BesediloNAPOVEDChar">
    <w:name w:val="Besedilo_NAPOVED Char"/>
    <w:basedOn w:val="DefaultParagraphFont"/>
    <w:link w:val="BesediloNAPOVED"/>
    <w:rsid w:val="007E59DA"/>
    <w:rPr>
      <w:rFonts w:ascii="Arial" w:eastAsiaTheme="minorHAnsi" w:hAnsi="Arial" w:cstheme="minorBidi"/>
      <w:szCs w:val="22"/>
      <w:lang w:eastAsia="en-US"/>
    </w:rPr>
  </w:style>
  <w:style w:type="character" w:customStyle="1" w:styleId="BalloonTextChar">
    <w:name w:val="Balloon Text Char"/>
    <w:basedOn w:val="DefaultParagraphFont"/>
    <w:link w:val="BalloonText"/>
    <w:uiPriority w:val="99"/>
    <w:rsid w:val="007E59DA"/>
    <w:rPr>
      <w:rFonts w:ascii="Arial" w:eastAsiaTheme="minorHAnsi" w:hAnsi="Arial" w:cs="Tahoma"/>
      <w:sz w:val="16"/>
      <w:szCs w:val="16"/>
      <w:lang w:eastAsia="en-US"/>
    </w:rPr>
  </w:style>
  <w:style w:type="paragraph" w:customStyle="1" w:styleId="VirNAPOVED">
    <w:name w:val="Vir_NAPOVED"/>
    <w:basedOn w:val="BesediloNAPOVED"/>
    <w:link w:val="VirNAPOVEDChar"/>
    <w:uiPriority w:val="13"/>
    <w:qFormat/>
    <w:rsid w:val="007E59DA"/>
    <w:pPr>
      <w:spacing w:before="80"/>
    </w:pPr>
    <w:rPr>
      <w:sz w:val="16"/>
    </w:rPr>
  </w:style>
  <w:style w:type="character" w:customStyle="1" w:styleId="VirNAPOVEDChar">
    <w:name w:val="Vir_NAPOVED Char"/>
    <w:basedOn w:val="DefaultParagraphFont"/>
    <w:link w:val="VirNAPOVED"/>
    <w:uiPriority w:val="13"/>
    <w:rsid w:val="007E59DA"/>
    <w:rPr>
      <w:rFonts w:ascii="Arial" w:eastAsiaTheme="minorHAnsi" w:hAnsi="Arial" w:cstheme="minorBidi"/>
      <w:sz w:val="16"/>
      <w:szCs w:val="22"/>
      <w:lang w:eastAsia="en-US"/>
    </w:rPr>
  </w:style>
  <w:style w:type="character" w:customStyle="1" w:styleId="CaptionChar">
    <w:name w:val="Caption Char"/>
    <w:aliases w:val="Okvir/Slika/Tabela_NAPOVED Char"/>
    <w:basedOn w:val="DefaultParagraphFont"/>
    <w:link w:val="Caption"/>
    <w:uiPriority w:val="35"/>
    <w:rsid w:val="00FC0A70"/>
    <w:rPr>
      <w:rFonts w:ascii="Arial" w:eastAsiaTheme="minorHAnsi" w:hAnsi="Arial" w:cstheme="minorBidi"/>
      <w:b/>
      <w:bCs/>
      <w:noProof/>
      <w:lang w:eastAsia="en-US"/>
    </w:rPr>
  </w:style>
  <w:style w:type="paragraph" w:customStyle="1" w:styleId="TabelaglavaNAPOVED">
    <w:name w:val="Tabela glava_NAPOVED"/>
    <w:basedOn w:val="BesediloNAPOVED"/>
    <w:link w:val="TabelaglavaNAPOVEDChar"/>
    <w:uiPriority w:val="10"/>
    <w:qFormat/>
    <w:rsid w:val="00B204D7"/>
    <w:pPr>
      <w:spacing w:line="240" w:lineRule="auto"/>
      <w:jc w:val="right"/>
    </w:pPr>
    <w:rPr>
      <w:rFonts w:cs="Calibri"/>
      <w:b/>
      <w:bCs/>
      <w:sz w:val="16"/>
      <w:szCs w:val="18"/>
    </w:rPr>
  </w:style>
  <w:style w:type="character" w:customStyle="1" w:styleId="TabelaglavaNAPOVEDChar">
    <w:name w:val="Tabela glava_NAPOVED Char"/>
    <w:basedOn w:val="DefaultParagraphFont"/>
    <w:link w:val="TabelaglavaNAPOVED"/>
    <w:uiPriority w:val="10"/>
    <w:rsid w:val="00B204D7"/>
    <w:rPr>
      <w:rFonts w:ascii="Arial" w:eastAsiaTheme="minorHAnsi" w:hAnsi="Arial" w:cs="Calibri"/>
      <w:b/>
      <w:bCs/>
      <w:sz w:val="16"/>
      <w:szCs w:val="18"/>
      <w:lang w:eastAsia="en-US"/>
    </w:rPr>
  </w:style>
  <w:style w:type="paragraph" w:customStyle="1" w:styleId="TabelalevistolpecglavaNAPOVED">
    <w:name w:val="Tabela levi stolpec_glava_NAPOVED"/>
    <w:basedOn w:val="BesediloNAPOVED"/>
    <w:link w:val="TabelalevistolpecglavaNAPOVEDChar"/>
    <w:uiPriority w:val="12"/>
    <w:qFormat/>
    <w:rsid w:val="00B204D7"/>
    <w:pPr>
      <w:spacing w:line="240" w:lineRule="auto"/>
      <w:jc w:val="left"/>
    </w:pPr>
    <w:rPr>
      <w:b/>
      <w:sz w:val="16"/>
    </w:rPr>
  </w:style>
  <w:style w:type="paragraph" w:customStyle="1" w:styleId="TabelalevistolpecNAPOVED">
    <w:name w:val="Tabela levi stolpec_NAPOVED"/>
    <w:basedOn w:val="BesediloNAPOVED"/>
    <w:link w:val="TabelalevistolpecNAPOVEDChar"/>
    <w:uiPriority w:val="11"/>
    <w:qFormat/>
    <w:rsid w:val="00B204D7"/>
    <w:pPr>
      <w:spacing w:line="240" w:lineRule="auto"/>
      <w:jc w:val="left"/>
    </w:pPr>
    <w:rPr>
      <w:sz w:val="16"/>
    </w:rPr>
  </w:style>
  <w:style w:type="character" w:customStyle="1" w:styleId="TabelalevistolpecglavaNAPOVEDChar">
    <w:name w:val="Tabela levi stolpec_glava_NAPOVED Char"/>
    <w:basedOn w:val="TabelaglavaNAPOVEDChar"/>
    <w:link w:val="TabelalevistolpecglavaNAPOVED"/>
    <w:uiPriority w:val="12"/>
    <w:rsid w:val="00B204D7"/>
    <w:rPr>
      <w:rFonts w:ascii="Arial" w:eastAsiaTheme="minorHAnsi" w:hAnsi="Arial" w:cstheme="minorBidi"/>
      <w:b/>
      <w:bCs w:val="0"/>
      <w:sz w:val="16"/>
      <w:szCs w:val="22"/>
      <w:lang w:eastAsia="en-US"/>
    </w:rPr>
  </w:style>
  <w:style w:type="paragraph" w:customStyle="1" w:styleId="TabelaNAPOVED">
    <w:name w:val="Tabela_NAPOVED"/>
    <w:basedOn w:val="BesediloNAPOVED"/>
    <w:link w:val="TabelaNAPOVEDChar"/>
    <w:uiPriority w:val="9"/>
    <w:qFormat/>
    <w:rsid w:val="00B204D7"/>
    <w:pPr>
      <w:spacing w:line="240" w:lineRule="auto"/>
      <w:jc w:val="right"/>
    </w:pPr>
    <w:rPr>
      <w:sz w:val="16"/>
    </w:rPr>
  </w:style>
  <w:style w:type="character" w:customStyle="1" w:styleId="TabelalevistolpecNAPOVEDChar">
    <w:name w:val="Tabela levi stolpec_NAPOVED Char"/>
    <w:basedOn w:val="TabelalevistolpecglavaNAPOVEDChar"/>
    <w:link w:val="TabelalevistolpecNAPOVED"/>
    <w:uiPriority w:val="11"/>
    <w:rsid w:val="00B204D7"/>
    <w:rPr>
      <w:rFonts w:ascii="Arial" w:eastAsiaTheme="minorHAnsi" w:hAnsi="Arial" w:cstheme="minorBidi"/>
      <w:b w:val="0"/>
      <w:bCs w:val="0"/>
      <w:sz w:val="16"/>
      <w:szCs w:val="22"/>
      <w:lang w:eastAsia="en-US"/>
    </w:rPr>
  </w:style>
  <w:style w:type="character" w:customStyle="1" w:styleId="TabelaNAPOVEDChar">
    <w:name w:val="Tabela_NAPOVED Char"/>
    <w:basedOn w:val="TabelaglavaNAPOVEDChar"/>
    <w:link w:val="TabelaNAPOVED"/>
    <w:uiPriority w:val="9"/>
    <w:rsid w:val="00B204D7"/>
    <w:rPr>
      <w:rFonts w:ascii="Arial" w:eastAsiaTheme="minorHAnsi" w:hAnsi="Arial" w:cstheme="minorBidi"/>
      <w:b w:val="0"/>
      <w:bCs w:val="0"/>
      <w:sz w:val="16"/>
      <w:szCs w:val="22"/>
      <w:lang w:eastAsia="en-US"/>
    </w:rPr>
  </w:style>
  <w:style w:type="table" w:styleId="PlainTable1">
    <w:name w:val="Plain Table 1"/>
    <w:basedOn w:val="TableNormal"/>
    <w:uiPriority w:val="41"/>
    <w:rsid w:val="00C5611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5611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5611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C5611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5611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C5611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on">
    <w:name w:val="Revision"/>
    <w:hidden/>
    <w:uiPriority w:val="99"/>
    <w:semiHidden/>
    <w:rsid w:val="00ED7E59"/>
    <w:rPr>
      <w:rFonts w:asciiTheme="minorHAnsi" w:eastAsiaTheme="minorHAnsi" w:hAnsiTheme="minorHAnsi" w:cstheme="minorBidi"/>
      <w:sz w:val="22"/>
      <w:szCs w:val="22"/>
      <w:lang w:eastAsia="en-US"/>
    </w:rPr>
  </w:style>
  <w:style w:type="paragraph" w:styleId="CommentSubject">
    <w:name w:val="annotation subject"/>
    <w:basedOn w:val="CommentText"/>
    <w:next w:val="CommentText"/>
    <w:link w:val="CommentSubjectChar"/>
    <w:uiPriority w:val="99"/>
    <w:semiHidden/>
    <w:unhideWhenUsed/>
    <w:rsid w:val="00ED7E59"/>
    <w:pPr>
      <w:spacing w:line="240" w:lineRule="auto"/>
    </w:pPr>
    <w:rPr>
      <w:b/>
      <w:bCs/>
    </w:rPr>
  </w:style>
  <w:style w:type="character" w:customStyle="1" w:styleId="CommentTextChar">
    <w:name w:val="Comment Text Char"/>
    <w:basedOn w:val="DefaultParagraphFont"/>
    <w:link w:val="CommentText"/>
    <w:uiPriority w:val="99"/>
    <w:rsid w:val="00ED7E59"/>
    <w:rPr>
      <w:rFonts w:asciiTheme="minorHAnsi" w:eastAsiaTheme="minorHAnsi" w:hAnsiTheme="minorHAnsi" w:cstheme="minorBidi"/>
      <w:sz w:val="22"/>
      <w:lang w:eastAsia="en-US"/>
    </w:rPr>
  </w:style>
  <w:style w:type="character" w:customStyle="1" w:styleId="CommentSubjectChar">
    <w:name w:val="Comment Subject Char"/>
    <w:basedOn w:val="CommentTextChar"/>
    <w:link w:val="CommentSubject"/>
    <w:uiPriority w:val="99"/>
    <w:semiHidden/>
    <w:rsid w:val="00ED7E59"/>
    <w:rPr>
      <w:rFonts w:asciiTheme="minorHAnsi" w:eastAsiaTheme="minorHAnsi" w:hAnsiTheme="minorHAnsi" w:cstheme="minorBidi"/>
      <w:b/>
      <w:bCs/>
      <w:sz w:val="22"/>
      <w:lang w:eastAsia="en-US"/>
    </w:rPr>
  </w:style>
  <w:style w:type="table" w:customStyle="1" w:styleId="okvirNAPOVED">
    <w:name w:val="okvir NAPOVED"/>
    <w:basedOn w:val="TableNormal"/>
    <w:uiPriority w:val="99"/>
    <w:rsid w:val="007E630B"/>
    <w:tblPr>
      <w:tblBorders>
        <w:top w:val="single" w:sz="4" w:space="0" w:color="auto"/>
        <w:left w:val="single" w:sz="4" w:space="0" w:color="auto"/>
        <w:bottom w:val="single" w:sz="4" w:space="0" w:color="auto"/>
        <w:right w:val="single" w:sz="4" w:space="0" w:color="auto"/>
      </w:tblBorders>
      <w:tblCellMar>
        <w:left w:w="227" w:type="dxa"/>
        <w:right w:w="227" w:type="dxa"/>
      </w:tblCellMar>
    </w:tblPr>
    <w:tcPr>
      <w:shd w:val="clear" w:color="auto" w:fill="DBDBDB" w:themeFill="background2"/>
      <w:tcMar>
        <w:top w:w="142" w:type="dxa"/>
        <w:left w:w="142" w:type="dxa"/>
        <w:bottom w:w="142" w:type="dxa"/>
        <w:right w:w="142" w:type="dxa"/>
      </w:tcMar>
    </w:tcPr>
  </w:style>
  <w:style w:type="paragraph" w:styleId="TOCHeading">
    <w:name w:val="TOC Heading"/>
    <w:basedOn w:val="Heading1"/>
    <w:next w:val="Normal"/>
    <w:uiPriority w:val="39"/>
    <w:unhideWhenUsed/>
    <w:qFormat/>
    <w:rsid w:val="00602E3D"/>
    <w:pPr>
      <w:numPr>
        <w:numId w:val="0"/>
      </w:numPr>
      <w:spacing w:before="240" w:after="0" w:line="259" w:lineRule="auto"/>
      <w:outlineLvl w:val="9"/>
    </w:pPr>
    <w:rPr>
      <w:rFonts w:eastAsiaTheme="majorEastAsia" w:cstheme="majorBidi"/>
      <w:bCs w:val="0"/>
      <w:kern w:val="0"/>
      <w:szCs w:val="32"/>
      <w:lang w:val="en-US"/>
    </w:rPr>
  </w:style>
  <w:style w:type="paragraph" w:styleId="ListParagraph">
    <w:name w:val="List Paragraph"/>
    <w:aliases w:val="numbered list,za tekst,Označevanje,List Paragraph2,K1,Table of contents numbered,Elenco num ARGEA,body,Odsek zoznamu2,Tabela - prazna vrstica,List Paragraph compact,Normal bullet 2,Paragraphe de liste 2,Reference list,Bullet list,List L"/>
    <w:basedOn w:val="Normal"/>
    <w:link w:val="ListParagraphChar"/>
    <w:uiPriority w:val="34"/>
    <w:qFormat/>
    <w:rsid w:val="00DC2848"/>
    <w:pPr>
      <w:ind w:left="720"/>
      <w:contextualSpacing/>
    </w:pPr>
  </w:style>
  <w:style w:type="paragraph" w:customStyle="1" w:styleId="LiteraturaNAPOVED">
    <w:name w:val="Literatura_NAPOVED"/>
    <w:basedOn w:val="BesediloNAPOVED"/>
    <w:link w:val="LiteraturaNAPOVEDChar"/>
    <w:uiPriority w:val="14"/>
    <w:qFormat/>
    <w:rsid w:val="007E59DA"/>
    <w:pPr>
      <w:numPr>
        <w:numId w:val="1"/>
      </w:numPr>
      <w:ind w:left="357" w:hanging="357"/>
      <w:jc w:val="left"/>
    </w:pPr>
  </w:style>
  <w:style w:type="character" w:customStyle="1" w:styleId="LiteraturaNAPOVEDChar">
    <w:name w:val="Literatura_NAPOVED Char"/>
    <w:basedOn w:val="BesediloNAPOVEDChar"/>
    <w:link w:val="LiteraturaNAPOVED"/>
    <w:uiPriority w:val="14"/>
    <w:rsid w:val="007E59DA"/>
    <w:rPr>
      <w:rFonts w:ascii="Arial" w:eastAsiaTheme="minorHAnsi" w:hAnsi="Arial" w:cstheme="minorBidi"/>
      <w:szCs w:val="22"/>
      <w:lang w:eastAsia="en-US"/>
    </w:rPr>
  </w:style>
  <w:style w:type="character" w:customStyle="1" w:styleId="BesediloalinejeNAPOVEDChar">
    <w:name w:val="Besedilo alineje_NAPOVED Char"/>
    <w:basedOn w:val="BesediloNAPOVEDChar"/>
    <w:link w:val="BesediloalinejeNAPOVED"/>
    <w:uiPriority w:val="1"/>
    <w:rsid w:val="007E59DA"/>
    <w:rPr>
      <w:rFonts w:ascii="Arial" w:eastAsiaTheme="minorHAnsi" w:hAnsi="Arial" w:cstheme="minorBidi"/>
      <w:i/>
      <w:iCs/>
      <w:szCs w:val="22"/>
      <w:lang w:eastAsia="en-US"/>
    </w:rPr>
  </w:style>
  <w:style w:type="numbering" w:customStyle="1" w:styleId="NoList1">
    <w:name w:val="No List1"/>
    <w:next w:val="NoList"/>
    <w:uiPriority w:val="99"/>
    <w:semiHidden/>
    <w:unhideWhenUsed/>
    <w:rsid w:val="00CD306D"/>
  </w:style>
  <w:style w:type="numbering" w:customStyle="1" w:styleId="NoList11">
    <w:name w:val="No List11"/>
    <w:next w:val="NoList"/>
    <w:uiPriority w:val="99"/>
    <w:semiHidden/>
    <w:unhideWhenUsed/>
    <w:rsid w:val="00CD306D"/>
  </w:style>
  <w:style w:type="character" w:styleId="Strong">
    <w:name w:val="Strong"/>
    <w:uiPriority w:val="22"/>
    <w:qFormat/>
    <w:rsid w:val="00CD306D"/>
    <w:rPr>
      <w:b/>
      <w:bCs/>
    </w:rPr>
  </w:style>
  <w:style w:type="numbering" w:customStyle="1" w:styleId="NoList111">
    <w:name w:val="No List111"/>
    <w:next w:val="NoList"/>
    <w:uiPriority w:val="99"/>
    <w:semiHidden/>
    <w:unhideWhenUsed/>
    <w:rsid w:val="00CD306D"/>
  </w:style>
  <w:style w:type="numbering" w:customStyle="1" w:styleId="NoList2">
    <w:name w:val="No List2"/>
    <w:next w:val="NoList"/>
    <w:uiPriority w:val="99"/>
    <w:semiHidden/>
    <w:unhideWhenUsed/>
    <w:rsid w:val="00CD306D"/>
  </w:style>
  <w:style w:type="paragraph" w:styleId="NoSpacing">
    <w:name w:val="No Spacing"/>
    <w:uiPriority w:val="16"/>
    <w:rsid w:val="007E59DA"/>
    <w:rPr>
      <w:rFonts w:ascii="Arial" w:eastAsia="Calibri" w:hAnsi="Arial"/>
      <w:sz w:val="24"/>
      <w:szCs w:val="22"/>
      <w:lang w:eastAsia="en-US"/>
    </w:rPr>
  </w:style>
  <w:style w:type="numbering" w:customStyle="1" w:styleId="NoList3">
    <w:name w:val="No List3"/>
    <w:next w:val="NoList"/>
    <w:uiPriority w:val="99"/>
    <w:semiHidden/>
    <w:unhideWhenUsed/>
    <w:rsid w:val="00CD306D"/>
  </w:style>
  <w:style w:type="numbering" w:customStyle="1" w:styleId="NoList4">
    <w:name w:val="No List4"/>
    <w:next w:val="NoList"/>
    <w:uiPriority w:val="99"/>
    <w:semiHidden/>
    <w:unhideWhenUsed/>
    <w:rsid w:val="00CD306D"/>
  </w:style>
  <w:style w:type="numbering" w:customStyle="1" w:styleId="NoList5">
    <w:name w:val="No List5"/>
    <w:next w:val="NoList"/>
    <w:uiPriority w:val="99"/>
    <w:semiHidden/>
    <w:unhideWhenUsed/>
    <w:rsid w:val="00CD306D"/>
  </w:style>
  <w:style w:type="paragraph" w:styleId="NormalWeb">
    <w:name w:val="Normal (Web)"/>
    <w:basedOn w:val="FootnoteText"/>
    <w:uiPriority w:val="99"/>
    <w:unhideWhenUsed/>
    <w:rsid w:val="007E59DA"/>
  </w:style>
  <w:style w:type="numbering" w:customStyle="1" w:styleId="NoList6">
    <w:name w:val="No List6"/>
    <w:next w:val="NoList"/>
    <w:uiPriority w:val="99"/>
    <w:semiHidden/>
    <w:unhideWhenUsed/>
    <w:rsid w:val="00CD306D"/>
  </w:style>
  <w:style w:type="numbering" w:customStyle="1" w:styleId="NoList7">
    <w:name w:val="No List7"/>
    <w:next w:val="NoList"/>
    <w:uiPriority w:val="99"/>
    <w:semiHidden/>
    <w:unhideWhenUsed/>
    <w:rsid w:val="00CD306D"/>
  </w:style>
  <w:style w:type="numbering" w:customStyle="1" w:styleId="NoList8">
    <w:name w:val="No List8"/>
    <w:next w:val="NoList"/>
    <w:uiPriority w:val="99"/>
    <w:semiHidden/>
    <w:unhideWhenUsed/>
    <w:rsid w:val="00CD306D"/>
  </w:style>
  <w:style w:type="table" w:customStyle="1" w:styleId="1">
    <w:name w:val="1"/>
    <w:basedOn w:val="TableNormal"/>
    <w:rsid w:val="00CD306D"/>
    <w:rPr>
      <w:rFonts w:ascii="Calibri" w:eastAsia="Calibri" w:hAnsi="Calibri" w:cs="Calibri"/>
    </w:rPr>
    <w:tblPr>
      <w:tblStyleRowBandSize w:val="1"/>
      <w:tblStyleColBandSize w:val="1"/>
      <w:tblInd w:w="0" w:type="nil"/>
      <w:tblCellMar>
        <w:left w:w="70" w:type="dxa"/>
        <w:right w:w="70" w:type="dxa"/>
      </w:tblCellMar>
    </w:tblPr>
  </w:style>
  <w:style w:type="numbering" w:customStyle="1" w:styleId="Numbered">
    <w:name w:val="Numbered"/>
    <w:rsid w:val="00CD306D"/>
    <w:pPr>
      <w:numPr>
        <w:numId w:val="4"/>
      </w:numPr>
    </w:pPr>
  </w:style>
  <w:style w:type="character" w:customStyle="1" w:styleId="Nerazreenaomemba1">
    <w:name w:val="Nerazrešena omemba1"/>
    <w:basedOn w:val="DefaultParagraphFont"/>
    <w:uiPriority w:val="99"/>
    <w:semiHidden/>
    <w:unhideWhenUsed/>
    <w:rsid w:val="00CD306D"/>
    <w:rPr>
      <w:color w:val="605E5C"/>
      <w:shd w:val="clear" w:color="auto" w:fill="E1DFDD"/>
    </w:rPr>
  </w:style>
  <w:style w:type="character" w:customStyle="1" w:styleId="Nerazreenaomemba2">
    <w:name w:val="Nerazrešena omemba2"/>
    <w:basedOn w:val="DefaultParagraphFont"/>
    <w:uiPriority w:val="99"/>
    <w:semiHidden/>
    <w:unhideWhenUsed/>
    <w:rsid w:val="00CD306D"/>
    <w:rPr>
      <w:color w:val="605E5C"/>
      <w:shd w:val="clear" w:color="auto" w:fill="E1DFDD"/>
    </w:rPr>
  </w:style>
  <w:style w:type="table" w:customStyle="1" w:styleId="enabaNAPOVED">
    <w:name w:val="enačba NAPOVED"/>
    <w:basedOn w:val="TableNormal"/>
    <w:uiPriority w:val="99"/>
    <w:rsid w:val="008D443C"/>
    <w:pPr>
      <w:jc w:val="center"/>
    </w:pPr>
    <w:tblPr/>
    <w:tcPr>
      <w:vAlign w:val="center"/>
    </w:tcPr>
    <w:tblStylePr w:type="lastCol">
      <w:pPr>
        <w:jc w:val="right"/>
      </w:pPr>
    </w:tblStylePr>
  </w:style>
  <w:style w:type="table" w:customStyle="1" w:styleId="tabelaNAPOVED0">
    <w:name w:val="tabela NAPOVED"/>
    <w:basedOn w:val="TableNormal"/>
    <w:next w:val="TableNormal"/>
    <w:uiPriority w:val="40"/>
    <w:rsid w:val="00507F59"/>
    <w:rPr>
      <w:sz w:val="18"/>
    </w:rPr>
    <w:tblPr>
      <w:tblStyleRowBandSize w:val="1"/>
      <w:tblStyleColBandSize w:val="1"/>
      <w:tblBorders>
        <w:top w:val="single" w:sz="4" w:space="0" w:color="auto"/>
        <w:bottom w:val="single" w:sz="4" w:space="0" w:color="auto"/>
        <w:insideH w:val="single" w:sz="4" w:space="0" w:color="auto"/>
        <w:insideV w:val="single" w:sz="4" w:space="0" w:color="auto"/>
      </w:tblBorders>
      <w:tblCellMar>
        <w:top w:w="57" w:type="dxa"/>
        <w:left w:w="57" w:type="dxa"/>
        <w:bottom w:w="57" w:type="dxa"/>
        <w:right w:w="57" w:type="dxa"/>
      </w:tblCellMar>
    </w:tblPr>
    <w:tcPr>
      <w:vAlign w:val="center"/>
    </w:tcPr>
    <w:tblStylePr w:type="firstRow">
      <w:pPr>
        <w:jc w:val="right"/>
      </w:pPr>
      <w:rPr>
        <w:b w:val="0"/>
      </w:rPr>
      <w:tblPr/>
      <w:tcPr>
        <w:tcBorders>
          <w:top w:val="single" w:sz="4" w:space="0" w:color="auto"/>
          <w:left w:val="nil"/>
          <w:bottom w:val="nil"/>
          <w:right w:val="nil"/>
          <w:insideH w:val="nil"/>
          <w:insideV w:val="single" w:sz="4" w:space="0" w:color="auto"/>
          <w:tl2br w:val="nil"/>
          <w:tr2bl w:val="nil"/>
        </w:tcBorders>
        <w:shd w:val="clear" w:color="auto" w:fill="FFFFFF" w:themeFill="background1"/>
      </w:tcPr>
    </w:tblStylePr>
    <w:tblStylePr w:type="firstCol">
      <w:pPr>
        <w:jc w:val="left"/>
      </w:pPr>
    </w:tblStylePr>
    <w:tblStylePr w:type="lastCol">
      <w:pPr>
        <w:jc w:val="right"/>
      </w:pPr>
    </w:tblStylePr>
    <w:tblStylePr w:type="band1Vert">
      <w:pPr>
        <w:jc w:val="right"/>
      </w:pPr>
    </w:tblStylePr>
    <w:tblStylePr w:type="band2Vert">
      <w:pPr>
        <w:jc w:val="right"/>
      </w:pPr>
    </w:tblStylePr>
  </w:style>
  <w:style w:type="character" w:customStyle="1" w:styleId="tlid-translation">
    <w:name w:val="tlid-translation"/>
    <w:basedOn w:val="DefaultParagraphFont"/>
    <w:rsid w:val="00AB0B99"/>
  </w:style>
  <w:style w:type="character" w:styleId="FollowedHyperlink">
    <w:name w:val="FollowedHyperlink"/>
    <w:basedOn w:val="DefaultParagraphFont"/>
    <w:semiHidden/>
    <w:unhideWhenUsed/>
    <w:rsid w:val="006C78C1"/>
    <w:rPr>
      <w:color w:val="954F72" w:themeColor="followedHyperlink"/>
      <w:u w:val="single"/>
    </w:rPr>
  </w:style>
  <w:style w:type="character" w:customStyle="1" w:styleId="ListParagraphChar">
    <w:name w:val="List Paragraph Char"/>
    <w:aliases w:val="numbered list Char,za tekst Char,Označevanje Char,List Paragraph2 Char,K1 Char,Table of contents numbered Char,Elenco num ARGEA Char,body Char,Odsek zoznamu2 Char,Tabela - prazna vrstica Char,List Paragraph compact Char,List L Char"/>
    <w:link w:val="ListParagraph"/>
    <w:uiPriority w:val="34"/>
    <w:qFormat/>
    <w:locked/>
    <w:rsid w:val="005772A8"/>
    <w:rPr>
      <w:rFonts w:asciiTheme="minorHAnsi" w:eastAsiaTheme="minorHAnsi" w:hAnsiTheme="minorHAnsi" w:cstheme="minorBidi"/>
      <w:sz w:val="22"/>
      <w:szCs w:val="22"/>
      <w:lang w:eastAsia="en-US"/>
    </w:rPr>
  </w:style>
  <w:style w:type="table" w:styleId="TableGridLight">
    <w:name w:val="Grid Table Light"/>
    <w:basedOn w:val="TableNormal"/>
    <w:uiPriority w:val="40"/>
    <w:rsid w:val="0095797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viiyi">
    <w:name w:val="viiyi"/>
    <w:basedOn w:val="DefaultParagraphFont"/>
    <w:rsid w:val="00932D7A"/>
  </w:style>
  <w:style w:type="character" w:customStyle="1" w:styleId="jlqj4b">
    <w:name w:val="jlqj4b"/>
    <w:basedOn w:val="DefaultParagraphFont"/>
    <w:rsid w:val="00932D7A"/>
  </w:style>
  <w:style w:type="character" w:customStyle="1" w:styleId="A0">
    <w:name w:val="A0"/>
    <w:uiPriority w:val="99"/>
    <w:rsid w:val="00EC36FA"/>
    <w:rPr>
      <w:rFonts w:cs="Myriad Pro"/>
      <w:color w:val="000000"/>
      <w:sz w:val="18"/>
      <w:szCs w:val="18"/>
    </w:rPr>
  </w:style>
  <w:style w:type="paragraph" w:styleId="Bibliography">
    <w:name w:val="Bibliography"/>
    <w:basedOn w:val="Normal"/>
    <w:next w:val="Normal"/>
    <w:uiPriority w:val="37"/>
    <w:unhideWhenUsed/>
    <w:rsid w:val="00591356"/>
    <w:pPr>
      <w:spacing w:after="0" w:line="480" w:lineRule="auto"/>
      <w:ind w:left="720" w:hanging="720"/>
    </w:pPr>
  </w:style>
  <w:style w:type="character" w:customStyle="1" w:styleId="UnresolvedMention1">
    <w:name w:val="Unresolved Mention1"/>
    <w:basedOn w:val="DefaultParagraphFont"/>
    <w:uiPriority w:val="99"/>
    <w:semiHidden/>
    <w:unhideWhenUsed/>
    <w:rsid w:val="00E31F5D"/>
    <w:rPr>
      <w:color w:val="605E5C"/>
      <w:shd w:val="clear" w:color="auto" w:fill="E1DFDD"/>
    </w:rPr>
  </w:style>
  <w:style w:type="character" w:customStyle="1" w:styleId="Mention1">
    <w:name w:val="Mention1"/>
    <w:basedOn w:val="DefaultParagraphFont"/>
    <w:uiPriority w:val="99"/>
    <w:unhideWhenUsed/>
    <w:rsid w:val="00E31F5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5555">
      <w:bodyDiv w:val="1"/>
      <w:marLeft w:val="0"/>
      <w:marRight w:val="0"/>
      <w:marTop w:val="0"/>
      <w:marBottom w:val="0"/>
      <w:divBdr>
        <w:top w:val="none" w:sz="0" w:space="0" w:color="auto"/>
        <w:left w:val="none" w:sz="0" w:space="0" w:color="auto"/>
        <w:bottom w:val="none" w:sz="0" w:space="0" w:color="auto"/>
        <w:right w:val="none" w:sz="0" w:space="0" w:color="auto"/>
      </w:divBdr>
    </w:div>
    <w:div w:id="53547514">
      <w:bodyDiv w:val="1"/>
      <w:marLeft w:val="0"/>
      <w:marRight w:val="0"/>
      <w:marTop w:val="0"/>
      <w:marBottom w:val="0"/>
      <w:divBdr>
        <w:top w:val="none" w:sz="0" w:space="0" w:color="auto"/>
        <w:left w:val="none" w:sz="0" w:space="0" w:color="auto"/>
        <w:bottom w:val="none" w:sz="0" w:space="0" w:color="auto"/>
        <w:right w:val="none" w:sz="0" w:space="0" w:color="auto"/>
      </w:divBdr>
    </w:div>
    <w:div w:id="244807683">
      <w:bodyDiv w:val="1"/>
      <w:marLeft w:val="0"/>
      <w:marRight w:val="0"/>
      <w:marTop w:val="0"/>
      <w:marBottom w:val="0"/>
      <w:divBdr>
        <w:top w:val="none" w:sz="0" w:space="0" w:color="auto"/>
        <w:left w:val="none" w:sz="0" w:space="0" w:color="auto"/>
        <w:bottom w:val="none" w:sz="0" w:space="0" w:color="auto"/>
        <w:right w:val="none" w:sz="0" w:space="0" w:color="auto"/>
      </w:divBdr>
    </w:div>
    <w:div w:id="423963885">
      <w:bodyDiv w:val="1"/>
      <w:marLeft w:val="0"/>
      <w:marRight w:val="0"/>
      <w:marTop w:val="0"/>
      <w:marBottom w:val="0"/>
      <w:divBdr>
        <w:top w:val="none" w:sz="0" w:space="0" w:color="auto"/>
        <w:left w:val="none" w:sz="0" w:space="0" w:color="auto"/>
        <w:bottom w:val="none" w:sz="0" w:space="0" w:color="auto"/>
        <w:right w:val="none" w:sz="0" w:space="0" w:color="auto"/>
      </w:divBdr>
    </w:div>
    <w:div w:id="425080229">
      <w:bodyDiv w:val="1"/>
      <w:marLeft w:val="0"/>
      <w:marRight w:val="0"/>
      <w:marTop w:val="0"/>
      <w:marBottom w:val="0"/>
      <w:divBdr>
        <w:top w:val="none" w:sz="0" w:space="0" w:color="auto"/>
        <w:left w:val="none" w:sz="0" w:space="0" w:color="auto"/>
        <w:bottom w:val="none" w:sz="0" w:space="0" w:color="auto"/>
        <w:right w:val="none" w:sz="0" w:space="0" w:color="auto"/>
      </w:divBdr>
    </w:div>
    <w:div w:id="460072033">
      <w:bodyDiv w:val="1"/>
      <w:marLeft w:val="0"/>
      <w:marRight w:val="0"/>
      <w:marTop w:val="0"/>
      <w:marBottom w:val="0"/>
      <w:divBdr>
        <w:top w:val="none" w:sz="0" w:space="0" w:color="auto"/>
        <w:left w:val="none" w:sz="0" w:space="0" w:color="auto"/>
        <w:bottom w:val="none" w:sz="0" w:space="0" w:color="auto"/>
        <w:right w:val="none" w:sz="0" w:space="0" w:color="auto"/>
      </w:divBdr>
    </w:div>
    <w:div w:id="569315116">
      <w:bodyDiv w:val="1"/>
      <w:marLeft w:val="0"/>
      <w:marRight w:val="0"/>
      <w:marTop w:val="0"/>
      <w:marBottom w:val="0"/>
      <w:divBdr>
        <w:top w:val="none" w:sz="0" w:space="0" w:color="auto"/>
        <w:left w:val="none" w:sz="0" w:space="0" w:color="auto"/>
        <w:bottom w:val="none" w:sz="0" w:space="0" w:color="auto"/>
        <w:right w:val="none" w:sz="0" w:space="0" w:color="auto"/>
      </w:divBdr>
    </w:div>
    <w:div w:id="599996255">
      <w:bodyDiv w:val="1"/>
      <w:marLeft w:val="0"/>
      <w:marRight w:val="0"/>
      <w:marTop w:val="0"/>
      <w:marBottom w:val="0"/>
      <w:divBdr>
        <w:top w:val="none" w:sz="0" w:space="0" w:color="auto"/>
        <w:left w:val="none" w:sz="0" w:space="0" w:color="auto"/>
        <w:bottom w:val="none" w:sz="0" w:space="0" w:color="auto"/>
        <w:right w:val="none" w:sz="0" w:space="0" w:color="auto"/>
      </w:divBdr>
    </w:div>
    <w:div w:id="699205080">
      <w:bodyDiv w:val="1"/>
      <w:marLeft w:val="0"/>
      <w:marRight w:val="0"/>
      <w:marTop w:val="0"/>
      <w:marBottom w:val="0"/>
      <w:divBdr>
        <w:top w:val="none" w:sz="0" w:space="0" w:color="auto"/>
        <w:left w:val="none" w:sz="0" w:space="0" w:color="auto"/>
        <w:bottom w:val="none" w:sz="0" w:space="0" w:color="auto"/>
        <w:right w:val="none" w:sz="0" w:space="0" w:color="auto"/>
      </w:divBdr>
    </w:div>
    <w:div w:id="883758017">
      <w:bodyDiv w:val="1"/>
      <w:marLeft w:val="0"/>
      <w:marRight w:val="0"/>
      <w:marTop w:val="0"/>
      <w:marBottom w:val="0"/>
      <w:divBdr>
        <w:top w:val="none" w:sz="0" w:space="0" w:color="auto"/>
        <w:left w:val="none" w:sz="0" w:space="0" w:color="auto"/>
        <w:bottom w:val="none" w:sz="0" w:space="0" w:color="auto"/>
        <w:right w:val="none" w:sz="0" w:space="0" w:color="auto"/>
      </w:divBdr>
    </w:div>
    <w:div w:id="904267451">
      <w:bodyDiv w:val="1"/>
      <w:marLeft w:val="0"/>
      <w:marRight w:val="0"/>
      <w:marTop w:val="0"/>
      <w:marBottom w:val="0"/>
      <w:divBdr>
        <w:top w:val="none" w:sz="0" w:space="0" w:color="auto"/>
        <w:left w:val="none" w:sz="0" w:space="0" w:color="auto"/>
        <w:bottom w:val="none" w:sz="0" w:space="0" w:color="auto"/>
        <w:right w:val="none" w:sz="0" w:space="0" w:color="auto"/>
      </w:divBdr>
    </w:div>
    <w:div w:id="916668916">
      <w:bodyDiv w:val="1"/>
      <w:marLeft w:val="0"/>
      <w:marRight w:val="0"/>
      <w:marTop w:val="0"/>
      <w:marBottom w:val="0"/>
      <w:divBdr>
        <w:top w:val="none" w:sz="0" w:space="0" w:color="auto"/>
        <w:left w:val="none" w:sz="0" w:space="0" w:color="auto"/>
        <w:bottom w:val="none" w:sz="0" w:space="0" w:color="auto"/>
        <w:right w:val="none" w:sz="0" w:space="0" w:color="auto"/>
      </w:divBdr>
    </w:div>
    <w:div w:id="1031109431">
      <w:bodyDiv w:val="1"/>
      <w:marLeft w:val="0"/>
      <w:marRight w:val="0"/>
      <w:marTop w:val="0"/>
      <w:marBottom w:val="0"/>
      <w:divBdr>
        <w:top w:val="none" w:sz="0" w:space="0" w:color="auto"/>
        <w:left w:val="none" w:sz="0" w:space="0" w:color="auto"/>
        <w:bottom w:val="none" w:sz="0" w:space="0" w:color="auto"/>
        <w:right w:val="none" w:sz="0" w:space="0" w:color="auto"/>
      </w:divBdr>
      <w:divsChild>
        <w:div w:id="1237864819">
          <w:marLeft w:val="0"/>
          <w:marRight w:val="0"/>
          <w:marTop w:val="0"/>
          <w:marBottom w:val="0"/>
          <w:divBdr>
            <w:top w:val="none" w:sz="0" w:space="0" w:color="auto"/>
            <w:left w:val="none" w:sz="0" w:space="0" w:color="auto"/>
            <w:bottom w:val="none" w:sz="0" w:space="0" w:color="auto"/>
            <w:right w:val="none" w:sz="0" w:space="0" w:color="auto"/>
          </w:divBdr>
        </w:div>
      </w:divsChild>
    </w:div>
    <w:div w:id="1295526200">
      <w:bodyDiv w:val="1"/>
      <w:marLeft w:val="0"/>
      <w:marRight w:val="0"/>
      <w:marTop w:val="0"/>
      <w:marBottom w:val="0"/>
      <w:divBdr>
        <w:top w:val="none" w:sz="0" w:space="0" w:color="auto"/>
        <w:left w:val="none" w:sz="0" w:space="0" w:color="auto"/>
        <w:bottom w:val="none" w:sz="0" w:space="0" w:color="auto"/>
        <w:right w:val="none" w:sz="0" w:space="0" w:color="auto"/>
      </w:divBdr>
    </w:div>
    <w:div w:id="1500387544">
      <w:bodyDiv w:val="1"/>
      <w:marLeft w:val="0"/>
      <w:marRight w:val="0"/>
      <w:marTop w:val="0"/>
      <w:marBottom w:val="0"/>
      <w:divBdr>
        <w:top w:val="none" w:sz="0" w:space="0" w:color="auto"/>
        <w:left w:val="none" w:sz="0" w:space="0" w:color="auto"/>
        <w:bottom w:val="none" w:sz="0" w:space="0" w:color="auto"/>
        <w:right w:val="none" w:sz="0" w:space="0" w:color="auto"/>
      </w:divBdr>
      <w:divsChild>
        <w:div w:id="1246645399">
          <w:marLeft w:val="0"/>
          <w:marRight w:val="0"/>
          <w:marTop w:val="0"/>
          <w:marBottom w:val="0"/>
          <w:divBdr>
            <w:top w:val="none" w:sz="0" w:space="0" w:color="auto"/>
            <w:left w:val="none" w:sz="0" w:space="0" w:color="auto"/>
            <w:bottom w:val="none" w:sz="0" w:space="0" w:color="auto"/>
            <w:right w:val="none" w:sz="0" w:space="0" w:color="auto"/>
          </w:divBdr>
        </w:div>
      </w:divsChild>
    </w:div>
    <w:div w:id="1516193621">
      <w:bodyDiv w:val="1"/>
      <w:marLeft w:val="0"/>
      <w:marRight w:val="0"/>
      <w:marTop w:val="0"/>
      <w:marBottom w:val="0"/>
      <w:divBdr>
        <w:top w:val="none" w:sz="0" w:space="0" w:color="auto"/>
        <w:left w:val="none" w:sz="0" w:space="0" w:color="auto"/>
        <w:bottom w:val="none" w:sz="0" w:space="0" w:color="auto"/>
        <w:right w:val="none" w:sz="0" w:space="0" w:color="auto"/>
      </w:divBdr>
    </w:div>
    <w:div w:id="1592659558">
      <w:bodyDiv w:val="1"/>
      <w:marLeft w:val="0"/>
      <w:marRight w:val="0"/>
      <w:marTop w:val="0"/>
      <w:marBottom w:val="0"/>
      <w:divBdr>
        <w:top w:val="none" w:sz="0" w:space="0" w:color="auto"/>
        <w:left w:val="none" w:sz="0" w:space="0" w:color="auto"/>
        <w:bottom w:val="none" w:sz="0" w:space="0" w:color="auto"/>
        <w:right w:val="none" w:sz="0" w:space="0" w:color="auto"/>
      </w:divBdr>
    </w:div>
    <w:div w:id="1754617664">
      <w:bodyDiv w:val="1"/>
      <w:marLeft w:val="0"/>
      <w:marRight w:val="0"/>
      <w:marTop w:val="0"/>
      <w:marBottom w:val="0"/>
      <w:divBdr>
        <w:top w:val="none" w:sz="0" w:space="0" w:color="auto"/>
        <w:left w:val="none" w:sz="0" w:space="0" w:color="auto"/>
        <w:bottom w:val="none" w:sz="0" w:space="0" w:color="auto"/>
        <w:right w:val="none" w:sz="0" w:space="0" w:color="auto"/>
      </w:divBdr>
    </w:div>
    <w:div w:id="1827472149">
      <w:bodyDiv w:val="1"/>
      <w:marLeft w:val="0"/>
      <w:marRight w:val="0"/>
      <w:marTop w:val="0"/>
      <w:marBottom w:val="0"/>
      <w:divBdr>
        <w:top w:val="none" w:sz="0" w:space="0" w:color="auto"/>
        <w:left w:val="none" w:sz="0" w:space="0" w:color="auto"/>
        <w:bottom w:val="none" w:sz="0" w:space="0" w:color="auto"/>
        <w:right w:val="none" w:sz="0" w:space="0" w:color="auto"/>
      </w:divBdr>
    </w:div>
    <w:div w:id="1941835484">
      <w:bodyDiv w:val="1"/>
      <w:marLeft w:val="0"/>
      <w:marRight w:val="0"/>
      <w:marTop w:val="0"/>
      <w:marBottom w:val="0"/>
      <w:divBdr>
        <w:top w:val="none" w:sz="0" w:space="0" w:color="auto"/>
        <w:left w:val="none" w:sz="0" w:space="0" w:color="auto"/>
        <w:bottom w:val="none" w:sz="0" w:space="0" w:color="auto"/>
        <w:right w:val="none" w:sz="0" w:space="0" w:color="auto"/>
      </w:divBdr>
    </w:div>
    <w:div w:id="2030177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9.emf"/><Relationship Id="rId42" Type="http://schemas.openxmlformats.org/officeDocument/2006/relationships/image" Target="media/image30.emf"/><Relationship Id="rId47" Type="http://schemas.openxmlformats.org/officeDocument/2006/relationships/image" Target="media/image35.emf"/><Relationship Id="rId63" Type="http://schemas.openxmlformats.org/officeDocument/2006/relationships/image" Target="media/image51.emf"/><Relationship Id="rId6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image" Target="media/image17.emf"/><Relationship Id="rId11" Type="http://schemas.openxmlformats.org/officeDocument/2006/relationships/header" Target="header1.xml"/><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image" Target="media/image33.emf"/><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emf"/><Relationship Id="rId5" Type="http://schemas.openxmlformats.org/officeDocument/2006/relationships/numbering" Target="numbering.xml"/><Relationship Id="rId61" Type="http://schemas.openxmlformats.org/officeDocument/2006/relationships/image" Target="media/image49.emf"/><Relationship Id="rId19" Type="http://schemas.openxmlformats.org/officeDocument/2006/relationships/image" Target="media/image7.emf"/><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emf"/><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emf"/><Relationship Id="rId69" Type="http://schemas.openxmlformats.org/officeDocument/2006/relationships/footer" Target="footer2.xml"/><Relationship Id="rId77" Type="http://schemas.microsoft.com/office/2018/08/relationships/commentsExtensible" Target="commentsExtensible.xml"/><Relationship Id="rId8" Type="http://schemas.openxmlformats.org/officeDocument/2006/relationships/webSettings" Target="webSettings.xml"/><Relationship Id="rId51" Type="http://schemas.openxmlformats.org/officeDocument/2006/relationships/image" Target="media/image39.emf"/><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emf"/><Relationship Id="rId46" Type="http://schemas.openxmlformats.org/officeDocument/2006/relationships/image" Target="media/image34.emf"/><Relationship Id="rId59" Type="http://schemas.openxmlformats.org/officeDocument/2006/relationships/image" Target="media/image47.emf"/><Relationship Id="rId67" Type="http://schemas.openxmlformats.org/officeDocument/2006/relationships/image" Target="media/image55.emf"/><Relationship Id="rId20" Type="http://schemas.openxmlformats.org/officeDocument/2006/relationships/image" Target="media/image8.emf"/><Relationship Id="rId41" Type="http://schemas.openxmlformats.org/officeDocument/2006/relationships/image" Target="media/image29.emf"/><Relationship Id="rId54" Type="http://schemas.openxmlformats.org/officeDocument/2006/relationships/image" Target="media/image42.png"/><Relationship Id="rId62" Type="http://schemas.openxmlformats.org/officeDocument/2006/relationships/image" Target="media/image50.emf"/><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emf"/><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emf"/><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image" Target="media/image48.emf"/><Relationship Id="rId65" Type="http://schemas.openxmlformats.org/officeDocument/2006/relationships/image" Target="media/image53.emf"/><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emf"/><Relationship Id="rId39" Type="http://schemas.openxmlformats.org/officeDocument/2006/relationships/image" Target="media/image27.emf"/><Relationship Id="rId34" Type="http://schemas.openxmlformats.org/officeDocument/2006/relationships/image" Target="media/image22.emf"/><Relationship Id="rId50" Type="http://schemas.openxmlformats.org/officeDocument/2006/relationships/image" Target="media/image38.png"/><Relationship Id="rId55" Type="http://schemas.openxmlformats.org/officeDocument/2006/relationships/image" Target="media/image43.emf"/><Relationship Id="rId7" Type="http://schemas.openxmlformats.org/officeDocument/2006/relationships/settings" Target="settings.xml"/><Relationship Id="rId71" Type="http://schemas.microsoft.com/office/2011/relationships/people" Target="people.xml"/></Relationships>
</file>

<file path=word/_rels/header2.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UMAR tema">
  <a:themeElements>
    <a:clrScheme name="UMAR barve 2">
      <a:dk1>
        <a:sysClr val="windowText" lastClr="000000"/>
      </a:dk1>
      <a:lt1>
        <a:sysClr val="window" lastClr="FFFFFF"/>
      </a:lt1>
      <a:dk2>
        <a:srgbClr val="44546A"/>
      </a:dk2>
      <a:lt2>
        <a:srgbClr val="DBDBDB"/>
      </a:lt2>
      <a:accent1>
        <a:srgbClr val="9E001A"/>
      </a:accent1>
      <a:accent2>
        <a:srgbClr val="D99694"/>
      </a:accent2>
      <a:accent3>
        <a:srgbClr val="949494"/>
      </a:accent3>
      <a:accent4>
        <a:srgbClr val="535353"/>
      </a:accent4>
      <a:accent5>
        <a:srgbClr val="3F8B94"/>
      </a:accent5>
      <a:accent6>
        <a:srgbClr val="9FCDAB"/>
      </a:accent6>
      <a:hlink>
        <a:srgbClr val="0563C1"/>
      </a:hlink>
      <a:folHlink>
        <a:srgbClr val="954F72"/>
      </a:folHlink>
    </a:clrScheme>
    <a:fontScheme name="UMAR pisav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72CAC73C5622A45A446C46BAC5D7CBB" ma:contentTypeVersion="2" ma:contentTypeDescription="Create a new document." ma:contentTypeScope="" ma:versionID="9065a686c383009145c58b6f35144449">
  <xsd:schema xmlns:xsd="http://www.w3.org/2001/XMLSchema" xmlns:xs="http://www.w3.org/2001/XMLSchema" xmlns:p="http://schemas.microsoft.com/office/2006/metadata/properties" xmlns:ns2="6824f339-508e-45a2-9421-7f8ae8de7699" targetNamespace="http://schemas.microsoft.com/office/2006/metadata/properties" ma:root="true" ma:fieldsID="7914fb7c134465acc3f3c6fb3501e220" ns2:_="">
    <xsd:import namespace="6824f339-508e-45a2-9421-7f8ae8de7699"/>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24f339-508e-45a2-9421-7f8ae8de76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5D3D7C-3DC8-4FDE-92FE-F36EF90BF2BF}">
  <ds:schemaRefs>
    <ds:schemaRef ds:uri="http://schemas.microsoft.com/office/2006/documentManagement/types"/>
    <ds:schemaRef ds:uri="http://purl.org/dc/dcmitype/"/>
    <ds:schemaRef ds:uri="http://schemas.microsoft.com/office/infopath/2007/PartnerControls"/>
    <ds:schemaRef ds:uri="http://schemas.microsoft.com/office/2006/metadata/properties"/>
    <ds:schemaRef ds:uri="http://purl.org/dc/elements/1.1/"/>
    <ds:schemaRef ds:uri="http://www.w3.org/XML/1998/namespace"/>
    <ds:schemaRef ds:uri="http://schemas.openxmlformats.org/package/2006/metadata/core-properties"/>
    <ds:schemaRef ds:uri="6824f339-508e-45a2-9421-7f8ae8de7699"/>
    <ds:schemaRef ds:uri="http://purl.org/dc/terms/"/>
  </ds:schemaRefs>
</ds:datastoreItem>
</file>

<file path=customXml/itemProps2.xml><?xml version="1.0" encoding="utf-8"?>
<ds:datastoreItem xmlns:ds="http://schemas.openxmlformats.org/officeDocument/2006/customXml" ds:itemID="{CB933CC5-10B7-48D0-95D4-4A4E5CC36CFE}">
  <ds:schemaRefs>
    <ds:schemaRef ds:uri="http://schemas.microsoft.com/sharepoint/v3/contenttype/forms"/>
  </ds:schemaRefs>
</ds:datastoreItem>
</file>

<file path=customXml/itemProps3.xml><?xml version="1.0" encoding="utf-8"?>
<ds:datastoreItem xmlns:ds="http://schemas.openxmlformats.org/officeDocument/2006/customXml" ds:itemID="{318E8F92-9EE9-4091-99F5-618540E62B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24f339-508e-45a2-9421-7f8ae8de76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E3487AA-6319-4E2F-A4AF-87816C65B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13944</Words>
  <Characters>125630</Characters>
  <Application>Microsoft Office Word</Application>
  <DocSecurity>0</DocSecurity>
  <Lines>1046</Lines>
  <Paragraphs>278</Paragraphs>
  <ScaleCrop>false</ScaleCrop>
  <HeadingPairs>
    <vt:vector size="2" baseType="variant">
      <vt:variant>
        <vt:lpstr>Title</vt:lpstr>
      </vt:variant>
      <vt:variant>
        <vt:i4>1</vt:i4>
      </vt:variant>
    </vt:vector>
  </HeadingPairs>
  <TitlesOfParts>
    <vt:vector size="1" baseType="lpstr">
      <vt:lpstr>NEP:</vt:lpstr>
    </vt:vector>
  </TitlesOfParts>
  <Company>UMAR</Company>
  <LinksUpToDate>false</LinksUpToDate>
  <CharactersWithSpaces>139296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NEP:</dc:title>
  <dc:subject/>
  <dc:creator>ubrodar</dc:creator>
  <cp:keywords/>
  <dc:description/>
  <cp:lastModifiedBy>Maja Založnik</cp:lastModifiedBy>
  <cp:revision>2</cp:revision>
  <cp:lastPrinted>2021-09-10T06:51:00Z</cp:lastPrinted>
  <dcterms:created xsi:type="dcterms:W3CDTF">2021-09-14T12:41:00Z</dcterms:created>
  <dcterms:modified xsi:type="dcterms:W3CDTF">2021-09-14T12:41:00Z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0x010100172CAC73C5622A45A446C46BAC5D7CBB</vt:lpwstr>
  </property>
  <property fmtid="{D5CDD505-2E9C-101B-9397-08002B2CF9AE}" pid="3" name="ZOTERO_PREF_2">
    <vt:lpwstr>&gt;&lt;pref name="automaticJournalAbbreviations" value="true"/&gt;&lt;/prefs&gt;&lt;/data&gt;</vt:lpwstr>
  </property>
  <property fmtid="{D5CDD505-2E9C-101B-9397-08002B2CF9AE}" pid="4" name="ZOTERO_PREF_1">
    <vt:lpwstr>&lt;data data-version="3" zotero-version="5.0.96.3"&gt;&lt;session id="dgncRSNm"/&gt;&lt;style id="http://www.zotero.org/styles/urad-rs-za-makroekonomske-analize-in-razvoj" hasBibliography="1" bibliographyStyleHasBeenSet="1"/&gt;&lt;prefs&gt;&lt;pref name="fieldType" value="Field"/</vt:lpwstr>
  </property>
</Properties>
</file>